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vsdx" ContentType="application/vnd.ms-visio.drawing"/>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BBA82D" w14:textId="5F4B1307" w:rsidR="005559DD" w:rsidRPr="009F41B5" w:rsidRDefault="00BE7C0C" w:rsidP="00C54BF9">
      <w:pPr>
        <w:pStyle w:val="Title"/>
        <w:pBdr>
          <w:bottom w:val="none" w:sz="0" w:space="0" w:color="auto"/>
        </w:pBdr>
        <w:spacing w:after="200" w:line="360" w:lineRule="auto"/>
        <w:jc w:val="center"/>
        <w:rPr>
          <w:rFonts w:ascii="Times New Roman" w:hAnsi="Times New Roman" w:cs="Times New Roman"/>
          <w:b/>
          <w:color w:val="auto"/>
          <w:sz w:val="28"/>
          <w:szCs w:val="32"/>
        </w:rPr>
      </w:pPr>
      <w:bookmarkStart w:id="0" w:name="_Hlk20954988"/>
      <w:r w:rsidRPr="009F41B5">
        <w:rPr>
          <w:rFonts w:ascii="Times New Roman" w:hAnsi="Times New Roman" w:cs="Times New Roman"/>
          <w:b/>
          <w:i/>
          <w:iCs/>
          <w:color w:val="auto"/>
          <w:sz w:val="28"/>
          <w:szCs w:val="32"/>
        </w:rPr>
        <w:t>DASHBOARD</w:t>
      </w:r>
      <w:r w:rsidRPr="009F41B5">
        <w:rPr>
          <w:rFonts w:ascii="Times New Roman" w:hAnsi="Times New Roman" w:cs="Times New Roman"/>
          <w:b/>
          <w:color w:val="auto"/>
          <w:sz w:val="28"/>
          <w:szCs w:val="32"/>
        </w:rPr>
        <w:t xml:space="preserve"> PENJAMINAN MUTU AKREDITASI BERBASIS 9 KRITERIA</w:t>
      </w:r>
    </w:p>
    <w:p w14:paraId="2D2F90AE" w14:textId="77777777" w:rsidR="005559DD" w:rsidRPr="009F41B5" w:rsidRDefault="005559DD" w:rsidP="00C54BF9">
      <w:pPr>
        <w:spacing w:before="480" w:after="480"/>
        <w:jc w:val="center"/>
        <w:rPr>
          <w:b/>
          <w:sz w:val="32"/>
        </w:rPr>
      </w:pPr>
      <w:r w:rsidRPr="009F41B5">
        <w:rPr>
          <w:b/>
          <w:sz w:val="32"/>
        </w:rPr>
        <w:t>TUGAS AKHIR</w:t>
      </w:r>
    </w:p>
    <w:p w14:paraId="14CE1DE2" w14:textId="77777777" w:rsidR="005559DD" w:rsidRPr="009F41B5" w:rsidRDefault="005559DD" w:rsidP="00C54BF9">
      <w:pPr>
        <w:ind w:left="1701" w:right="1701"/>
        <w:jc w:val="center"/>
        <w:rPr>
          <w:sz w:val="22"/>
        </w:rPr>
      </w:pPr>
      <w:r w:rsidRPr="009F41B5">
        <w:rPr>
          <w:sz w:val="22"/>
        </w:rPr>
        <w:t xml:space="preserve">Diajukan Sebagai Salah Satu Syarat </w:t>
      </w:r>
      <w:r w:rsidRPr="009F41B5">
        <w:rPr>
          <w:sz w:val="22"/>
        </w:rPr>
        <w:br/>
        <w:t xml:space="preserve">Untuk Memperoleh Gelar Sarjana Teknik </w:t>
      </w:r>
      <w:r w:rsidRPr="009F41B5">
        <w:rPr>
          <w:sz w:val="22"/>
        </w:rPr>
        <w:br/>
        <w:t>Pada Jurusan Teknik Informatika</w:t>
      </w:r>
    </w:p>
    <w:p w14:paraId="425D2332" w14:textId="77777777" w:rsidR="005559DD" w:rsidRPr="009F41B5" w:rsidRDefault="005559DD" w:rsidP="00C54BF9">
      <w:pPr>
        <w:jc w:val="center"/>
      </w:pPr>
    </w:p>
    <w:p w14:paraId="0A1C0292" w14:textId="77777777" w:rsidR="005559DD" w:rsidRPr="009F41B5" w:rsidRDefault="005559DD" w:rsidP="00C54BF9">
      <w:pPr>
        <w:jc w:val="center"/>
        <w:rPr>
          <w:sz w:val="28"/>
        </w:rPr>
      </w:pPr>
      <w:r w:rsidRPr="009F41B5">
        <w:rPr>
          <w:sz w:val="28"/>
        </w:rPr>
        <w:t>Oleh</w:t>
      </w:r>
    </w:p>
    <w:p w14:paraId="6F9B4080" w14:textId="1EDCD84C" w:rsidR="005559DD" w:rsidRPr="009F41B5" w:rsidRDefault="00BE7C0C" w:rsidP="00C54BF9">
      <w:pPr>
        <w:spacing w:after="0" w:line="240" w:lineRule="auto"/>
        <w:jc w:val="center"/>
        <w:rPr>
          <w:b/>
          <w:sz w:val="28"/>
          <w:u w:val="single"/>
        </w:rPr>
      </w:pPr>
      <w:r w:rsidRPr="009F41B5">
        <w:rPr>
          <w:b/>
          <w:sz w:val="28"/>
          <w:u w:val="single"/>
        </w:rPr>
        <w:t>ADRYAN EKA VANDRA</w:t>
      </w:r>
    </w:p>
    <w:p w14:paraId="320667CF" w14:textId="05599E8F" w:rsidR="005559DD" w:rsidRPr="009F41B5" w:rsidRDefault="00BE7C0C" w:rsidP="00C54BF9">
      <w:pPr>
        <w:spacing w:after="0"/>
        <w:jc w:val="center"/>
        <w:rPr>
          <w:b/>
          <w:sz w:val="28"/>
        </w:rPr>
      </w:pPr>
      <w:r w:rsidRPr="009F41B5">
        <w:rPr>
          <w:b/>
          <w:sz w:val="28"/>
        </w:rPr>
        <w:t>11451105030</w:t>
      </w:r>
    </w:p>
    <w:p w14:paraId="3AC94D09" w14:textId="77777777" w:rsidR="005559DD" w:rsidRPr="009F41B5" w:rsidRDefault="005559DD" w:rsidP="00C54BF9">
      <w:pPr>
        <w:spacing w:after="0"/>
        <w:jc w:val="center"/>
        <w:rPr>
          <w:b/>
        </w:rPr>
      </w:pPr>
    </w:p>
    <w:p w14:paraId="579D2E21" w14:textId="77777777" w:rsidR="005559DD" w:rsidRPr="009F41B5" w:rsidRDefault="005559DD" w:rsidP="00C54BF9">
      <w:pPr>
        <w:jc w:val="center"/>
      </w:pPr>
      <w:r w:rsidRPr="009F41B5">
        <w:rPr>
          <w:noProof/>
          <w:lang w:eastAsia="id-ID"/>
        </w:rPr>
        <w:drawing>
          <wp:inline distT="0" distB="0" distL="0" distR="0" wp14:anchorId="000A27C0" wp14:editId="20A3A161">
            <wp:extent cx="1620000" cy="1889085"/>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 UIN teks-01 small.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20000" cy="1889085"/>
                    </a:xfrm>
                    <a:prstGeom prst="rect">
                      <a:avLst/>
                    </a:prstGeom>
                  </pic:spPr>
                </pic:pic>
              </a:graphicData>
            </a:graphic>
          </wp:inline>
        </w:drawing>
      </w:r>
    </w:p>
    <w:p w14:paraId="43FF9C5A" w14:textId="77777777" w:rsidR="005559DD" w:rsidRPr="009F41B5" w:rsidRDefault="005559DD" w:rsidP="00C54BF9">
      <w:pPr>
        <w:jc w:val="center"/>
      </w:pPr>
    </w:p>
    <w:p w14:paraId="401E05E8" w14:textId="77777777" w:rsidR="005559DD" w:rsidRPr="009F41B5" w:rsidRDefault="005559DD" w:rsidP="00C54BF9">
      <w:pPr>
        <w:spacing w:after="0"/>
        <w:jc w:val="center"/>
        <w:rPr>
          <w:b/>
        </w:rPr>
      </w:pPr>
      <w:r w:rsidRPr="009F41B5">
        <w:rPr>
          <w:b/>
        </w:rPr>
        <w:t>FAKULTAS SAINS DAN TEKNOLOGI</w:t>
      </w:r>
    </w:p>
    <w:p w14:paraId="5AD56D9F" w14:textId="77777777" w:rsidR="005559DD" w:rsidRPr="009F41B5" w:rsidRDefault="005559DD" w:rsidP="00C54BF9">
      <w:pPr>
        <w:spacing w:after="0"/>
        <w:jc w:val="center"/>
        <w:rPr>
          <w:b/>
        </w:rPr>
      </w:pPr>
      <w:r w:rsidRPr="009F41B5">
        <w:rPr>
          <w:b/>
        </w:rPr>
        <w:t>UNIVERSITAS ISLAM NEGERI SULTAN SYARIF KASIM RIAU</w:t>
      </w:r>
    </w:p>
    <w:p w14:paraId="48DB4C85" w14:textId="77777777" w:rsidR="005559DD" w:rsidRPr="009F41B5" w:rsidRDefault="005559DD" w:rsidP="00C54BF9">
      <w:pPr>
        <w:spacing w:after="0"/>
        <w:jc w:val="center"/>
        <w:rPr>
          <w:b/>
        </w:rPr>
      </w:pPr>
      <w:r w:rsidRPr="009F41B5">
        <w:rPr>
          <w:b/>
        </w:rPr>
        <w:t>PEKANBARU</w:t>
      </w:r>
    </w:p>
    <w:p w14:paraId="20136967" w14:textId="65671F23" w:rsidR="005559DD" w:rsidRPr="009F41B5" w:rsidRDefault="00BE7C0C" w:rsidP="00C54BF9">
      <w:pPr>
        <w:jc w:val="center"/>
        <w:rPr>
          <w:rFonts w:eastAsiaTheme="majorEastAsia" w:cstheme="majorBidi"/>
          <w:b/>
          <w:bCs/>
          <w:sz w:val="32"/>
          <w:szCs w:val="28"/>
        </w:rPr>
      </w:pPr>
      <w:r w:rsidRPr="009F41B5">
        <w:rPr>
          <w:b/>
        </w:rPr>
        <w:t>2021</w:t>
      </w:r>
      <w:r w:rsidR="005559DD" w:rsidRPr="009F41B5">
        <w:br w:type="page"/>
      </w:r>
    </w:p>
    <w:p w14:paraId="23BF5B27" w14:textId="77777777" w:rsidR="005559DD" w:rsidRPr="009F41B5" w:rsidRDefault="005559DD" w:rsidP="00C54BF9">
      <w:pPr>
        <w:pStyle w:val="Heading1"/>
        <w:numPr>
          <w:ilvl w:val="0"/>
          <w:numId w:val="0"/>
        </w:numPr>
      </w:pPr>
      <w:bookmarkStart w:id="1" w:name="_Ref399711498"/>
      <w:bookmarkStart w:id="2" w:name="_Toc21272792"/>
      <w:r w:rsidRPr="009F41B5">
        <w:lastRenderedPageBreak/>
        <w:t>LEMBAR PERSETUJUAN</w:t>
      </w:r>
      <w:bookmarkEnd w:id="1"/>
      <w:bookmarkEnd w:id="2"/>
    </w:p>
    <w:p w14:paraId="72B6C7A0" w14:textId="77777777" w:rsidR="00BE7C0C" w:rsidRPr="009F41B5" w:rsidRDefault="00BE7C0C" w:rsidP="00C54BF9">
      <w:pPr>
        <w:spacing w:line="276" w:lineRule="auto"/>
        <w:ind w:left="426" w:right="-426" w:hanging="284"/>
        <w:jc w:val="center"/>
        <w:rPr>
          <w:b/>
          <w:sz w:val="28"/>
        </w:rPr>
      </w:pPr>
      <w:r w:rsidRPr="009F41B5">
        <w:rPr>
          <w:b/>
          <w:sz w:val="28"/>
        </w:rPr>
        <w:t xml:space="preserve">DAHSBOARD PENJAMINAN MUTU AKREDITASI </w:t>
      </w:r>
    </w:p>
    <w:p w14:paraId="7F18AC9F" w14:textId="3683A0A6" w:rsidR="005559DD" w:rsidRPr="009F41B5" w:rsidRDefault="00BE7C0C" w:rsidP="00C54BF9">
      <w:pPr>
        <w:spacing w:line="276" w:lineRule="auto"/>
        <w:ind w:left="426" w:right="-426" w:hanging="284"/>
        <w:jc w:val="center"/>
        <w:rPr>
          <w:b/>
          <w:sz w:val="28"/>
        </w:rPr>
      </w:pPr>
      <w:r w:rsidRPr="009F41B5">
        <w:rPr>
          <w:b/>
          <w:sz w:val="28"/>
        </w:rPr>
        <w:t>BERBASIS 9 KRITERIA</w:t>
      </w:r>
    </w:p>
    <w:p w14:paraId="70A35E93" w14:textId="77777777" w:rsidR="005559DD" w:rsidRPr="009F41B5" w:rsidRDefault="005559DD" w:rsidP="00C54BF9">
      <w:pPr>
        <w:spacing w:line="276" w:lineRule="auto"/>
        <w:jc w:val="center"/>
        <w:rPr>
          <w:b/>
          <w:sz w:val="28"/>
        </w:rPr>
      </w:pPr>
    </w:p>
    <w:p w14:paraId="46700F55" w14:textId="77777777" w:rsidR="005559DD" w:rsidRPr="009F41B5" w:rsidRDefault="005559DD" w:rsidP="00C54BF9">
      <w:pPr>
        <w:jc w:val="center"/>
      </w:pPr>
    </w:p>
    <w:p w14:paraId="5409194D" w14:textId="77777777" w:rsidR="005559DD" w:rsidRPr="009F41B5" w:rsidRDefault="005559DD" w:rsidP="00C54BF9">
      <w:pPr>
        <w:jc w:val="center"/>
        <w:rPr>
          <w:b/>
          <w:sz w:val="28"/>
        </w:rPr>
      </w:pPr>
      <w:r w:rsidRPr="009F41B5">
        <w:rPr>
          <w:b/>
          <w:sz w:val="28"/>
        </w:rPr>
        <w:t>TUGAS AKHIR</w:t>
      </w:r>
    </w:p>
    <w:p w14:paraId="7C1C8E9D" w14:textId="77777777" w:rsidR="005559DD" w:rsidRPr="009F41B5" w:rsidRDefault="005559DD" w:rsidP="00C54BF9">
      <w:pPr>
        <w:jc w:val="center"/>
      </w:pPr>
    </w:p>
    <w:p w14:paraId="6E980F99" w14:textId="77777777" w:rsidR="005559DD" w:rsidRPr="009F41B5" w:rsidRDefault="005559DD" w:rsidP="00C54BF9">
      <w:pPr>
        <w:jc w:val="center"/>
        <w:rPr>
          <w:sz w:val="28"/>
        </w:rPr>
      </w:pPr>
      <w:r w:rsidRPr="009F41B5">
        <w:rPr>
          <w:sz w:val="28"/>
        </w:rPr>
        <w:t>Oleh</w:t>
      </w:r>
    </w:p>
    <w:p w14:paraId="5A9B5671" w14:textId="7499E99E" w:rsidR="005559DD" w:rsidRPr="009F41B5" w:rsidRDefault="00BE7C0C" w:rsidP="00C54BF9">
      <w:pPr>
        <w:spacing w:after="0" w:line="240" w:lineRule="auto"/>
        <w:jc w:val="center"/>
        <w:rPr>
          <w:b/>
          <w:sz w:val="28"/>
          <w:u w:val="single"/>
        </w:rPr>
      </w:pPr>
      <w:r w:rsidRPr="009F41B5">
        <w:rPr>
          <w:b/>
          <w:sz w:val="28"/>
          <w:u w:val="single"/>
        </w:rPr>
        <w:t>ADRYAN EKA VANDRA</w:t>
      </w:r>
      <w:r w:rsidR="005559DD" w:rsidRPr="009F41B5">
        <w:rPr>
          <w:b/>
          <w:sz w:val="28"/>
          <w:u w:val="single"/>
        </w:rPr>
        <w:t xml:space="preserve"> </w:t>
      </w:r>
    </w:p>
    <w:p w14:paraId="1450229E" w14:textId="7CA88BA4" w:rsidR="005559DD" w:rsidRPr="009F41B5" w:rsidRDefault="00BE7C0C" w:rsidP="00C54BF9">
      <w:pPr>
        <w:jc w:val="center"/>
        <w:rPr>
          <w:b/>
        </w:rPr>
      </w:pPr>
      <w:r w:rsidRPr="009F41B5">
        <w:rPr>
          <w:b/>
          <w:sz w:val="28"/>
        </w:rPr>
        <w:t>11451105030</w:t>
      </w:r>
    </w:p>
    <w:p w14:paraId="614CBAA6" w14:textId="77777777" w:rsidR="005559DD" w:rsidRPr="009F41B5" w:rsidRDefault="005559DD" w:rsidP="00C54BF9">
      <w:pPr>
        <w:jc w:val="center"/>
        <w:rPr>
          <w:b/>
        </w:rPr>
      </w:pPr>
    </w:p>
    <w:p w14:paraId="57A1556F" w14:textId="77777777" w:rsidR="005559DD" w:rsidRPr="009F41B5" w:rsidRDefault="005559DD" w:rsidP="00C54BF9">
      <w:pPr>
        <w:jc w:val="center"/>
      </w:pPr>
      <w:r w:rsidRPr="009F41B5">
        <w:t xml:space="preserve">Telah diperiksa dan disetujui sebagai Laporan Tugas Akhir </w:t>
      </w:r>
      <w:r w:rsidRPr="009F41B5">
        <w:br/>
        <w:t xml:space="preserve">di Pekanbaru, pada tanggal </w:t>
      </w:r>
      <w:commentRangeStart w:id="3"/>
      <w:r w:rsidRPr="009F41B5">
        <w:t xml:space="preserve">1 Februari 2010 </w:t>
      </w:r>
      <w:commentRangeEnd w:id="3"/>
      <w:r w:rsidRPr="009F41B5">
        <w:rPr>
          <w:rStyle w:val="CommentReference"/>
        </w:rPr>
        <w:commentReference w:id="3"/>
      </w:r>
      <w:r w:rsidRPr="009F41B5">
        <w:t>/ 3 Ramadhan 1435 H</w:t>
      </w:r>
    </w:p>
    <w:p w14:paraId="63576913" w14:textId="77777777" w:rsidR="005559DD" w:rsidRPr="009F41B5" w:rsidRDefault="005559DD" w:rsidP="00C54BF9">
      <w:pPr>
        <w:jc w:val="center"/>
      </w:pPr>
    </w:p>
    <w:p w14:paraId="2B66F15E" w14:textId="77777777" w:rsidR="005559DD" w:rsidRPr="009F41B5" w:rsidRDefault="005559DD" w:rsidP="00C54BF9">
      <w:pPr>
        <w:jc w:val="center"/>
        <w:sectPr w:rsidR="005559DD" w:rsidRPr="009F41B5" w:rsidSect="00990439">
          <w:footerReference w:type="default" r:id="rId12"/>
          <w:pgSz w:w="11907" w:h="16839" w:code="9"/>
          <w:pgMar w:top="1701" w:right="1701" w:bottom="1701" w:left="2268" w:header="720" w:footer="720" w:gutter="0"/>
          <w:pgNumType w:fmt="lowerRoman"/>
          <w:cols w:space="720"/>
          <w:titlePg/>
          <w:docGrid w:linePitch="360"/>
        </w:sectPr>
      </w:pPr>
    </w:p>
    <w:p w14:paraId="27467978" w14:textId="77777777" w:rsidR="005559DD" w:rsidRPr="009F41B5" w:rsidRDefault="005559DD" w:rsidP="00C54BF9">
      <w:pPr>
        <w:spacing w:after="0"/>
        <w:jc w:val="center"/>
      </w:pPr>
      <w:r w:rsidRPr="009F41B5">
        <w:t>Pembimbing I,</w:t>
      </w:r>
    </w:p>
    <w:p w14:paraId="55AEADA9" w14:textId="77777777" w:rsidR="005559DD" w:rsidRPr="009F41B5" w:rsidRDefault="005559DD" w:rsidP="00C54BF9">
      <w:pPr>
        <w:jc w:val="center"/>
      </w:pPr>
    </w:p>
    <w:p w14:paraId="294907A9" w14:textId="77777777" w:rsidR="005559DD" w:rsidRPr="009F41B5" w:rsidRDefault="005559DD" w:rsidP="00C54BF9">
      <w:pPr>
        <w:jc w:val="center"/>
      </w:pPr>
    </w:p>
    <w:p w14:paraId="71B79B02" w14:textId="77777777" w:rsidR="005559DD" w:rsidRPr="009F41B5" w:rsidRDefault="005559DD" w:rsidP="00C54BF9">
      <w:pPr>
        <w:spacing w:after="0" w:line="240" w:lineRule="auto"/>
        <w:jc w:val="center"/>
        <w:rPr>
          <w:b/>
        </w:rPr>
      </w:pPr>
      <w:r w:rsidRPr="009F41B5">
        <w:rPr>
          <w:b/>
          <w:u w:val="single"/>
        </w:rPr>
        <w:t xml:space="preserve">Novriyanto, S.T, </w:t>
      </w:r>
      <w:proofErr w:type="spellStart"/>
      <w:r w:rsidRPr="009F41B5">
        <w:rPr>
          <w:b/>
          <w:u w:val="single"/>
        </w:rPr>
        <w:t>M.Sc</w:t>
      </w:r>
      <w:proofErr w:type="spellEnd"/>
    </w:p>
    <w:p w14:paraId="2BC299E8" w14:textId="77777777" w:rsidR="005559DD" w:rsidRPr="009F41B5" w:rsidRDefault="005559DD" w:rsidP="00C54BF9">
      <w:pPr>
        <w:jc w:val="center"/>
        <w:rPr>
          <w:b/>
        </w:rPr>
      </w:pPr>
      <w:r w:rsidRPr="009F41B5">
        <w:rPr>
          <w:b/>
        </w:rPr>
        <w:t>NIP. 1978</w:t>
      </w:r>
    </w:p>
    <w:p w14:paraId="63972E9F" w14:textId="77777777" w:rsidR="005559DD" w:rsidRPr="009F41B5" w:rsidRDefault="005559DD" w:rsidP="00C54BF9">
      <w:pPr>
        <w:spacing w:after="0"/>
        <w:jc w:val="center"/>
      </w:pPr>
      <w:r w:rsidRPr="009F41B5">
        <w:t>Pembimbing II,</w:t>
      </w:r>
    </w:p>
    <w:p w14:paraId="39E485B2" w14:textId="77777777" w:rsidR="005559DD" w:rsidRPr="009F41B5" w:rsidRDefault="005559DD" w:rsidP="00C54BF9">
      <w:pPr>
        <w:jc w:val="center"/>
      </w:pPr>
    </w:p>
    <w:p w14:paraId="0EE9C1C7" w14:textId="77777777" w:rsidR="005559DD" w:rsidRPr="009F41B5" w:rsidRDefault="005559DD" w:rsidP="00C54BF9">
      <w:pPr>
        <w:jc w:val="center"/>
      </w:pPr>
    </w:p>
    <w:p w14:paraId="38BBA70A" w14:textId="77777777" w:rsidR="005559DD" w:rsidRPr="009F41B5" w:rsidRDefault="005559DD" w:rsidP="00C54BF9">
      <w:pPr>
        <w:spacing w:after="0" w:line="240" w:lineRule="auto"/>
        <w:jc w:val="center"/>
        <w:rPr>
          <w:b/>
        </w:rPr>
      </w:pPr>
      <w:proofErr w:type="spellStart"/>
      <w:r w:rsidRPr="009F41B5">
        <w:rPr>
          <w:b/>
          <w:u w:val="single"/>
        </w:rPr>
        <w:t>Jasril</w:t>
      </w:r>
      <w:proofErr w:type="spellEnd"/>
      <w:r w:rsidRPr="009F41B5">
        <w:rPr>
          <w:b/>
          <w:u w:val="single"/>
        </w:rPr>
        <w:t xml:space="preserve">, </w:t>
      </w:r>
      <w:proofErr w:type="spellStart"/>
      <w:r w:rsidRPr="009F41B5">
        <w:rPr>
          <w:b/>
          <w:u w:val="single"/>
        </w:rPr>
        <w:t>S.Si</w:t>
      </w:r>
      <w:proofErr w:type="spellEnd"/>
      <w:r w:rsidRPr="009F41B5">
        <w:rPr>
          <w:b/>
          <w:u w:val="single"/>
        </w:rPr>
        <w:t xml:space="preserve">, </w:t>
      </w:r>
      <w:proofErr w:type="spellStart"/>
      <w:r w:rsidRPr="009F41B5">
        <w:rPr>
          <w:b/>
          <w:u w:val="single"/>
        </w:rPr>
        <w:t>M.Sc</w:t>
      </w:r>
      <w:proofErr w:type="spellEnd"/>
    </w:p>
    <w:p w14:paraId="120409DF" w14:textId="77777777" w:rsidR="005559DD" w:rsidRPr="009F41B5" w:rsidRDefault="005559DD" w:rsidP="00C54BF9">
      <w:pPr>
        <w:jc w:val="center"/>
        <w:rPr>
          <w:b/>
        </w:rPr>
        <w:sectPr w:rsidR="005559DD" w:rsidRPr="009F41B5" w:rsidSect="00064931">
          <w:type w:val="continuous"/>
          <w:pgSz w:w="11907" w:h="16839" w:code="9"/>
          <w:pgMar w:top="1701" w:right="1701" w:bottom="1701" w:left="2268" w:header="720" w:footer="720" w:gutter="0"/>
          <w:pgNumType w:fmt="lowerRoman"/>
          <w:cols w:num="2" w:space="720"/>
          <w:titlePg/>
          <w:docGrid w:linePitch="360"/>
        </w:sectPr>
      </w:pPr>
      <w:r w:rsidRPr="009F41B5">
        <w:rPr>
          <w:b/>
        </w:rPr>
        <w:t xml:space="preserve">NIP.   </w:t>
      </w:r>
    </w:p>
    <w:p w14:paraId="3FFB5E51" w14:textId="77777777" w:rsidR="005559DD" w:rsidRPr="009F41B5" w:rsidRDefault="005559DD" w:rsidP="00C54BF9"/>
    <w:p w14:paraId="295E2D02" w14:textId="77777777" w:rsidR="005559DD" w:rsidRPr="009F41B5" w:rsidRDefault="005559DD" w:rsidP="00C54BF9">
      <w:pPr>
        <w:spacing w:line="276" w:lineRule="auto"/>
        <w:jc w:val="left"/>
        <w:rPr>
          <w:rFonts w:eastAsiaTheme="majorEastAsia" w:cstheme="majorBidi"/>
          <w:b/>
          <w:bCs/>
          <w:sz w:val="32"/>
          <w:szCs w:val="28"/>
        </w:rPr>
      </w:pPr>
      <w:r w:rsidRPr="009F41B5">
        <w:br w:type="page"/>
      </w:r>
    </w:p>
    <w:p w14:paraId="1CF16891" w14:textId="77777777" w:rsidR="005559DD" w:rsidRPr="009F41B5" w:rsidRDefault="005559DD" w:rsidP="00C54BF9">
      <w:pPr>
        <w:pStyle w:val="Heading1"/>
        <w:numPr>
          <w:ilvl w:val="0"/>
          <w:numId w:val="0"/>
        </w:numPr>
      </w:pPr>
      <w:bookmarkStart w:id="4" w:name="_Toc21272793"/>
      <w:r w:rsidRPr="009F41B5">
        <w:lastRenderedPageBreak/>
        <w:t>LEMBAR PENGESAHAN</w:t>
      </w:r>
      <w:bookmarkEnd w:id="4"/>
    </w:p>
    <w:p w14:paraId="0E1CF25B" w14:textId="77777777" w:rsidR="00BE7C0C" w:rsidRPr="009F41B5" w:rsidRDefault="00BE7C0C" w:rsidP="00C54BF9">
      <w:pPr>
        <w:spacing w:line="276" w:lineRule="auto"/>
        <w:ind w:left="426" w:right="-426" w:hanging="284"/>
        <w:jc w:val="center"/>
        <w:rPr>
          <w:b/>
          <w:sz w:val="28"/>
        </w:rPr>
      </w:pPr>
      <w:r w:rsidRPr="009F41B5">
        <w:rPr>
          <w:b/>
          <w:sz w:val="28"/>
        </w:rPr>
        <w:t xml:space="preserve">DASHBOARD PENJAMINAN MUTU AKREDITASI </w:t>
      </w:r>
    </w:p>
    <w:p w14:paraId="7445370C" w14:textId="5BDB7B7B" w:rsidR="005559DD" w:rsidRPr="009F41B5" w:rsidRDefault="00BE7C0C" w:rsidP="00C54BF9">
      <w:pPr>
        <w:spacing w:line="276" w:lineRule="auto"/>
        <w:ind w:left="426" w:right="-426" w:hanging="284"/>
        <w:jc w:val="center"/>
        <w:rPr>
          <w:b/>
          <w:sz w:val="28"/>
        </w:rPr>
      </w:pPr>
      <w:r w:rsidRPr="009F41B5">
        <w:rPr>
          <w:b/>
          <w:sz w:val="28"/>
        </w:rPr>
        <w:t>BERBASIS 9 KRITERIA</w:t>
      </w:r>
    </w:p>
    <w:p w14:paraId="1E5DC64A" w14:textId="77777777" w:rsidR="005559DD" w:rsidRPr="009F41B5" w:rsidRDefault="005559DD" w:rsidP="00C54BF9">
      <w:pPr>
        <w:spacing w:after="0"/>
        <w:jc w:val="center"/>
      </w:pPr>
    </w:p>
    <w:p w14:paraId="0E8CD356" w14:textId="77777777" w:rsidR="005559DD" w:rsidRPr="009F41B5" w:rsidRDefault="005559DD" w:rsidP="00C54BF9">
      <w:pPr>
        <w:jc w:val="center"/>
        <w:rPr>
          <w:b/>
          <w:sz w:val="28"/>
        </w:rPr>
      </w:pPr>
      <w:commentRangeStart w:id="5"/>
      <w:r w:rsidRPr="009F41B5">
        <w:rPr>
          <w:b/>
          <w:sz w:val="28"/>
        </w:rPr>
        <w:t>TUGAS AKHIR</w:t>
      </w:r>
      <w:commentRangeEnd w:id="5"/>
      <w:r w:rsidRPr="009F41B5">
        <w:rPr>
          <w:rStyle w:val="CommentReference"/>
        </w:rPr>
        <w:commentReference w:id="5"/>
      </w:r>
    </w:p>
    <w:p w14:paraId="4B944489" w14:textId="77777777" w:rsidR="005559DD" w:rsidRPr="009F41B5" w:rsidRDefault="005559DD" w:rsidP="00C54BF9">
      <w:pPr>
        <w:spacing w:after="0"/>
        <w:jc w:val="center"/>
      </w:pPr>
    </w:p>
    <w:p w14:paraId="121621C0" w14:textId="77777777" w:rsidR="005559DD" w:rsidRPr="009F41B5" w:rsidRDefault="005559DD" w:rsidP="00C54BF9">
      <w:pPr>
        <w:jc w:val="center"/>
        <w:rPr>
          <w:sz w:val="28"/>
        </w:rPr>
      </w:pPr>
      <w:commentRangeStart w:id="6"/>
      <w:r w:rsidRPr="009F41B5">
        <w:rPr>
          <w:sz w:val="28"/>
        </w:rPr>
        <w:t>Oleh</w:t>
      </w:r>
      <w:commentRangeEnd w:id="6"/>
      <w:r w:rsidRPr="009F41B5">
        <w:rPr>
          <w:rStyle w:val="CommentReference"/>
        </w:rPr>
        <w:commentReference w:id="6"/>
      </w:r>
    </w:p>
    <w:p w14:paraId="76197E64" w14:textId="40C64503" w:rsidR="005559DD" w:rsidRPr="009F41B5" w:rsidRDefault="00BE7C0C" w:rsidP="00C54BF9">
      <w:pPr>
        <w:spacing w:after="0" w:line="240" w:lineRule="auto"/>
        <w:jc w:val="center"/>
        <w:rPr>
          <w:b/>
          <w:sz w:val="28"/>
          <w:u w:val="single"/>
        </w:rPr>
      </w:pPr>
      <w:r w:rsidRPr="009F41B5">
        <w:rPr>
          <w:b/>
          <w:sz w:val="28"/>
          <w:u w:val="single"/>
        </w:rPr>
        <w:t>ADRYAN EKA VANDRA</w:t>
      </w:r>
    </w:p>
    <w:p w14:paraId="4B12B2A5" w14:textId="47C60509" w:rsidR="005559DD" w:rsidRPr="009F41B5" w:rsidRDefault="00BE7C0C" w:rsidP="00C54BF9">
      <w:pPr>
        <w:jc w:val="center"/>
        <w:rPr>
          <w:b/>
          <w:sz w:val="28"/>
        </w:rPr>
      </w:pPr>
      <w:r w:rsidRPr="009F41B5">
        <w:rPr>
          <w:b/>
          <w:sz w:val="28"/>
        </w:rPr>
        <w:t>11451105030</w:t>
      </w:r>
    </w:p>
    <w:p w14:paraId="275C4892" w14:textId="77777777" w:rsidR="005559DD" w:rsidRPr="009F41B5" w:rsidRDefault="005559DD" w:rsidP="00C54BF9">
      <w:pPr>
        <w:spacing w:after="0"/>
        <w:jc w:val="center"/>
      </w:pPr>
      <w:r w:rsidRPr="009F41B5">
        <w:t xml:space="preserve">Telah dipertahankan di depan sidang dewan penguji </w:t>
      </w:r>
    </w:p>
    <w:p w14:paraId="1A58E0B5" w14:textId="77777777" w:rsidR="005559DD" w:rsidRPr="009F41B5" w:rsidRDefault="005559DD" w:rsidP="00C54BF9">
      <w:pPr>
        <w:spacing w:after="0"/>
        <w:jc w:val="center"/>
      </w:pPr>
      <w:commentRangeStart w:id="7"/>
      <w:r w:rsidRPr="009F41B5">
        <w:t xml:space="preserve">sebagai salah satu syarat </w:t>
      </w:r>
      <w:commentRangeEnd w:id="7"/>
      <w:r w:rsidRPr="009F41B5">
        <w:rPr>
          <w:rStyle w:val="CommentReference"/>
        </w:rPr>
        <w:commentReference w:id="7"/>
      </w:r>
      <w:r w:rsidRPr="009F41B5">
        <w:t>untuk memperoleh gelar sarjana Teknik Informatika</w:t>
      </w:r>
    </w:p>
    <w:p w14:paraId="5EB14729" w14:textId="77777777" w:rsidR="005559DD" w:rsidRPr="009F41B5" w:rsidRDefault="005559DD" w:rsidP="00C54BF9">
      <w:pPr>
        <w:spacing w:after="0"/>
        <w:jc w:val="center"/>
      </w:pPr>
      <w:commentRangeStart w:id="8"/>
      <w:r w:rsidRPr="009F41B5">
        <w:t>Fakultas</w:t>
      </w:r>
      <w:commentRangeEnd w:id="8"/>
      <w:r w:rsidRPr="009F41B5">
        <w:rPr>
          <w:rStyle w:val="CommentReference"/>
        </w:rPr>
        <w:commentReference w:id="8"/>
      </w:r>
      <w:r w:rsidRPr="009F41B5">
        <w:t xml:space="preserve"> Sains dan Teknologi Universitas Islam Negeri Sultan Syarif Kasim Riau </w:t>
      </w:r>
    </w:p>
    <w:p w14:paraId="5203CDB4" w14:textId="77777777" w:rsidR="005559DD" w:rsidRPr="009F41B5" w:rsidRDefault="005559DD" w:rsidP="00C54BF9">
      <w:pPr>
        <w:jc w:val="center"/>
      </w:pPr>
      <w:commentRangeStart w:id="9"/>
      <w:r w:rsidRPr="009F41B5">
        <w:t>di</w:t>
      </w:r>
      <w:commentRangeEnd w:id="9"/>
      <w:r w:rsidRPr="009F41B5">
        <w:rPr>
          <w:rStyle w:val="CommentReference"/>
        </w:rPr>
        <w:commentReference w:id="9"/>
      </w:r>
      <w:r w:rsidRPr="009F41B5">
        <w:t xml:space="preserve"> Pekanbaru, pada tanggal </w:t>
      </w:r>
      <w:commentRangeStart w:id="10"/>
      <w:commentRangeStart w:id="11"/>
      <w:r w:rsidRPr="009F41B5">
        <w:t>1 Februari 2010</w:t>
      </w:r>
      <w:commentRangeEnd w:id="11"/>
      <w:r w:rsidRPr="009F41B5">
        <w:t xml:space="preserve"> </w:t>
      </w:r>
      <w:commentRangeEnd w:id="10"/>
      <w:r w:rsidRPr="009F41B5">
        <w:rPr>
          <w:rStyle w:val="CommentReference"/>
        </w:rPr>
        <w:commentReference w:id="10"/>
      </w:r>
      <w:r w:rsidRPr="009F41B5">
        <w:t xml:space="preserve">/ 3 </w:t>
      </w:r>
      <w:r w:rsidRPr="009F41B5">
        <w:rPr>
          <w:rStyle w:val="CommentReference"/>
        </w:rPr>
        <w:commentReference w:id="11"/>
      </w:r>
      <w:r w:rsidRPr="009F41B5">
        <w:t>Ramadhan 1435 H</w:t>
      </w:r>
    </w:p>
    <w:p w14:paraId="76F75C1D" w14:textId="77777777" w:rsidR="005559DD" w:rsidRPr="009F41B5" w:rsidRDefault="005559DD" w:rsidP="002A2053">
      <w:pPr>
        <w:tabs>
          <w:tab w:val="left" w:pos="4678"/>
        </w:tabs>
        <w:spacing w:after="0"/>
      </w:pPr>
      <w:r w:rsidRPr="009F41B5">
        <w:tab/>
        <w:t xml:space="preserve">Pekanbaru, </w:t>
      </w:r>
      <w:commentRangeStart w:id="12"/>
      <w:r w:rsidRPr="009F41B5">
        <w:t xml:space="preserve"> </w:t>
      </w:r>
      <w:commentRangeEnd w:id="12"/>
      <w:r w:rsidRPr="009F41B5">
        <w:rPr>
          <w:rStyle w:val="CommentReference"/>
        </w:rPr>
        <w:commentReference w:id="12"/>
      </w:r>
    </w:p>
    <w:p w14:paraId="0A95A9B1" w14:textId="77777777" w:rsidR="005559DD" w:rsidRPr="009F41B5" w:rsidRDefault="005559DD" w:rsidP="002A2053">
      <w:pPr>
        <w:tabs>
          <w:tab w:val="left" w:pos="4678"/>
        </w:tabs>
        <w:spacing w:after="0"/>
      </w:pPr>
      <w:r w:rsidRPr="009F41B5">
        <w:tab/>
        <w:t xml:space="preserve">Mengesahkan, </w:t>
      </w:r>
    </w:p>
    <w:p w14:paraId="2A9BA72C" w14:textId="77777777" w:rsidR="005559DD" w:rsidRPr="009F41B5" w:rsidRDefault="005559DD" w:rsidP="002A2053">
      <w:pPr>
        <w:tabs>
          <w:tab w:val="left" w:pos="4678"/>
        </w:tabs>
      </w:pPr>
      <w:r w:rsidRPr="009F41B5">
        <w:t xml:space="preserve">Dekan, </w:t>
      </w:r>
      <w:r w:rsidRPr="009F41B5">
        <w:tab/>
        <w:t>Ketua Jurusan,</w:t>
      </w:r>
    </w:p>
    <w:p w14:paraId="3068FB7B" w14:textId="77777777" w:rsidR="005559DD" w:rsidRPr="009F41B5" w:rsidRDefault="005559DD" w:rsidP="00C54BF9">
      <w:pPr>
        <w:tabs>
          <w:tab w:val="left" w:pos="4820"/>
        </w:tabs>
      </w:pPr>
    </w:p>
    <w:p w14:paraId="468475E0" w14:textId="0D3BBEC8" w:rsidR="005559DD" w:rsidRPr="009F41B5" w:rsidRDefault="005559DD" w:rsidP="002A2053">
      <w:pPr>
        <w:tabs>
          <w:tab w:val="left" w:pos="4678"/>
        </w:tabs>
        <w:spacing w:after="0"/>
        <w:rPr>
          <w:b/>
          <w:u w:val="single"/>
        </w:rPr>
      </w:pPr>
      <w:commentRangeStart w:id="13"/>
      <w:r w:rsidRPr="009F41B5">
        <w:rPr>
          <w:b/>
          <w:u w:val="single"/>
        </w:rPr>
        <w:t xml:space="preserve">Dr. </w:t>
      </w:r>
      <w:r w:rsidR="002A2053" w:rsidRPr="009F41B5">
        <w:rPr>
          <w:b/>
          <w:u w:val="single"/>
        </w:rPr>
        <w:t xml:space="preserve">Drs. H. </w:t>
      </w:r>
      <w:proofErr w:type="spellStart"/>
      <w:r w:rsidR="002A2053" w:rsidRPr="009F41B5">
        <w:rPr>
          <w:b/>
          <w:u w:val="single"/>
        </w:rPr>
        <w:t>Mas’ud</w:t>
      </w:r>
      <w:proofErr w:type="spellEnd"/>
      <w:r w:rsidR="002A2053" w:rsidRPr="009F41B5">
        <w:rPr>
          <w:b/>
          <w:u w:val="single"/>
        </w:rPr>
        <w:t xml:space="preserve"> Zein</w:t>
      </w:r>
      <w:r w:rsidRPr="009F41B5">
        <w:rPr>
          <w:b/>
          <w:u w:val="single"/>
        </w:rPr>
        <w:t>, M.</w:t>
      </w:r>
      <w:r w:rsidR="002A2053" w:rsidRPr="009F41B5">
        <w:rPr>
          <w:b/>
          <w:u w:val="single"/>
        </w:rPr>
        <w:t>Pd.</w:t>
      </w:r>
      <w:r w:rsidRPr="009F41B5">
        <w:rPr>
          <w:b/>
        </w:rPr>
        <w:t xml:space="preserve"> </w:t>
      </w:r>
      <w:commentRangeEnd w:id="13"/>
      <w:r w:rsidRPr="009F41B5">
        <w:rPr>
          <w:rStyle w:val="CommentReference"/>
        </w:rPr>
        <w:commentReference w:id="13"/>
      </w:r>
      <w:r w:rsidR="002A2053" w:rsidRPr="009F41B5">
        <w:rPr>
          <w:b/>
        </w:rPr>
        <w:t xml:space="preserve"> </w:t>
      </w:r>
      <w:r w:rsidR="002A2053" w:rsidRPr="009F41B5">
        <w:rPr>
          <w:b/>
        </w:rPr>
        <w:tab/>
      </w:r>
      <w:r w:rsidR="002A2053" w:rsidRPr="009F41B5">
        <w:rPr>
          <w:b/>
          <w:u w:val="single"/>
        </w:rPr>
        <w:t>Dr. Elin Haerani, S.T., M.Kom.</w:t>
      </w:r>
    </w:p>
    <w:p w14:paraId="62AAE432" w14:textId="63B06A45" w:rsidR="005559DD" w:rsidRPr="009F41B5" w:rsidRDefault="005559DD" w:rsidP="002A2053">
      <w:pPr>
        <w:tabs>
          <w:tab w:val="left" w:pos="4678"/>
        </w:tabs>
        <w:rPr>
          <w:b/>
        </w:rPr>
      </w:pPr>
      <w:r w:rsidRPr="009F41B5">
        <w:rPr>
          <w:b/>
        </w:rPr>
        <w:t>NIP. 196</w:t>
      </w:r>
      <w:r w:rsidR="002A2053" w:rsidRPr="009F41B5">
        <w:rPr>
          <w:b/>
        </w:rPr>
        <w:t>3</w:t>
      </w:r>
      <w:r w:rsidRPr="009F41B5">
        <w:rPr>
          <w:b/>
        </w:rPr>
        <w:t>1</w:t>
      </w:r>
      <w:r w:rsidR="002A2053" w:rsidRPr="009F41B5">
        <w:rPr>
          <w:b/>
        </w:rPr>
        <w:t>214</w:t>
      </w:r>
      <w:r w:rsidRPr="009F41B5">
        <w:rPr>
          <w:b/>
        </w:rPr>
        <w:t xml:space="preserve"> 19</w:t>
      </w:r>
      <w:r w:rsidR="002A2053" w:rsidRPr="009F41B5">
        <w:rPr>
          <w:b/>
        </w:rPr>
        <w:t>88</w:t>
      </w:r>
      <w:r w:rsidRPr="009F41B5">
        <w:rPr>
          <w:b/>
        </w:rPr>
        <w:t xml:space="preserve">03 </w:t>
      </w:r>
      <w:r w:rsidR="002A2053" w:rsidRPr="009F41B5">
        <w:rPr>
          <w:b/>
        </w:rPr>
        <w:t>1</w:t>
      </w:r>
      <w:r w:rsidRPr="009F41B5">
        <w:rPr>
          <w:b/>
        </w:rPr>
        <w:t xml:space="preserve"> 002</w:t>
      </w:r>
      <w:r w:rsidR="002A2053" w:rsidRPr="009F41B5">
        <w:rPr>
          <w:b/>
        </w:rPr>
        <w:tab/>
      </w:r>
      <w:r w:rsidRPr="009F41B5">
        <w:rPr>
          <w:b/>
        </w:rPr>
        <w:t>NI</w:t>
      </w:r>
      <w:r w:rsidR="002A2053" w:rsidRPr="009F41B5">
        <w:rPr>
          <w:b/>
        </w:rPr>
        <w:t>P</w:t>
      </w:r>
      <w:r w:rsidRPr="009F41B5">
        <w:rPr>
          <w:b/>
        </w:rPr>
        <w:t xml:space="preserve">. </w:t>
      </w:r>
      <w:r w:rsidR="002A2053" w:rsidRPr="009F41B5">
        <w:rPr>
          <w:b/>
          <w:color w:val="000000"/>
        </w:rPr>
        <w:t>19810523 200710 2 003</w:t>
      </w:r>
    </w:p>
    <w:p w14:paraId="5101397D" w14:textId="77777777" w:rsidR="005559DD" w:rsidRPr="009F41B5" w:rsidRDefault="005559DD" w:rsidP="00C54BF9">
      <w:pPr>
        <w:spacing w:after="0"/>
        <w:rPr>
          <w:b/>
          <w:sz w:val="28"/>
        </w:rPr>
      </w:pPr>
      <w:r w:rsidRPr="009F41B5">
        <w:rPr>
          <w:b/>
          <w:sz w:val="28"/>
        </w:rPr>
        <w:t>DEWAN PENGUJI</w:t>
      </w:r>
    </w:p>
    <w:p w14:paraId="37075CC2" w14:textId="2FBEDA41" w:rsidR="005559DD" w:rsidRPr="009F41B5" w:rsidRDefault="005559DD" w:rsidP="00C54BF9">
      <w:pPr>
        <w:tabs>
          <w:tab w:val="left" w:pos="1701"/>
          <w:tab w:val="left" w:pos="5103"/>
          <w:tab w:val="left" w:leader="underscore" w:pos="6521"/>
          <w:tab w:val="left" w:leader="underscore" w:pos="7371"/>
        </w:tabs>
        <w:spacing w:after="0"/>
      </w:pPr>
      <w:r w:rsidRPr="009F41B5">
        <w:t xml:space="preserve">Ketua </w:t>
      </w:r>
      <w:r w:rsidRPr="009F41B5">
        <w:tab/>
        <w:t xml:space="preserve">: </w:t>
      </w:r>
      <w:r w:rsidR="002A2053" w:rsidRPr="009F41B5">
        <w:t>Dr. Elin Haerani, S.T., M.Kom.</w:t>
      </w:r>
      <w:r w:rsidRPr="009F41B5">
        <w:t xml:space="preserve"> </w:t>
      </w:r>
      <w:r w:rsidRPr="009F41B5">
        <w:tab/>
      </w:r>
      <w:r w:rsidRPr="009F41B5">
        <w:tab/>
      </w:r>
    </w:p>
    <w:p w14:paraId="307E4AFB" w14:textId="77777777" w:rsidR="005559DD" w:rsidRPr="009F41B5" w:rsidRDefault="005559DD" w:rsidP="00C54BF9">
      <w:pPr>
        <w:tabs>
          <w:tab w:val="left" w:pos="1701"/>
          <w:tab w:val="left" w:pos="4536"/>
          <w:tab w:val="left" w:pos="6521"/>
          <w:tab w:val="left" w:leader="underscore" w:pos="7938"/>
        </w:tabs>
        <w:spacing w:after="0"/>
      </w:pPr>
      <w:commentRangeStart w:id="14"/>
      <w:r w:rsidRPr="009F41B5">
        <w:t>Pembimbing I</w:t>
      </w:r>
      <w:commentRangeEnd w:id="14"/>
      <w:r w:rsidR="007E2BDE" w:rsidRPr="009F41B5">
        <w:rPr>
          <w:rStyle w:val="CommentReference"/>
        </w:rPr>
        <w:commentReference w:id="14"/>
      </w:r>
      <w:r w:rsidRPr="009F41B5">
        <w:tab/>
        <w:t>: Novrianto, S.T., M.Sc.</w:t>
      </w:r>
      <w:r w:rsidRPr="009F41B5">
        <w:tab/>
      </w:r>
      <w:r w:rsidRPr="009F41B5">
        <w:tab/>
      </w:r>
      <w:r w:rsidRPr="009F41B5">
        <w:tab/>
      </w:r>
    </w:p>
    <w:p w14:paraId="780F441D" w14:textId="77777777" w:rsidR="005559DD" w:rsidRPr="009F41B5" w:rsidRDefault="005559DD" w:rsidP="00C54BF9">
      <w:pPr>
        <w:tabs>
          <w:tab w:val="left" w:pos="1701"/>
          <w:tab w:val="left" w:pos="5103"/>
          <w:tab w:val="left" w:leader="underscore" w:pos="6521"/>
          <w:tab w:val="left" w:leader="underscore" w:pos="7371"/>
        </w:tabs>
        <w:spacing w:after="0"/>
      </w:pPr>
      <w:r w:rsidRPr="009F41B5">
        <w:t xml:space="preserve">Pembimbing II </w:t>
      </w:r>
      <w:r w:rsidRPr="009F41B5">
        <w:tab/>
        <w:t xml:space="preserve">: </w:t>
      </w:r>
      <w:proofErr w:type="spellStart"/>
      <w:r w:rsidRPr="009F41B5">
        <w:t>Jasril</w:t>
      </w:r>
      <w:proofErr w:type="spellEnd"/>
      <w:r w:rsidRPr="009F41B5">
        <w:t>, S.Si., M.Sc.</w:t>
      </w:r>
      <w:r w:rsidRPr="009F41B5">
        <w:tab/>
      </w:r>
      <w:r w:rsidRPr="009F41B5">
        <w:tab/>
      </w:r>
    </w:p>
    <w:p w14:paraId="7CB510EE" w14:textId="5C9C258B" w:rsidR="005559DD" w:rsidRPr="009F41B5" w:rsidRDefault="005559DD" w:rsidP="00C54BF9">
      <w:pPr>
        <w:tabs>
          <w:tab w:val="left" w:pos="1701"/>
          <w:tab w:val="left" w:pos="4536"/>
          <w:tab w:val="left" w:pos="6521"/>
          <w:tab w:val="left" w:leader="underscore" w:pos="7938"/>
        </w:tabs>
        <w:spacing w:after="0"/>
      </w:pPr>
      <w:r w:rsidRPr="009F41B5">
        <w:t>Penguji I</w:t>
      </w:r>
      <w:r w:rsidRPr="009F41B5">
        <w:tab/>
        <w:t xml:space="preserve">: </w:t>
      </w:r>
      <w:r w:rsidR="002A2053" w:rsidRPr="009F41B5">
        <w:t xml:space="preserve">Dr. </w:t>
      </w:r>
      <w:proofErr w:type="spellStart"/>
      <w:r w:rsidRPr="009F41B5">
        <w:t>Alwis</w:t>
      </w:r>
      <w:proofErr w:type="spellEnd"/>
      <w:r w:rsidRPr="009F41B5">
        <w:t xml:space="preserve"> Nazir, M.Kom</w:t>
      </w:r>
      <w:r w:rsidR="002A2053" w:rsidRPr="009F41B5">
        <w:t>.</w:t>
      </w:r>
      <w:r w:rsidRPr="009F41B5">
        <w:tab/>
      </w:r>
      <w:r w:rsidRPr="009F41B5">
        <w:tab/>
      </w:r>
      <w:r w:rsidRPr="009F41B5">
        <w:tab/>
      </w:r>
    </w:p>
    <w:p w14:paraId="4957792A" w14:textId="683BE3B9" w:rsidR="005559DD" w:rsidRPr="009F41B5" w:rsidRDefault="005559DD" w:rsidP="00C54BF9">
      <w:pPr>
        <w:tabs>
          <w:tab w:val="left" w:pos="1701"/>
          <w:tab w:val="left" w:pos="5103"/>
          <w:tab w:val="left" w:leader="underscore" w:pos="6521"/>
          <w:tab w:val="left" w:leader="underscore" w:pos="7371"/>
        </w:tabs>
        <w:spacing w:after="0"/>
      </w:pPr>
      <w:r w:rsidRPr="009F41B5">
        <w:t xml:space="preserve">Penguji II </w:t>
      </w:r>
      <w:r w:rsidRPr="009F41B5">
        <w:tab/>
        <w:t>: M. Fikry, S.T, M.Sc</w:t>
      </w:r>
      <w:r w:rsidR="002A2053" w:rsidRPr="009F41B5">
        <w:t>.</w:t>
      </w:r>
      <w:r w:rsidRPr="009F41B5">
        <w:tab/>
      </w:r>
      <w:r w:rsidRPr="009F41B5">
        <w:tab/>
      </w:r>
    </w:p>
    <w:p w14:paraId="3BD02017" w14:textId="77777777" w:rsidR="005559DD" w:rsidRPr="009F41B5" w:rsidRDefault="005559DD" w:rsidP="00C54BF9">
      <w:pPr>
        <w:spacing w:line="276" w:lineRule="auto"/>
        <w:jc w:val="left"/>
        <w:rPr>
          <w:rFonts w:eastAsiaTheme="majorEastAsia" w:cstheme="majorBidi"/>
          <w:b/>
          <w:bCs/>
          <w:sz w:val="32"/>
          <w:szCs w:val="28"/>
        </w:rPr>
      </w:pPr>
      <w:r w:rsidRPr="009F41B5">
        <w:br w:type="page"/>
      </w:r>
    </w:p>
    <w:p w14:paraId="3A6BF869" w14:textId="77777777" w:rsidR="005559DD" w:rsidRPr="009F41B5" w:rsidRDefault="005559DD" w:rsidP="00C54BF9">
      <w:pPr>
        <w:pStyle w:val="Heading1"/>
        <w:numPr>
          <w:ilvl w:val="0"/>
          <w:numId w:val="0"/>
        </w:numPr>
      </w:pPr>
      <w:bookmarkStart w:id="15" w:name="_Toc21272794"/>
      <w:r w:rsidRPr="009F41B5">
        <w:lastRenderedPageBreak/>
        <w:t>LEMBAR HAK ATAS KEKAYAAN INTELEKTUAL</w:t>
      </w:r>
      <w:bookmarkEnd w:id="15"/>
    </w:p>
    <w:p w14:paraId="5B2596C1" w14:textId="77777777" w:rsidR="005559DD" w:rsidRPr="009F41B5" w:rsidRDefault="005559DD" w:rsidP="00C54BF9">
      <w:r w:rsidRPr="009F41B5">
        <w:t>Tugas Akhir yang tidak diterbitkan ini terdaftar dan tersedia di Perpustakaan Universitas Islam Negeri Sultan Syarif Kasim Riau adalah terbuka untuk umum dengan ketentuan bahwa hak cipta pada penulis. Referensi kepustakaan diperkenankan dicatat, tetapi pengutipan atau ringkasan hanya dapat dilakukan seizin penulis dan harus disertai dengan kebiasaan ilmiah untuk menyebutkan sumbernya.</w:t>
      </w:r>
    </w:p>
    <w:p w14:paraId="4C15564F" w14:textId="77777777" w:rsidR="005559DD" w:rsidRPr="009F41B5" w:rsidRDefault="005559DD" w:rsidP="00C54BF9">
      <w:r w:rsidRPr="009F41B5">
        <w:t>Penggandaan atau penerbitan sebagian atau seluruh Tugas Akhir ini harus memperoleh izin dari Dekan Fakultas Sains dan Teknologi Universitas Islam Negeri Sultan Syarif Kasim Riau. Perpustakaan yang meminjamkan Tugas Akhir ini untuk anggotanya diharapkan untuk mengisi nama, tanda peminjaman dan tanggal pinjam.</w:t>
      </w:r>
    </w:p>
    <w:p w14:paraId="699CF9A0" w14:textId="77777777" w:rsidR="005559DD" w:rsidRPr="009F41B5" w:rsidRDefault="005559DD" w:rsidP="00C54BF9"/>
    <w:p w14:paraId="462162AA" w14:textId="77777777" w:rsidR="005559DD" w:rsidRPr="009F41B5" w:rsidRDefault="005559DD" w:rsidP="00C54BF9">
      <w:pPr>
        <w:spacing w:line="276" w:lineRule="auto"/>
        <w:jc w:val="left"/>
        <w:rPr>
          <w:rFonts w:eastAsiaTheme="majorEastAsia" w:cstheme="majorBidi"/>
          <w:b/>
          <w:bCs/>
          <w:sz w:val="32"/>
          <w:szCs w:val="28"/>
        </w:rPr>
      </w:pPr>
      <w:r w:rsidRPr="009F41B5">
        <w:br w:type="page"/>
      </w:r>
    </w:p>
    <w:p w14:paraId="09D2F10C" w14:textId="77777777" w:rsidR="005559DD" w:rsidRPr="009F41B5" w:rsidRDefault="005559DD" w:rsidP="00C54BF9">
      <w:pPr>
        <w:pStyle w:val="Heading1"/>
        <w:numPr>
          <w:ilvl w:val="0"/>
          <w:numId w:val="0"/>
        </w:numPr>
      </w:pPr>
      <w:bookmarkStart w:id="16" w:name="_Toc21272795"/>
      <w:r w:rsidRPr="009F41B5">
        <w:lastRenderedPageBreak/>
        <w:t>LEMBAR PERNYATAAN</w:t>
      </w:r>
      <w:bookmarkEnd w:id="16"/>
    </w:p>
    <w:p w14:paraId="7C76124D" w14:textId="77777777" w:rsidR="005559DD" w:rsidRPr="009F41B5" w:rsidRDefault="005559DD" w:rsidP="00C54BF9">
      <w:r w:rsidRPr="009F41B5">
        <w:t xml:space="preserve">Dengan ini saya menyatakan bahwa dalam Tugas Akhir ini tidak terdapat karya yang pernah diajukan untuk memperoleh gelar kesarjanaan di suatu Perguruan Tinggi, dan sepanjang pengetahuan saya juga tidak terdapat karya atau pendapat yang pernah ditulis atau diterbitkan oleh orang lain kecuali yang secara tertulis diacu dalam naskah ini dan disebutkan </w:t>
      </w:r>
      <w:proofErr w:type="spellStart"/>
      <w:r w:rsidRPr="009F41B5">
        <w:t>didalam</w:t>
      </w:r>
      <w:proofErr w:type="spellEnd"/>
      <w:r w:rsidRPr="009F41B5">
        <w:t xml:space="preserve"> daftar pustaka.</w:t>
      </w:r>
    </w:p>
    <w:p w14:paraId="58A915F9" w14:textId="66AF11A9" w:rsidR="005559DD" w:rsidRPr="009F41B5" w:rsidRDefault="005559DD" w:rsidP="00C54BF9">
      <w:pPr>
        <w:spacing w:after="0"/>
        <w:ind w:left="4536"/>
      </w:pPr>
      <w:r w:rsidRPr="009F41B5">
        <w:t xml:space="preserve">Pekanbaru, </w:t>
      </w:r>
      <w:commentRangeStart w:id="17"/>
      <w:r w:rsidRPr="009F41B5">
        <w:t>1</w:t>
      </w:r>
      <w:commentRangeEnd w:id="17"/>
      <w:r w:rsidRPr="009F41B5">
        <w:rPr>
          <w:rStyle w:val="CommentReference"/>
        </w:rPr>
        <w:commentReference w:id="17"/>
      </w:r>
      <w:r w:rsidRPr="009F41B5">
        <w:t xml:space="preserve"> Februari 201</w:t>
      </w:r>
      <w:r w:rsidR="00C710E1" w:rsidRPr="009F41B5">
        <w:t>9</w:t>
      </w:r>
    </w:p>
    <w:p w14:paraId="69BCD0FD" w14:textId="77777777" w:rsidR="005559DD" w:rsidRPr="009F41B5" w:rsidRDefault="005559DD" w:rsidP="00C54BF9">
      <w:pPr>
        <w:ind w:left="4536"/>
      </w:pPr>
      <w:r w:rsidRPr="009F41B5">
        <w:t>Yang membuat pernyataan,</w:t>
      </w:r>
    </w:p>
    <w:p w14:paraId="0BAA6A75" w14:textId="77777777" w:rsidR="005559DD" w:rsidRPr="009F41B5" w:rsidRDefault="005559DD" w:rsidP="00C54BF9">
      <w:pPr>
        <w:ind w:left="4536"/>
      </w:pPr>
    </w:p>
    <w:p w14:paraId="23C2B73D" w14:textId="77777777" w:rsidR="005559DD" w:rsidRPr="009F41B5" w:rsidRDefault="005559DD" w:rsidP="00C54BF9">
      <w:pPr>
        <w:ind w:left="4536"/>
      </w:pPr>
    </w:p>
    <w:p w14:paraId="7FFC637E" w14:textId="2463AF98" w:rsidR="005559DD" w:rsidRPr="009F41B5" w:rsidRDefault="00BE7C0C" w:rsidP="00C54BF9">
      <w:pPr>
        <w:spacing w:after="0"/>
        <w:ind w:left="4536"/>
        <w:rPr>
          <w:b/>
          <w:u w:val="single"/>
        </w:rPr>
      </w:pPr>
      <w:r w:rsidRPr="009F41B5">
        <w:rPr>
          <w:b/>
          <w:u w:val="single"/>
        </w:rPr>
        <w:t>ADRYAN EKA VANDRA</w:t>
      </w:r>
      <w:r w:rsidR="004A30F6" w:rsidRPr="009F41B5">
        <w:rPr>
          <w:b/>
          <w:u w:val="single"/>
        </w:rPr>
        <w:t xml:space="preserve"> </w:t>
      </w:r>
      <w:commentRangeStart w:id="18"/>
      <w:commentRangeEnd w:id="18"/>
      <w:r w:rsidR="005559DD" w:rsidRPr="009F41B5">
        <w:rPr>
          <w:rStyle w:val="CommentReference"/>
        </w:rPr>
        <w:commentReference w:id="18"/>
      </w:r>
    </w:p>
    <w:p w14:paraId="1081CBCB" w14:textId="00C7EF26" w:rsidR="005559DD" w:rsidRPr="009F41B5" w:rsidRDefault="00483909" w:rsidP="00C54BF9">
      <w:pPr>
        <w:ind w:left="4536"/>
      </w:pPr>
      <w:r w:rsidRPr="009F41B5">
        <w:t>11451105030</w:t>
      </w:r>
    </w:p>
    <w:p w14:paraId="5E73D754" w14:textId="77777777" w:rsidR="005559DD" w:rsidRPr="009F41B5" w:rsidRDefault="005559DD" w:rsidP="00C54BF9"/>
    <w:p w14:paraId="1D188E48" w14:textId="77777777" w:rsidR="005559DD" w:rsidRPr="009F41B5" w:rsidRDefault="005559DD" w:rsidP="00C54BF9">
      <w:pPr>
        <w:spacing w:line="276" w:lineRule="auto"/>
        <w:jc w:val="left"/>
        <w:rPr>
          <w:rFonts w:eastAsiaTheme="majorEastAsia" w:cstheme="majorBidi"/>
          <w:b/>
          <w:bCs/>
          <w:sz w:val="32"/>
          <w:szCs w:val="28"/>
        </w:rPr>
      </w:pPr>
      <w:r w:rsidRPr="009F41B5">
        <w:br w:type="page"/>
      </w:r>
    </w:p>
    <w:p w14:paraId="52170EB0" w14:textId="77777777" w:rsidR="005559DD" w:rsidRPr="009F41B5" w:rsidRDefault="005559DD" w:rsidP="00C54BF9">
      <w:pPr>
        <w:pStyle w:val="Heading1"/>
        <w:numPr>
          <w:ilvl w:val="0"/>
          <w:numId w:val="0"/>
        </w:numPr>
      </w:pPr>
      <w:bookmarkStart w:id="19" w:name="_Toc21272796"/>
      <w:r w:rsidRPr="009F41B5">
        <w:lastRenderedPageBreak/>
        <w:t>LEMBAR PERSEMBAHAN</w:t>
      </w:r>
      <w:bookmarkEnd w:id="19"/>
    </w:p>
    <w:p w14:paraId="599B480F" w14:textId="77777777" w:rsidR="005559DD" w:rsidRPr="009F41B5" w:rsidRDefault="005559DD" w:rsidP="00C54BF9">
      <w:pPr>
        <w:jc w:val="center"/>
        <w:rPr>
          <w:i/>
        </w:rPr>
      </w:pPr>
      <w:r w:rsidRPr="009F41B5">
        <w:rPr>
          <w:i/>
        </w:rPr>
        <w:t>Tulisan pada lembar persembahan merupakan ekspresi</w:t>
      </w:r>
    </w:p>
    <w:p w14:paraId="35284449" w14:textId="77777777" w:rsidR="005559DD" w:rsidRPr="009F41B5" w:rsidRDefault="005559DD" w:rsidP="00C54BF9">
      <w:pPr>
        <w:jc w:val="center"/>
        <w:rPr>
          <w:i/>
        </w:rPr>
      </w:pPr>
      <w:r w:rsidRPr="009F41B5">
        <w:rPr>
          <w:i/>
        </w:rPr>
        <w:t>bebas mahasiswa yang dimaksudkan sebagai ungkapan filosofis</w:t>
      </w:r>
    </w:p>
    <w:p w14:paraId="64D08061" w14:textId="77777777" w:rsidR="005559DD" w:rsidRPr="009F41B5" w:rsidRDefault="005559DD" w:rsidP="00C54BF9">
      <w:pPr>
        <w:jc w:val="center"/>
        <w:rPr>
          <w:i/>
        </w:rPr>
      </w:pPr>
      <w:r w:rsidRPr="009F41B5">
        <w:rPr>
          <w:i/>
        </w:rPr>
        <w:t xml:space="preserve">yang dapat memotivasi semua pihak, khususnya </w:t>
      </w:r>
      <w:commentRangeStart w:id="20"/>
      <w:r w:rsidRPr="009F41B5">
        <w:rPr>
          <w:i/>
        </w:rPr>
        <w:t>mahasiswa</w:t>
      </w:r>
      <w:commentRangeEnd w:id="20"/>
      <w:r w:rsidRPr="009F41B5">
        <w:rPr>
          <w:rStyle w:val="CommentReference"/>
        </w:rPr>
        <w:commentReference w:id="20"/>
      </w:r>
      <w:r w:rsidRPr="009F41B5">
        <w:rPr>
          <w:i/>
        </w:rPr>
        <w:t>/penulis</w:t>
      </w:r>
    </w:p>
    <w:p w14:paraId="2DD9FD9A" w14:textId="77777777" w:rsidR="005559DD" w:rsidRPr="009F41B5" w:rsidRDefault="005559DD" w:rsidP="00C54BF9">
      <w:pPr>
        <w:jc w:val="center"/>
        <w:rPr>
          <w:i/>
        </w:rPr>
      </w:pPr>
      <w:r w:rsidRPr="009F41B5">
        <w:rPr>
          <w:i/>
        </w:rPr>
        <w:t>dalam penyelesaian tugas akhir.</w:t>
      </w:r>
    </w:p>
    <w:p w14:paraId="1EE2DA29" w14:textId="77777777" w:rsidR="005559DD" w:rsidRPr="009F41B5" w:rsidRDefault="005559DD" w:rsidP="00C54BF9">
      <w:pPr>
        <w:jc w:val="center"/>
      </w:pPr>
      <w:r w:rsidRPr="009F41B5">
        <w:rPr>
          <w:i/>
        </w:rPr>
        <w:t xml:space="preserve">Lembar persembahan format bebas, tidak berlebih-lebihan dan dalam komposisi warna </w:t>
      </w:r>
      <w:proofErr w:type="spellStart"/>
      <w:r w:rsidRPr="009F41B5">
        <w:rPr>
          <w:b/>
          <w:i/>
        </w:rPr>
        <w:t>grayscale</w:t>
      </w:r>
      <w:proofErr w:type="spellEnd"/>
      <w:r w:rsidRPr="009F41B5">
        <w:rPr>
          <w:b/>
          <w:i/>
        </w:rPr>
        <w:t xml:space="preserve"> </w:t>
      </w:r>
      <w:r w:rsidRPr="009F41B5">
        <w:rPr>
          <w:i/>
        </w:rPr>
        <w:t xml:space="preserve">atau </w:t>
      </w:r>
      <w:r w:rsidRPr="009F41B5">
        <w:rPr>
          <w:b/>
          <w:i/>
        </w:rPr>
        <w:t>hitam-putih</w:t>
      </w:r>
      <w:r w:rsidRPr="009F41B5">
        <w:rPr>
          <w:i/>
        </w:rPr>
        <w:t>.</w:t>
      </w:r>
    </w:p>
    <w:p w14:paraId="7FD808DE" w14:textId="77777777" w:rsidR="005559DD" w:rsidRPr="009F41B5" w:rsidRDefault="005559DD" w:rsidP="00C54BF9">
      <w:pPr>
        <w:spacing w:line="276" w:lineRule="auto"/>
        <w:jc w:val="left"/>
        <w:rPr>
          <w:b/>
          <w:sz w:val="28"/>
        </w:rPr>
      </w:pPr>
      <w:r w:rsidRPr="009F41B5">
        <w:rPr>
          <w:b/>
          <w:sz w:val="28"/>
        </w:rPr>
        <w:br w:type="page"/>
      </w:r>
    </w:p>
    <w:p w14:paraId="7E2160D5" w14:textId="77777777" w:rsidR="008406FA" w:rsidRPr="009F41B5" w:rsidRDefault="008406FA" w:rsidP="00C54BF9">
      <w:pPr>
        <w:spacing w:line="276" w:lineRule="auto"/>
        <w:ind w:left="426" w:right="-426" w:hanging="284"/>
        <w:jc w:val="center"/>
        <w:rPr>
          <w:b/>
          <w:sz w:val="28"/>
        </w:rPr>
      </w:pPr>
      <w:r w:rsidRPr="009F41B5">
        <w:rPr>
          <w:b/>
          <w:i/>
          <w:iCs/>
          <w:sz w:val="28"/>
        </w:rPr>
        <w:lastRenderedPageBreak/>
        <w:t>DASHBOARD</w:t>
      </w:r>
      <w:r w:rsidRPr="009F41B5">
        <w:rPr>
          <w:b/>
          <w:sz w:val="28"/>
        </w:rPr>
        <w:t xml:space="preserve"> PENJAMINAN MUTU AKREDITASI </w:t>
      </w:r>
    </w:p>
    <w:p w14:paraId="1DD932C6" w14:textId="761426CC" w:rsidR="005559DD" w:rsidRPr="009F41B5" w:rsidRDefault="008406FA" w:rsidP="00C54BF9">
      <w:pPr>
        <w:spacing w:line="276" w:lineRule="auto"/>
        <w:ind w:left="426" w:right="-426" w:hanging="284"/>
        <w:jc w:val="center"/>
        <w:rPr>
          <w:b/>
          <w:sz w:val="28"/>
        </w:rPr>
      </w:pPr>
      <w:r w:rsidRPr="009F41B5">
        <w:rPr>
          <w:b/>
          <w:sz w:val="28"/>
        </w:rPr>
        <w:t>BERBASIS 9 KRITERIA</w:t>
      </w:r>
    </w:p>
    <w:p w14:paraId="307D8ECD" w14:textId="77777777" w:rsidR="005559DD" w:rsidRPr="009F41B5" w:rsidRDefault="005559DD" w:rsidP="00C54BF9">
      <w:pPr>
        <w:spacing w:after="0"/>
        <w:ind w:left="284" w:firstLine="142"/>
        <w:jc w:val="center"/>
        <w:rPr>
          <w:b/>
        </w:rPr>
      </w:pPr>
    </w:p>
    <w:p w14:paraId="5BDC2324" w14:textId="6F048978" w:rsidR="005559DD" w:rsidRPr="009F41B5" w:rsidRDefault="008406FA" w:rsidP="00C54BF9">
      <w:pPr>
        <w:spacing w:after="0" w:line="240" w:lineRule="auto"/>
        <w:jc w:val="center"/>
        <w:rPr>
          <w:b/>
          <w:sz w:val="28"/>
          <w:u w:val="single"/>
        </w:rPr>
      </w:pPr>
      <w:r w:rsidRPr="009F41B5">
        <w:rPr>
          <w:b/>
          <w:sz w:val="28"/>
          <w:u w:val="single"/>
        </w:rPr>
        <w:t>ADRYAN EKA VANDRA</w:t>
      </w:r>
    </w:p>
    <w:p w14:paraId="273CFFA9" w14:textId="630E267E" w:rsidR="005559DD" w:rsidRPr="009F41B5" w:rsidRDefault="008406FA" w:rsidP="00C54BF9">
      <w:pPr>
        <w:spacing w:after="0"/>
        <w:jc w:val="center"/>
        <w:rPr>
          <w:b/>
          <w:sz w:val="28"/>
        </w:rPr>
      </w:pPr>
      <w:r w:rsidRPr="009F41B5">
        <w:rPr>
          <w:b/>
          <w:sz w:val="28"/>
        </w:rPr>
        <w:t>11451105030</w:t>
      </w:r>
    </w:p>
    <w:p w14:paraId="6A28B93A" w14:textId="77777777" w:rsidR="005559DD" w:rsidRPr="009F41B5" w:rsidRDefault="005559DD" w:rsidP="00C54BF9">
      <w:pPr>
        <w:spacing w:after="0"/>
        <w:jc w:val="center"/>
      </w:pPr>
    </w:p>
    <w:p w14:paraId="3756E72C" w14:textId="77777777" w:rsidR="005559DD" w:rsidRPr="009F41B5" w:rsidRDefault="005559DD" w:rsidP="00C54BF9">
      <w:pPr>
        <w:spacing w:after="0"/>
        <w:jc w:val="center"/>
      </w:pPr>
      <w:r w:rsidRPr="009F41B5">
        <w:t>Tanggal Sidang: 1 Februari 2010</w:t>
      </w:r>
    </w:p>
    <w:p w14:paraId="1BEF5B8D" w14:textId="77777777" w:rsidR="005559DD" w:rsidRPr="009F41B5" w:rsidRDefault="005559DD" w:rsidP="00C54BF9">
      <w:pPr>
        <w:spacing w:after="0"/>
        <w:jc w:val="center"/>
      </w:pPr>
      <w:r w:rsidRPr="009F41B5">
        <w:t xml:space="preserve">Periode Wisuda: Februari </w:t>
      </w:r>
      <w:commentRangeStart w:id="21"/>
      <w:r w:rsidRPr="009F41B5">
        <w:t>2010</w:t>
      </w:r>
      <w:commentRangeEnd w:id="21"/>
      <w:r w:rsidRPr="009F41B5">
        <w:rPr>
          <w:rStyle w:val="CommentReference"/>
        </w:rPr>
        <w:commentReference w:id="21"/>
      </w:r>
    </w:p>
    <w:p w14:paraId="4897FE86" w14:textId="77777777" w:rsidR="005559DD" w:rsidRPr="009F41B5" w:rsidRDefault="005559DD" w:rsidP="00C54BF9">
      <w:pPr>
        <w:spacing w:after="0"/>
        <w:jc w:val="center"/>
      </w:pPr>
    </w:p>
    <w:p w14:paraId="0A0C2D67" w14:textId="77777777" w:rsidR="005559DD" w:rsidRPr="009F41B5" w:rsidRDefault="005559DD" w:rsidP="00C54BF9">
      <w:pPr>
        <w:spacing w:after="0"/>
        <w:jc w:val="center"/>
      </w:pPr>
      <w:r w:rsidRPr="009F41B5">
        <w:t>Jurusan Teknik Informatika</w:t>
      </w:r>
    </w:p>
    <w:p w14:paraId="10369047" w14:textId="77777777" w:rsidR="005559DD" w:rsidRPr="009F41B5" w:rsidRDefault="005559DD" w:rsidP="00C54BF9">
      <w:pPr>
        <w:spacing w:after="0"/>
        <w:jc w:val="center"/>
      </w:pPr>
      <w:r w:rsidRPr="009F41B5">
        <w:t>Fakultas Sains dan Teknologi</w:t>
      </w:r>
    </w:p>
    <w:p w14:paraId="1849AEB0" w14:textId="77777777" w:rsidR="005559DD" w:rsidRPr="009F41B5" w:rsidRDefault="005559DD" w:rsidP="00C54BF9">
      <w:pPr>
        <w:jc w:val="center"/>
      </w:pPr>
      <w:r w:rsidRPr="009F41B5">
        <w:t>Universitas Islam Negeri Sultan Syarif Kasim Riau</w:t>
      </w:r>
    </w:p>
    <w:p w14:paraId="5DBF66EF" w14:textId="77777777" w:rsidR="005559DD" w:rsidRPr="009F41B5" w:rsidRDefault="005559DD" w:rsidP="00C54BF9">
      <w:pPr>
        <w:pStyle w:val="Heading1"/>
        <w:numPr>
          <w:ilvl w:val="0"/>
          <w:numId w:val="0"/>
        </w:numPr>
      </w:pPr>
      <w:bookmarkStart w:id="22" w:name="_Ref399711500"/>
      <w:bookmarkStart w:id="23" w:name="_Toc21272797"/>
      <w:r w:rsidRPr="009F41B5">
        <w:t>ABSTRAK</w:t>
      </w:r>
      <w:bookmarkEnd w:id="22"/>
      <w:bookmarkEnd w:id="23"/>
    </w:p>
    <w:p w14:paraId="12DCC63A" w14:textId="77777777" w:rsidR="005559DD" w:rsidRPr="009F41B5" w:rsidRDefault="005559DD" w:rsidP="00C54BF9">
      <w:pPr>
        <w:spacing w:line="240" w:lineRule="auto"/>
        <w:rPr>
          <w:ins w:id="24" w:author="IIS AFRIANTI" w:date="2019-09-28T22:37:00Z"/>
          <w:sz w:val="20"/>
        </w:rPr>
      </w:pPr>
      <w:commentRangeStart w:id="25"/>
      <w:r w:rsidRPr="009F41B5">
        <w:rPr>
          <w:sz w:val="20"/>
        </w:rPr>
        <w:t xml:space="preserve">Menu </w:t>
      </w:r>
      <w:proofErr w:type="spellStart"/>
      <w:r w:rsidRPr="009F41B5">
        <w:rPr>
          <w:sz w:val="20"/>
        </w:rPr>
        <w:t>otentikasi</w:t>
      </w:r>
      <w:proofErr w:type="spellEnd"/>
      <w:r w:rsidRPr="009F41B5">
        <w:rPr>
          <w:sz w:val="20"/>
        </w:rPr>
        <w:t xml:space="preserve"> (</w:t>
      </w:r>
      <w:proofErr w:type="spellStart"/>
      <w:r w:rsidRPr="009F41B5">
        <w:rPr>
          <w:i/>
          <w:sz w:val="20"/>
        </w:rPr>
        <w:t>authentication</w:t>
      </w:r>
      <w:proofErr w:type="spellEnd"/>
      <w:r w:rsidRPr="009F41B5">
        <w:rPr>
          <w:sz w:val="20"/>
        </w:rPr>
        <w:t xml:space="preserve">) merupakan menu yang paling sering ditemukan pada saat mengunjungi suatu </w:t>
      </w:r>
      <w:commentRangeEnd w:id="25"/>
      <w:r w:rsidRPr="009F41B5">
        <w:rPr>
          <w:rStyle w:val="CommentReference"/>
        </w:rPr>
        <w:commentReference w:id="25"/>
      </w:r>
      <w:r w:rsidRPr="009F41B5">
        <w:rPr>
          <w:sz w:val="20"/>
        </w:rPr>
        <w:t xml:space="preserve">situs web untuk memastikan seorang pengguna yang masuk pada suatu situs web adalah pemilik data yang sebenarnya. Pada dunia internet juga terjadi pencurian identitas. Sehingga ‘pencuri’ dapat mengakses informasi orang lain. Hal ini akan sangat berbahaya apabila terjadi terhadap data-data penting yang harus diproteksi, sehingga diperlukan cara yang benar-benar mampu mencegah tindakan pencurian atau setidaknya mencegah pemanfaatan identitas digital tersebut. Untuk itu dirancang sebuah modul </w:t>
      </w:r>
      <w:proofErr w:type="spellStart"/>
      <w:r w:rsidRPr="009F41B5">
        <w:rPr>
          <w:sz w:val="20"/>
        </w:rPr>
        <w:t>otentikasi</w:t>
      </w:r>
      <w:proofErr w:type="spellEnd"/>
      <w:r w:rsidRPr="009F41B5">
        <w:rPr>
          <w:sz w:val="20"/>
        </w:rPr>
        <w:t xml:space="preserve"> yang mampu melakukan hal tersebut yang disebut </w:t>
      </w:r>
      <w:proofErr w:type="spellStart"/>
      <w:r w:rsidRPr="009F41B5">
        <w:rPr>
          <w:i/>
          <w:sz w:val="20"/>
        </w:rPr>
        <w:t>modAuth</w:t>
      </w:r>
      <w:proofErr w:type="spellEnd"/>
      <w:r w:rsidRPr="009F41B5">
        <w:rPr>
          <w:sz w:val="20"/>
        </w:rPr>
        <w:t xml:space="preserve">. </w:t>
      </w:r>
      <w:ins w:id="26" w:author="IIS AFRIANTI" w:date="2019-09-28T22:37:00Z">
        <w:r w:rsidRPr="009F41B5">
          <w:rPr>
            <w:sz w:val="20"/>
          </w:rPr>
          <w:t>Dan seterusnya…</w:t>
        </w:r>
      </w:ins>
    </w:p>
    <w:p w14:paraId="3AAD6C06" w14:textId="77777777" w:rsidR="005559DD" w:rsidRPr="009F41B5" w:rsidRDefault="005559DD" w:rsidP="00C54BF9">
      <w:pPr>
        <w:spacing w:line="240" w:lineRule="auto"/>
        <w:rPr>
          <w:ins w:id="27" w:author="IIS AFRIANTI" w:date="2019-09-28T22:37:00Z"/>
          <w:sz w:val="20"/>
        </w:rPr>
      </w:pPr>
    </w:p>
    <w:p w14:paraId="2A15EA90" w14:textId="77777777" w:rsidR="005559DD" w:rsidRPr="009F41B5" w:rsidRDefault="005559DD" w:rsidP="00C54BF9">
      <w:pPr>
        <w:spacing w:line="240" w:lineRule="auto"/>
        <w:rPr>
          <w:ins w:id="28" w:author="IIS AFRIANTI" w:date="2019-09-28T22:37:00Z"/>
          <w:sz w:val="20"/>
        </w:rPr>
      </w:pPr>
    </w:p>
    <w:p w14:paraId="25D45BA0" w14:textId="77777777" w:rsidR="005559DD" w:rsidRPr="009F41B5" w:rsidRDefault="005559DD" w:rsidP="00C54BF9">
      <w:pPr>
        <w:spacing w:line="240" w:lineRule="auto"/>
        <w:rPr>
          <w:sz w:val="20"/>
        </w:rPr>
      </w:pPr>
    </w:p>
    <w:p w14:paraId="5ECBBD46" w14:textId="77777777" w:rsidR="005559DD" w:rsidRPr="009F41B5" w:rsidRDefault="005559DD" w:rsidP="00C54BF9">
      <w:pPr>
        <w:tabs>
          <w:tab w:val="left" w:pos="1276"/>
        </w:tabs>
        <w:spacing w:line="240" w:lineRule="auto"/>
        <w:ind w:left="1276" w:hanging="1276"/>
        <w:rPr>
          <w:sz w:val="20"/>
        </w:rPr>
      </w:pPr>
      <w:commentRangeStart w:id="29"/>
      <w:r w:rsidRPr="009F41B5">
        <w:rPr>
          <w:b/>
          <w:sz w:val="20"/>
        </w:rPr>
        <w:t>Kata Kunci</w:t>
      </w:r>
      <w:commentRangeEnd w:id="29"/>
      <w:r w:rsidRPr="009F41B5">
        <w:rPr>
          <w:rStyle w:val="CommentReference"/>
        </w:rPr>
        <w:commentReference w:id="29"/>
      </w:r>
      <w:r w:rsidRPr="009F41B5">
        <w:rPr>
          <w:sz w:val="20"/>
        </w:rPr>
        <w:t xml:space="preserve">: </w:t>
      </w:r>
      <w:commentRangeStart w:id="30"/>
      <w:proofErr w:type="spellStart"/>
      <w:r w:rsidRPr="009F41B5">
        <w:rPr>
          <w:i/>
          <w:sz w:val="20"/>
        </w:rPr>
        <w:t>Keylogger</w:t>
      </w:r>
      <w:proofErr w:type="spellEnd"/>
      <w:r w:rsidRPr="009F41B5">
        <w:rPr>
          <w:sz w:val="20"/>
        </w:rPr>
        <w:t xml:space="preserve">, </w:t>
      </w:r>
      <w:proofErr w:type="spellStart"/>
      <w:r w:rsidRPr="009F41B5">
        <w:rPr>
          <w:i/>
          <w:sz w:val="20"/>
        </w:rPr>
        <w:t>Login</w:t>
      </w:r>
      <w:proofErr w:type="spellEnd"/>
      <w:r w:rsidRPr="009F41B5">
        <w:rPr>
          <w:sz w:val="20"/>
        </w:rPr>
        <w:t xml:space="preserve">, Menu </w:t>
      </w:r>
      <w:proofErr w:type="spellStart"/>
      <w:r w:rsidRPr="009F41B5">
        <w:rPr>
          <w:sz w:val="20"/>
        </w:rPr>
        <w:t>Otentikasi</w:t>
      </w:r>
      <w:proofErr w:type="spellEnd"/>
      <w:r w:rsidRPr="009F41B5">
        <w:rPr>
          <w:sz w:val="20"/>
        </w:rPr>
        <w:t xml:space="preserve">, </w:t>
      </w:r>
      <w:proofErr w:type="spellStart"/>
      <w:r w:rsidRPr="009F41B5">
        <w:rPr>
          <w:i/>
          <w:sz w:val="20"/>
        </w:rPr>
        <w:t>Password</w:t>
      </w:r>
      <w:proofErr w:type="spellEnd"/>
      <w:r w:rsidRPr="009F41B5">
        <w:rPr>
          <w:sz w:val="20"/>
        </w:rPr>
        <w:t xml:space="preserve">, </w:t>
      </w:r>
      <w:proofErr w:type="spellStart"/>
      <w:r w:rsidRPr="009F41B5">
        <w:rPr>
          <w:i/>
          <w:sz w:val="20"/>
        </w:rPr>
        <w:t>Sniffer</w:t>
      </w:r>
      <w:proofErr w:type="spellEnd"/>
      <w:del w:id="31" w:author="IIS AFRIANTI" w:date="2019-09-28T22:31:00Z">
        <w:r w:rsidRPr="009F41B5" w:rsidDel="00F329AD">
          <w:rPr>
            <w:sz w:val="20"/>
          </w:rPr>
          <w:delText xml:space="preserve"> </w:delText>
        </w:r>
      </w:del>
      <w:commentRangeEnd w:id="30"/>
      <w:r w:rsidRPr="009F41B5">
        <w:rPr>
          <w:rStyle w:val="CommentReference"/>
        </w:rPr>
        <w:commentReference w:id="30"/>
      </w:r>
    </w:p>
    <w:p w14:paraId="49291074" w14:textId="77777777" w:rsidR="005559DD" w:rsidRPr="009F41B5" w:rsidRDefault="005559DD" w:rsidP="00C54BF9"/>
    <w:p w14:paraId="47690CCE" w14:textId="77777777" w:rsidR="005559DD" w:rsidRPr="009F41B5" w:rsidRDefault="005559DD" w:rsidP="00C54BF9">
      <w:pPr>
        <w:spacing w:line="276" w:lineRule="auto"/>
        <w:jc w:val="left"/>
      </w:pPr>
      <w:r w:rsidRPr="009F41B5">
        <w:br w:type="page"/>
      </w:r>
    </w:p>
    <w:p w14:paraId="241D0C6F" w14:textId="49B45F03" w:rsidR="005559DD" w:rsidRPr="009F41B5" w:rsidRDefault="008406FA" w:rsidP="00C54BF9">
      <w:pPr>
        <w:spacing w:after="0"/>
        <w:ind w:left="426" w:hanging="142"/>
        <w:jc w:val="center"/>
        <w:rPr>
          <w:b/>
          <w:sz w:val="28"/>
        </w:rPr>
      </w:pPr>
      <w:r w:rsidRPr="009F41B5">
        <w:rPr>
          <w:b/>
          <w:sz w:val="28"/>
        </w:rPr>
        <w:lastRenderedPageBreak/>
        <w:t>ACCREDITATION QUALITY ASSURANCE DASHBOARD BASED ON 9 CRITERIAS</w:t>
      </w:r>
    </w:p>
    <w:p w14:paraId="0972D0C0" w14:textId="77777777" w:rsidR="005559DD" w:rsidRPr="009F41B5" w:rsidRDefault="005559DD" w:rsidP="00C54BF9">
      <w:pPr>
        <w:spacing w:after="0"/>
        <w:jc w:val="center"/>
      </w:pPr>
    </w:p>
    <w:p w14:paraId="14BF01BC" w14:textId="5C634504" w:rsidR="005559DD" w:rsidRPr="009F41B5" w:rsidRDefault="004A30F6" w:rsidP="00C54BF9">
      <w:pPr>
        <w:spacing w:after="0" w:line="240" w:lineRule="auto"/>
        <w:jc w:val="center"/>
        <w:rPr>
          <w:b/>
          <w:sz w:val="28"/>
          <w:u w:val="single"/>
        </w:rPr>
      </w:pPr>
      <w:r w:rsidRPr="009F41B5">
        <w:rPr>
          <w:b/>
          <w:sz w:val="28"/>
          <w:u w:val="single"/>
        </w:rPr>
        <w:t>NAMA</w:t>
      </w:r>
      <w:commentRangeStart w:id="32"/>
      <w:r w:rsidR="005559DD" w:rsidRPr="009F41B5">
        <w:rPr>
          <w:b/>
          <w:sz w:val="28"/>
          <w:u w:val="single"/>
        </w:rPr>
        <w:t xml:space="preserve"> </w:t>
      </w:r>
    </w:p>
    <w:p w14:paraId="7EB254AC" w14:textId="77777777" w:rsidR="005559DD" w:rsidRPr="009F41B5" w:rsidRDefault="005559DD" w:rsidP="00C54BF9">
      <w:pPr>
        <w:spacing w:after="0"/>
        <w:jc w:val="center"/>
        <w:rPr>
          <w:b/>
          <w:sz w:val="28"/>
        </w:rPr>
      </w:pPr>
      <w:r w:rsidRPr="009F41B5">
        <w:rPr>
          <w:b/>
          <w:sz w:val="28"/>
        </w:rPr>
        <w:t>10551001474</w:t>
      </w:r>
      <w:commentRangeEnd w:id="32"/>
      <w:r w:rsidRPr="009F41B5">
        <w:rPr>
          <w:rStyle w:val="CommentReference"/>
        </w:rPr>
        <w:commentReference w:id="32"/>
      </w:r>
    </w:p>
    <w:p w14:paraId="1A674059" w14:textId="77777777" w:rsidR="005559DD" w:rsidRPr="009F41B5" w:rsidRDefault="005559DD" w:rsidP="00C54BF9">
      <w:pPr>
        <w:spacing w:after="0"/>
        <w:jc w:val="center"/>
      </w:pPr>
    </w:p>
    <w:p w14:paraId="061C6589" w14:textId="77777777" w:rsidR="005559DD" w:rsidRPr="009F41B5" w:rsidRDefault="005559DD" w:rsidP="00C54BF9">
      <w:pPr>
        <w:spacing w:after="0"/>
        <w:jc w:val="center"/>
      </w:pPr>
      <w:r w:rsidRPr="009F41B5">
        <w:t xml:space="preserve">Date </w:t>
      </w:r>
      <w:proofErr w:type="spellStart"/>
      <w:r w:rsidRPr="009F41B5">
        <w:t>of</w:t>
      </w:r>
      <w:proofErr w:type="spellEnd"/>
      <w:r w:rsidRPr="009F41B5">
        <w:t xml:space="preserve"> Final </w:t>
      </w:r>
      <w:proofErr w:type="spellStart"/>
      <w:r w:rsidRPr="009F41B5">
        <w:t>Exam</w:t>
      </w:r>
      <w:proofErr w:type="spellEnd"/>
      <w:r w:rsidRPr="009F41B5">
        <w:t xml:space="preserve">: </w:t>
      </w:r>
      <w:commentRangeStart w:id="33"/>
      <w:proofErr w:type="spellStart"/>
      <w:r w:rsidRPr="009F41B5">
        <w:t>February</w:t>
      </w:r>
      <w:proofErr w:type="spellEnd"/>
      <w:r w:rsidRPr="009F41B5">
        <w:t xml:space="preserve"> 1</w:t>
      </w:r>
      <w:r w:rsidRPr="009F41B5">
        <w:rPr>
          <w:vertAlign w:val="superscript"/>
        </w:rPr>
        <w:t>st</w:t>
      </w:r>
      <w:r w:rsidRPr="009F41B5">
        <w:t>, 2010</w:t>
      </w:r>
      <w:commentRangeEnd w:id="33"/>
      <w:r w:rsidRPr="009F41B5">
        <w:rPr>
          <w:rStyle w:val="CommentReference"/>
        </w:rPr>
        <w:commentReference w:id="33"/>
      </w:r>
    </w:p>
    <w:p w14:paraId="0A6FEC06" w14:textId="77777777" w:rsidR="005559DD" w:rsidRPr="009F41B5" w:rsidRDefault="005559DD" w:rsidP="00C54BF9">
      <w:pPr>
        <w:spacing w:after="0"/>
        <w:jc w:val="center"/>
      </w:pPr>
      <w:proofErr w:type="spellStart"/>
      <w:r w:rsidRPr="009F41B5">
        <w:t>Graduation</w:t>
      </w:r>
      <w:proofErr w:type="spellEnd"/>
      <w:r w:rsidRPr="009F41B5">
        <w:t xml:space="preserve"> </w:t>
      </w:r>
      <w:proofErr w:type="spellStart"/>
      <w:r w:rsidRPr="009F41B5">
        <w:t>Ceremony</w:t>
      </w:r>
      <w:proofErr w:type="spellEnd"/>
      <w:r w:rsidRPr="009F41B5">
        <w:t xml:space="preserve"> </w:t>
      </w:r>
      <w:proofErr w:type="spellStart"/>
      <w:r w:rsidRPr="009F41B5">
        <w:t>Period</w:t>
      </w:r>
      <w:proofErr w:type="spellEnd"/>
      <w:r w:rsidRPr="009F41B5">
        <w:t xml:space="preserve">: </w:t>
      </w:r>
      <w:proofErr w:type="spellStart"/>
      <w:r w:rsidRPr="009F41B5">
        <w:t>February</w:t>
      </w:r>
      <w:proofErr w:type="spellEnd"/>
      <w:r w:rsidRPr="009F41B5">
        <w:t xml:space="preserve"> 2010</w:t>
      </w:r>
    </w:p>
    <w:p w14:paraId="02BE5EF3" w14:textId="77777777" w:rsidR="005559DD" w:rsidRPr="009F41B5" w:rsidRDefault="005559DD" w:rsidP="00C54BF9">
      <w:pPr>
        <w:spacing w:after="0"/>
        <w:jc w:val="center"/>
      </w:pPr>
    </w:p>
    <w:p w14:paraId="5C4D4FAA" w14:textId="77777777" w:rsidR="005559DD" w:rsidRPr="009F41B5" w:rsidRDefault="005559DD" w:rsidP="00C54BF9">
      <w:pPr>
        <w:spacing w:after="0"/>
        <w:jc w:val="center"/>
      </w:pPr>
      <w:proofErr w:type="spellStart"/>
      <w:r w:rsidRPr="009F41B5">
        <w:t>Informatics</w:t>
      </w:r>
      <w:proofErr w:type="spellEnd"/>
      <w:r w:rsidRPr="009F41B5">
        <w:t xml:space="preserve"> Engineering </w:t>
      </w:r>
      <w:proofErr w:type="spellStart"/>
      <w:r w:rsidRPr="009F41B5">
        <w:t>Departement</w:t>
      </w:r>
      <w:proofErr w:type="spellEnd"/>
    </w:p>
    <w:p w14:paraId="1CF6203A" w14:textId="77777777" w:rsidR="005559DD" w:rsidRPr="009F41B5" w:rsidRDefault="005559DD" w:rsidP="00C54BF9">
      <w:pPr>
        <w:spacing w:after="0"/>
        <w:jc w:val="center"/>
      </w:pPr>
      <w:proofErr w:type="spellStart"/>
      <w:r w:rsidRPr="009F41B5">
        <w:t>Faculty</w:t>
      </w:r>
      <w:proofErr w:type="spellEnd"/>
      <w:r w:rsidRPr="009F41B5">
        <w:t xml:space="preserve"> </w:t>
      </w:r>
      <w:proofErr w:type="spellStart"/>
      <w:r w:rsidRPr="009F41B5">
        <w:t>of</w:t>
      </w:r>
      <w:proofErr w:type="spellEnd"/>
      <w:r w:rsidRPr="009F41B5">
        <w:t xml:space="preserve"> </w:t>
      </w:r>
      <w:proofErr w:type="spellStart"/>
      <w:r w:rsidRPr="009F41B5">
        <w:t>Science</w:t>
      </w:r>
      <w:proofErr w:type="spellEnd"/>
      <w:r w:rsidRPr="009F41B5">
        <w:t xml:space="preserve"> </w:t>
      </w:r>
      <w:proofErr w:type="spellStart"/>
      <w:r w:rsidRPr="009F41B5">
        <w:t>and</w:t>
      </w:r>
      <w:proofErr w:type="spellEnd"/>
      <w:r w:rsidRPr="009F41B5">
        <w:t xml:space="preserve"> Technology</w:t>
      </w:r>
    </w:p>
    <w:p w14:paraId="293F1807" w14:textId="77777777" w:rsidR="005559DD" w:rsidRPr="009F41B5" w:rsidRDefault="005559DD" w:rsidP="00C54BF9">
      <w:pPr>
        <w:spacing w:after="0"/>
        <w:jc w:val="center"/>
      </w:pPr>
      <w:r w:rsidRPr="009F41B5">
        <w:t>Universitas Islam Negeri Sultan Syarif Kasim Riau</w:t>
      </w:r>
    </w:p>
    <w:p w14:paraId="74899EE7" w14:textId="77777777" w:rsidR="005559DD" w:rsidRPr="009F41B5" w:rsidRDefault="005559DD" w:rsidP="00C54BF9">
      <w:pPr>
        <w:pStyle w:val="Heading1"/>
        <w:numPr>
          <w:ilvl w:val="0"/>
          <w:numId w:val="0"/>
        </w:numPr>
      </w:pPr>
      <w:bookmarkStart w:id="34" w:name="_Toc21272798"/>
      <w:r w:rsidRPr="009F41B5">
        <w:rPr>
          <w:i/>
        </w:rPr>
        <w:t>ABSTRACT</w:t>
      </w:r>
      <w:bookmarkEnd w:id="34"/>
    </w:p>
    <w:p w14:paraId="5EA2065E" w14:textId="77777777" w:rsidR="005559DD" w:rsidRPr="009F41B5" w:rsidRDefault="005559DD" w:rsidP="00C54BF9">
      <w:pPr>
        <w:rPr>
          <w:i/>
          <w:sz w:val="20"/>
        </w:rPr>
      </w:pPr>
      <w:commentRangeStart w:id="35"/>
      <w:proofErr w:type="spellStart"/>
      <w:r w:rsidRPr="009F41B5">
        <w:rPr>
          <w:i/>
          <w:sz w:val="20"/>
        </w:rPr>
        <w:t>Authentication</w:t>
      </w:r>
      <w:proofErr w:type="spellEnd"/>
      <w:r w:rsidRPr="009F41B5">
        <w:rPr>
          <w:i/>
          <w:sz w:val="20"/>
        </w:rPr>
        <w:t xml:space="preserve"> </w:t>
      </w:r>
      <w:commentRangeEnd w:id="35"/>
      <w:r w:rsidRPr="009F41B5">
        <w:rPr>
          <w:rStyle w:val="CommentReference"/>
          <w:i/>
        </w:rPr>
        <w:commentReference w:id="35"/>
      </w:r>
      <w:r w:rsidRPr="009F41B5">
        <w:rPr>
          <w:i/>
          <w:sz w:val="20"/>
        </w:rPr>
        <w:t xml:space="preserve">menu </w:t>
      </w:r>
      <w:proofErr w:type="spellStart"/>
      <w:r w:rsidRPr="009F41B5">
        <w:rPr>
          <w:i/>
          <w:sz w:val="20"/>
        </w:rPr>
        <w:t>is</w:t>
      </w:r>
      <w:proofErr w:type="spellEnd"/>
      <w:r w:rsidRPr="009F41B5">
        <w:rPr>
          <w:i/>
          <w:sz w:val="20"/>
        </w:rPr>
        <w:t xml:space="preserve"> </w:t>
      </w:r>
      <w:proofErr w:type="spellStart"/>
      <w:r w:rsidRPr="009F41B5">
        <w:rPr>
          <w:i/>
          <w:sz w:val="20"/>
        </w:rPr>
        <w:t>the</w:t>
      </w:r>
      <w:proofErr w:type="spellEnd"/>
      <w:r w:rsidRPr="009F41B5">
        <w:rPr>
          <w:i/>
          <w:sz w:val="20"/>
        </w:rPr>
        <w:t xml:space="preserve"> </w:t>
      </w:r>
      <w:proofErr w:type="spellStart"/>
      <w:r w:rsidRPr="009F41B5">
        <w:rPr>
          <w:i/>
          <w:sz w:val="20"/>
        </w:rPr>
        <w:t>very</w:t>
      </w:r>
      <w:proofErr w:type="spellEnd"/>
      <w:r w:rsidRPr="009F41B5">
        <w:rPr>
          <w:i/>
          <w:sz w:val="20"/>
        </w:rPr>
        <w:t xml:space="preserve"> </w:t>
      </w:r>
      <w:proofErr w:type="spellStart"/>
      <w:r w:rsidRPr="009F41B5">
        <w:rPr>
          <w:i/>
          <w:sz w:val="20"/>
        </w:rPr>
        <w:t>often</w:t>
      </w:r>
      <w:proofErr w:type="spellEnd"/>
      <w:r w:rsidRPr="009F41B5">
        <w:rPr>
          <w:i/>
          <w:sz w:val="20"/>
        </w:rPr>
        <w:t xml:space="preserve"> menu </w:t>
      </w:r>
      <w:proofErr w:type="spellStart"/>
      <w:r w:rsidRPr="009F41B5">
        <w:rPr>
          <w:i/>
          <w:sz w:val="20"/>
        </w:rPr>
        <w:t>that</w:t>
      </w:r>
      <w:proofErr w:type="spellEnd"/>
      <w:r w:rsidRPr="009F41B5">
        <w:rPr>
          <w:i/>
          <w:sz w:val="20"/>
        </w:rPr>
        <w:t xml:space="preserve"> has </w:t>
      </w:r>
      <w:proofErr w:type="spellStart"/>
      <w:r w:rsidRPr="009F41B5">
        <w:rPr>
          <w:i/>
          <w:sz w:val="20"/>
        </w:rPr>
        <w:t>visited</w:t>
      </w:r>
      <w:proofErr w:type="spellEnd"/>
      <w:r w:rsidRPr="009F41B5">
        <w:rPr>
          <w:i/>
          <w:sz w:val="20"/>
        </w:rPr>
        <w:t xml:space="preserve"> </w:t>
      </w:r>
      <w:proofErr w:type="spellStart"/>
      <w:r w:rsidRPr="009F41B5">
        <w:rPr>
          <w:i/>
          <w:sz w:val="20"/>
        </w:rPr>
        <w:t>while</w:t>
      </w:r>
      <w:proofErr w:type="spellEnd"/>
      <w:r w:rsidRPr="009F41B5">
        <w:rPr>
          <w:i/>
          <w:sz w:val="20"/>
        </w:rPr>
        <w:t xml:space="preserve"> </w:t>
      </w:r>
      <w:proofErr w:type="spellStart"/>
      <w:r w:rsidRPr="009F41B5">
        <w:rPr>
          <w:i/>
          <w:sz w:val="20"/>
        </w:rPr>
        <w:t>surfing</w:t>
      </w:r>
      <w:proofErr w:type="spellEnd"/>
      <w:r w:rsidRPr="009F41B5">
        <w:rPr>
          <w:i/>
          <w:sz w:val="20"/>
        </w:rPr>
        <w:t xml:space="preserve"> a </w:t>
      </w:r>
      <w:proofErr w:type="spellStart"/>
      <w:r w:rsidRPr="009F41B5">
        <w:rPr>
          <w:i/>
          <w:sz w:val="20"/>
        </w:rPr>
        <w:t>website</w:t>
      </w:r>
      <w:proofErr w:type="spellEnd"/>
      <w:r w:rsidRPr="009F41B5">
        <w:rPr>
          <w:i/>
          <w:sz w:val="20"/>
        </w:rPr>
        <w:t xml:space="preserve">. The </w:t>
      </w:r>
      <w:proofErr w:type="spellStart"/>
      <w:r w:rsidRPr="009F41B5">
        <w:rPr>
          <w:i/>
          <w:sz w:val="20"/>
        </w:rPr>
        <w:t>function</w:t>
      </w:r>
      <w:proofErr w:type="spellEnd"/>
      <w:r w:rsidRPr="009F41B5">
        <w:rPr>
          <w:i/>
          <w:sz w:val="20"/>
        </w:rPr>
        <w:t xml:space="preserve"> </w:t>
      </w:r>
      <w:proofErr w:type="spellStart"/>
      <w:r w:rsidRPr="009F41B5">
        <w:rPr>
          <w:i/>
          <w:sz w:val="20"/>
        </w:rPr>
        <w:t>of</w:t>
      </w:r>
      <w:proofErr w:type="spellEnd"/>
      <w:r w:rsidRPr="009F41B5">
        <w:rPr>
          <w:i/>
          <w:sz w:val="20"/>
        </w:rPr>
        <w:t xml:space="preserve"> </w:t>
      </w:r>
      <w:proofErr w:type="spellStart"/>
      <w:r w:rsidRPr="009F41B5">
        <w:rPr>
          <w:i/>
          <w:sz w:val="20"/>
        </w:rPr>
        <w:t>authentication</w:t>
      </w:r>
      <w:proofErr w:type="spellEnd"/>
      <w:r w:rsidRPr="009F41B5">
        <w:rPr>
          <w:i/>
          <w:sz w:val="20"/>
        </w:rPr>
        <w:t xml:space="preserve"> menu </w:t>
      </w:r>
      <w:proofErr w:type="spellStart"/>
      <w:r w:rsidRPr="009F41B5">
        <w:rPr>
          <w:i/>
          <w:sz w:val="20"/>
        </w:rPr>
        <w:t>is</w:t>
      </w:r>
      <w:proofErr w:type="spellEnd"/>
      <w:r w:rsidRPr="009F41B5">
        <w:rPr>
          <w:i/>
          <w:sz w:val="20"/>
        </w:rPr>
        <w:t xml:space="preserve"> </w:t>
      </w:r>
      <w:proofErr w:type="spellStart"/>
      <w:r w:rsidRPr="009F41B5">
        <w:rPr>
          <w:i/>
          <w:sz w:val="20"/>
        </w:rPr>
        <w:t>to</w:t>
      </w:r>
      <w:proofErr w:type="spellEnd"/>
      <w:r w:rsidRPr="009F41B5">
        <w:rPr>
          <w:i/>
          <w:sz w:val="20"/>
        </w:rPr>
        <w:t xml:space="preserve"> </w:t>
      </w:r>
      <w:proofErr w:type="spellStart"/>
      <w:r w:rsidRPr="009F41B5">
        <w:rPr>
          <w:i/>
          <w:sz w:val="20"/>
        </w:rPr>
        <w:t>ensure</w:t>
      </w:r>
      <w:proofErr w:type="spellEnd"/>
      <w:r w:rsidRPr="009F41B5">
        <w:rPr>
          <w:i/>
          <w:sz w:val="20"/>
        </w:rPr>
        <w:t xml:space="preserve"> a </w:t>
      </w:r>
      <w:proofErr w:type="spellStart"/>
      <w:r w:rsidRPr="009F41B5">
        <w:rPr>
          <w:i/>
          <w:sz w:val="20"/>
        </w:rPr>
        <w:t>user</w:t>
      </w:r>
      <w:proofErr w:type="spellEnd"/>
      <w:r w:rsidRPr="009F41B5">
        <w:rPr>
          <w:i/>
          <w:sz w:val="20"/>
        </w:rPr>
        <w:t xml:space="preserve"> </w:t>
      </w:r>
      <w:proofErr w:type="spellStart"/>
      <w:r w:rsidRPr="009F41B5">
        <w:rPr>
          <w:i/>
          <w:sz w:val="20"/>
        </w:rPr>
        <w:t>that</w:t>
      </w:r>
      <w:proofErr w:type="spellEnd"/>
      <w:r w:rsidRPr="009F41B5">
        <w:rPr>
          <w:i/>
          <w:sz w:val="20"/>
        </w:rPr>
        <w:t xml:space="preserve"> log </w:t>
      </w:r>
      <w:proofErr w:type="spellStart"/>
      <w:r w:rsidRPr="009F41B5">
        <w:rPr>
          <w:i/>
          <w:sz w:val="20"/>
        </w:rPr>
        <w:t>into</w:t>
      </w:r>
      <w:proofErr w:type="spellEnd"/>
      <w:r w:rsidRPr="009F41B5">
        <w:rPr>
          <w:i/>
          <w:sz w:val="20"/>
        </w:rPr>
        <w:t xml:space="preserve"> a </w:t>
      </w:r>
      <w:proofErr w:type="spellStart"/>
      <w:r w:rsidRPr="009F41B5">
        <w:rPr>
          <w:i/>
          <w:sz w:val="20"/>
        </w:rPr>
        <w:t>website</w:t>
      </w:r>
      <w:proofErr w:type="spellEnd"/>
      <w:r w:rsidRPr="009F41B5">
        <w:rPr>
          <w:i/>
          <w:sz w:val="20"/>
        </w:rPr>
        <w:t xml:space="preserve"> </w:t>
      </w:r>
      <w:proofErr w:type="spellStart"/>
      <w:r w:rsidRPr="009F41B5">
        <w:rPr>
          <w:i/>
          <w:sz w:val="20"/>
        </w:rPr>
        <w:t>is</w:t>
      </w:r>
      <w:proofErr w:type="spellEnd"/>
      <w:r w:rsidRPr="009F41B5">
        <w:rPr>
          <w:i/>
          <w:sz w:val="20"/>
        </w:rPr>
        <w:t xml:space="preserve"> </w:t>
      </w:r>
      <w:proofErr w:type="spellStart"/>
      <w:r w:rsidRPr="009F41B5">
        <w:rPr>
          <w:i/>
          <w:sz w:val="20"/>
        </w:rPr>
        <w:t>the</w:t>
      </w:r>
      <w:proofErr w:type="spellEnd"/>
      <w:r w:rsidRPr="009F41B5">
        <w:rPr>
          <w:i/>
          <w:sz w:val="20"/>
        </w:rPr>
        <w:t xml:space="preserve"> real </w:t>
      </w:r>
      <w:proofErr w:type="spellStart"/>
      <w:r w:rsidRPr="009F41B5">
        <w:rPr>
          <w:i/>
          <w:sz w:val="20"/>
        </w:rPr>
        <w:t>owner</w:t>
      </w:r>
      <w:proofErr w:type="spellEnd"/>
      <w:r w:rsidRPr="009F41B5">
        <w:rPr>
          <w:i/>
          <w:sz w:val="20"/>
        </w:rPr>
        <w:t xml:space="preserve">. </w:t>
      </w:r>
      <w:proofErr w:type="spellStart"/>
      <w:r w:rsidRPr="009F41B5">
        <w:rPr>
          <w:i/>
          <w:sz w:val="20"/>
        </w:rPr>
        <w:t>Authentication</w:t>
      </w:r>
      <w:proofErr w:type="spellEnd"/>
      <w:r w:rsidRPr="009F41B5">
        <w:rPr>
          <w:i/>
          <w:sz w:val="20"/>
        </w:rPr>
        <w:t xml:space="preserve"> </w:t>
      </w:r>
      <w:proofErr w:type="spellStart"/>
      <w:r w:rsidRPr="009F41B5">
        <w:rPr>
          <w:i/>
          <w:sz w:val="20"/>
        </w:rPr>
        <w:t>also</w:t>
      </w:r>
      <w:proofErr w:type="spellEnd"/>
      <w:r w:rsidRPr="009F41B5">
        <w:rPr>
          <w:i/>
          <w:sz w:val="20"/>
        </w:rPr>
        <w:t xml:space="preserve"> as </w:t>
      </w:r>
      <w:proofErr w:type="spellStart"/>
      <w:r w:rsidRPr="009F41B5">
        <w:rPr>
          <w:i/>
          <w:sz w:val="20"/>
        </w:rPr>
        <w:t>an</w:t>
      </w:r>
      <w:proofErr w:type="spellEnd"/>
      <w:r w:rsidRPr="009F41B5">
        <w:rPr>
          <w:i/>
          <w:sz w:val="20"/>
        </w:rPr>
        <w:t xml:space="preserve"> </w:t>
      </w:r>
      <w:proofErr w:type="spellStart"/>
      <w:r w:rsidRPr="009F41B5">
        <w:rPr>
          <w:i/>
          <w:sz w:val="20"/>
        </w:rPr>
        <w:t>identity</w:t>
      </w:r>
      <w:proofErr w:type="spellEnd"/>
      <w:r w:rsidRPr="009F41B5">
        <w:rPr>
          <w:i/>
          <w:sz w:val="20"/>
        </w:rPr>
        <w:t xml:space="preserve"> </w:t>
      </w:r>
      <w:proofErr w:type="spellStart"/>
      <w:r w:rsidRPr="009F41B5">
        <w:rPr>
          <w:i/>
          <w:sz w:val="20"/>
        </w:rPr>
        <w:t>on</w:t>
      </w:r>
      <w:proofErr w:type="spellEnd"/>
      <w:r w:rsidRPr="009F41B5">
        <w:rPr>
          <w:i/>
          <w:sz w:val="20"/>
        </w:rPr>
        <w:t xml:space="preserve"> a </w:t>
      </w:r>
      <w:proofErr w:type="spellStart"/>
      <w:r w:rsidRPr="009F41B5">
        <w:rPr>
          <w:i/>
          <w:sz w:val="20"/>
        </w:rPr>
        <w:t>website</w:t>
      </w:r>
      <w:proofErr w:type="spellEnd"/>
      <w:r w:rsidRPr="009F41B5">
        <w:rPr>
          <w:i/>
          <w:sz w:val="20"/>
        </w:rPr>
        <w:t xml:space="preserve">. In </w:t>
      </w:r>
      <w:proofErr w:type="spellStart"/>
      <w:r w:rsidRPr="009F41B5">
        <w:rPr>
          <w:i/>
          <w:sz w:val="20"/>
        </w:rPr>
        <w:t>the</w:t>
      </w:r>
      <w:proofErr w:type="spellEnd"/>
      <w:r w:rsidRPr="009F41B5">
        <w:rPr>
          <w:i/>
          <w:sz w:val="20"/>
        </w:rPr>
        <w:t xml:space="preserve"> internet </w:t>
      </w:r>
      <w:proofErr w:type="spellStart"/>
      <w:r w:rsidRPr="009F41B5">
        <w:rPr>
          <w:i/>
          <w:sz w:val="20"/>
        </w:rPr>
        <w:t>also</w:t>
      </w:r>
      <w:proofErr w:type="spellEnd"/>
      <w:r w:rsidRPr="009F41B5">
        <w:rPr>
          <w:i/>
          <w:sz w:val="20"/>
        </w:rPr>
        <w:t xml:space="preserve"> </w:t>
      </w:r>
      <w:proofErr w:type="spellStart"/>
      <w:r w:rsidRPr="009F41B5">
        <w:rPr>
          <w:i/>
          <w:sz w:val="20"/>
        </w:rPr>
        <w:t>happened</w:t>
      </w:r>
      <w:proofErr w:type="spellEnd"/>
      <w:r w:rsidRPr="009F41B5">
        <w:rPr>
          <w:i/>
          <w:sz w:val="20"/>
        </w:rPr>
        <w:t xml:space="preserve"> </w:t>
      </w:r>
      <w:proofErr w:type="spellStart"/>
      <w:r w:rsidRPr="009F41B5">
        <w:rPr>
          <w:i/>
          <w:sz w:val="20"/>
        </w:rPr>
        <w:t>stealing</w:t>
      </w:r>
      <w:proofErr w:type="spellEnd"/>
      <w:r w:rsidRPr="009F41B5">
        <w:rPr>
          <w:i/>
          <w:sz w:val="20"/>
        </w:rPr>
        <w:t xml:space="preserve"> </w:t>
      </w:r>
      <w:proofErr w:type="spellStart"/>
      <w:r w:rsidRPr="009F41B5">
        <w:rPr>
          <w:i/>
          <w:sz w:val="20"/>
        </w:rPr>
        <w:t>against</w:t>
      </w:r>
      <w:proofErr w:type="spellEnd"/>
      <w:r w:rsidRPr="009F41B5">
        <w:rPr>
          <w:i/>
          <w:sz w:val="20"/>
        </w:rPr>
        <w:t xml:space="preserve"> </w:t>
      </w:r>
      <w:proofErr w:type="spellStart"/>
      <w:r w:rsidRPr="009F41B5">
        <w:rPr>
          <w:i/>
          <w:sz w:val="20"/>
        </w:rPr>
        <w:t>identity</w:t>
      </w:r>
      <w:proofErr w:type="spellEnd"/>
      <w:r w:rsidRPr="009F41B5">
        <w:rPr>
          <w:i/>
          <w:sz w:val="20"/>
        </w:rPr>
        <w:t xml:space="preserve"> </w:t>
      </w:r>
      <w:proofErr w:type="spellStart"/>
      <w:r w:rsidRPr="009F41B5">
        <w:rPr>
          <w:i/>
          <w:sz w:val="20"/>
        </w:rPr>
        <w:t>information</w:t>
      </w:r>
      <w:proofErr w:type="spellEnd"/>
      <w:r w:rsidRPr="009F41B5">
        <w:rPr>
          <w:i/>
          <w:sz w:val="20"/>
        </w:rPr>
        <w:t xml:space="preserve">. </w:t>
      </w:r>
      <w:proofErr w:type="spellStart"/>
      <w:r w:rsidRPr="009F41B5">
        <w:rPr>
          <w:i/>
          <w:sz w:val="20"/>
        </w:rPr>
        <w:t>It</w:t>
      </w:r>
      <w:proofErr w:type="spellEnd"/>
      <w:r w:rsidRPr="009F41B5">
        <w:rPr>
          <w:i/>
          <w:sz w:val="20"/>
        </w:rPr>
        <w:t xml:space="preserve"> </w:t>
      </w:r>
      <w:proofErr w:type="spellStart"/>
      <w:r w:rsidRPr="009F41B5">
        <w:rPr>
          <w:i/>
          <w:sz w:val="20"/>
        </w:rPr>
        <w:t>will</w:t>
      </w:r>
      <w:proofErr w:type="spellEnd"/>
      <w:r w:rsidRPr="009F41B5">
        <w:rPr>
          <w:i/>
          <w:sz w:val="20"/>
        </w:rPr>
        <w:t xml:space="preserve"> </w:t>
      </w:r>
      <w:proofErr w:type="spellStart"/>
      <w:r w:rsidRPr="009F41B5">
        <w:rPr>
          <w:i/>
          <w:sz w:val="20"/>
        </w:rPr>
        <w:t>make</w:t>
      </w:r>
      <w:proofErr w:type="spellEnd"/>
      <w:r w:rsidRPr="009F41B5">
        <w:rPr>
          <w:i/>
          <w:sz w:val="20"/>
        </w:rPr>
        <w:t xml:space="preserve"> ‘</w:t>
      </w:r>
      <w:proofErr w:type="spellStart"/>
      <w:r w:rsidRPr="009F41B5">
        <w:rPr>
          <w:i/>
          <w:sz w:val="20"/>
        </w:rPr>
        <w:t>the</w:t>
      </w:r>
      <w:proofErr w:type="spellEnd"/>
      <w:r w:rsidRPr="009F41B5">
        <w:rPr>
          <w:i/>
          <w:sz w:val="20"/>
        </w:rPr>
        <w:t xml:space="preserve"> </w:t>
      </w:r>
      <w:proofErr w:type="spellStart"/>
      <w:r w:rsidRPr="009F41B5">
        <w:rPr>
          <w:i/>
          <w:sz w:val="20"/>
        </w:rPr>
        <w:t>thief</w:t>
      </w:r>
      <w:proofErr w:type="spellEnd"/>
      <w:r w:rsidRPr="009F41B5">
        <w:rPr>
          <w:i/>
          <w:sz w:val="20"/>
        </w:rPr>
        <w:t xml:space="preserve">’ </w:t>
      </w:r>
      <w:proofErr w:type="spellStart"/>
      <w:r w:rsidRPr="009F41B5">
        <w:rPr>
          <w:i/>
          <w:sz w:val="20"/>
        </w:rPr>
        <w:t>enable</w:t>
      </w:r>
      <w:proofErr w:type="spellEnd"/>
      <w:r w:rsidRPr="009F41B5">
        <w:rPr>
          <w:i/>
          <w:sz w:val="20"/>
        </w:rPr>
        <w:t xml:space="preserve"> </w:t>
      </w:r>
      <w:proofErr w:type="spellStart"/>
      <w:r w:rsidRPr="009F41B5">
        <w:rPr>
          <w:i/>
          <w:sz w:val="20"/>
        </w:rPr>
        <w:t>to</w:t>
      </w:r>
      <w:proofErr w:type="spellEnd"/>
      <w:r w:rsidRPr="009F41B5">
        <w:rPr>
          <w:i/>
          <w:sz w:val="20"/>
        </w:rPr>
        <w:t xml:space="preserve"> </w:t>
      </w:r>
      <w:proofErr w:type="spellStart"/>
      <w:r w:rsidRPr="009F41B5">
        <w:rPr>
          <w:i/>
          <w:sz w:val="20"/>
        </w:rPr>
        <w:t>access</w:t>
      </w:r>
      <w:proofErr w:type="spellEnd"/>
      <w:r w:rsidRPr="009F41B5">
        <w:rPr>
          <w:i/>
          <w:sz w:val="20"/>
        </w:rPr>
        <w:t xml:space="preserve"> </w:t>
      </w:r>
      <w:proofErr w:type="spellStart"/>
      <w:r w:rsidRPr="009F41B5">
        <w:rPr>
          <w:i/>
          <w:sz w:val="20"/>
        </w:rPr>
        <w:t>another</w:t>
      </w:r>
      <w:proofErr w:type="spellEnd"/>
      <w:r w:rsidRPr="009F41B5">
        <w:rPr>
          <w:i/>
          <w:sz w:val="20"/>
        </w:rPr>
        <w:t xml:space="preserve"> </w:t>
      </w:r>
      <w:proofErr w:type="spellStart"/>
      <w:r w:rsidRPr="009F41B5">
        <w:rPr>
          <w:i/>
          <w:sz w:val="20"/>
        </w:rPr>
        <w:t>people</w:t>
      </w:r>
      <w:proofErr w:type="spellEnd"/>
      <w:r w:rsidRPr="009F41B5">
        <w:rPr>
          <w:i/>
          <w:sz w:val="20"/>
        </w:rPr>
        <w:t xml:space="preserve"> </w:t>
      </w:r>
      <w:proofErr w:type="spellStart"/>
      <w:r w:rsidRPr="009F41B5">
        <w:rPr>
          <w:i/>
          <w:sz w:val="20"/>
        </w:rPr>
        <w:t>information</w:t>
      </w:r>
      <w:proofErr w:type="spellEnd"/>
      <w:r w:rsidRPr="009F41B5">
        <w:rPr>
          <w:i/>
          <w:sz w:val="20"/>
        </w:rPr>
        <w:t xml:space="preserve">. </w:t>
      </w:r>
      <w:proofErr w:type="spellStart"/>
      <w:r w:rsidRPr="009F41B5">
        <w:rPr>
          <w:i/>
          <w:sz w:val="20"/>
        </w:rPr>
        <w:t>It</w:t>
      </w:r>
      <w:proofErr w:type="spellEnd"/>
      <w:r w:rsidRPr="009F41B5">
        <w:rPr>
          <w:i/>
          <w:sz w:val="20"/>
        </w:rPr>
        <w:t xml:space="preserve"> </w:t>
      </w:r>
      <w:proofErr w:type="spellStart"/>
      <w:r w:rsidRPr="009F41B5">
        <w:rPr>
          <w:i/>
          <w:sz w:val="20"/>
        </w:rPr>
        <w:t>very</w:t>
      </w:r>
      <w:proofErr w:type="spellEnd"/>
      <w:r w:rsidRPr="009F41B5">
        <w:rPr>
          <w:i/>
          <w:sz w:val="20"/>
        </w:rPr>
        <w:t xml:space="preserve"> </w:t>
      </w:r>
      <w:proofErr w:type="spellStart"/>
      <w:r w:rsidRPr="009F41B5">
        <w:rPr>
          <w:i/>
          <w:sz w:val="20"/>
        </w:rPr>
        <w:t>dangerous</w:t>
      </w:r>
      <w:proofErr w:type="spellEnd"/>
      <w:r w:rsidRPr="009F41B5">
        <w:rPr>
          <w:i/>
          <w:sz w:val="20"/>
        </w:rPr>
        <w:t xml:space="preserve"> </w:t>
      </w:r>
      <w:proofErr w:type="spellStart"/>
      <w:r w:rsidRPr="009F41B5">
        <w:rPr>
          <w:i/>
          <w:sz w:val="20"/>
        </w:rPr>
        <w:t>if</w:t>
      </w:r>
      <w:proofErr w:type="spellEnd"/>
      <w:r w:rsidRPr="009F41B5">
        <w:rPr>
          <w:i/>
          <w:sz w:val="20"/>
        </w:rPr>
        <w:t xml:space="preserve"> </w:t>
      </w:r>
      <w:proofErr w:type="spellStart"/>
      <w:r w:rsidRPr="009F41B5">
        <w:rPr>
          <w:i/>
          <w:sz w:val="20"/>
        </w:rPr>
        <w:t>happened</w:t>
      </w:r>
      <w:proofErr w:type="spellEnd"/>
      <w:r w:rsidRPr="009F41B5">
        <w:rPr>
          <w:i/>
          <w:sz w:val="20"/>
        </w:rPr>
        <w:t xml:space="preserve"> </w:t>
      </w:r>
      <w:proofErr w:type="spellStart"/>
      <w:r w:rsidRPr="009F41B5">
        <w:rPr>
          <w:i/>
          <w:sz w:val="20"/>
        </w:rPr>
        <w:t>to</w:t>
      </w:r>
      <w:proofErr w:type="spellEnd"/>
      <w:r w:rsidRPr="009F41B5">
        <w:rPr>
          <w:i/>
          <w:sz w:val="20"/>
        </w:rPr>
        <w:t xml:space="preserve"> </w:t>
      </w:r>
      <w:proofErr w:type="spellStart"/>
      <w:r w:rsidRPr="009F41B5">
        <w:rPr>
          <w:i/>
          <w:sz w:val="20"/>
        </w:rPr>
        <w:t>important</w:t>
      </w:r>
      <w:proofErr w:type="spellEnd"/>
      <w:r w:rsidRPr="009F41B5">
        <w:rPr>
          <w:i/>
          <w:sz w:val="20"/>
        </w:rPr>
        <w:t xml:space="preserve"> data </w:t>
      </w:r>
      <w:proofErr w:type="spellStart"/>
      <w:r w:rsidRPr="009F41B5">
        <w:rPr>
          <w:i/>
          <w:sz w:val="20"/>
        </w:rPr>
        <w:t>which</w:t>
      </w:r>
      <w:proofErr w:type="spellEnd"/>
      <w:r w:rsidRPr="009F41B5">
        <w:rPr>
          <w:i/>
          <w:sz w:val="20"/>
        </w:rPr>
        <w:t xml:space="preserve"> </w:t>
      </w:r>
      <w:proofErr w:type="spellStart"/>
      <w:r w:rsidRPr="009F41B5">
        <w:rPr>
          <w:i/>
          <w:sz w:val="20"/>
        </w:rPr>
        <w:t>must</w:t>
      </w:r>
      <w:proofErr w:type="spellEnd"/>
      <w:r w:rsidRPr="009F41B5">
        <w:rPr>
          <w:i/>
          <w:sz w:val="20"/>
        </w:rPr>
        <w:t xml:space="preserve"> </w:t>
      </w:r>
      <w:proofErr w:type="spellStart"/>
      <w:r w:rsidRPr="009F41B5">
        <w:rPr>
          <w:i/>
          <w:sz w:val="20"/>
        </w:rPr>
        <w:t>protect</w:t>
      </w:r>
      <w:proofErr w:type="spellEnd"/>
      <w:r w:rsidRPr="009F41B5">
        <w:rPr>
          <w:i/>
          <w:sz w:val="20"/>
        </w:rPr>
        <w:t xml:space="preserve">, as a </w:t>
      </w:r>
      <w:proofErr w:type="spellStart"/>
      <w:r w:rsidRPr="009F41B5">
        <w:rPr>
          <w:i/>
          <w:sz w:val="20"/>
        </w:rPr>
        <w:t>result</w:t>
      </w:r>
      <w:proofErr w:type="spellEnd"/>
      <w:r w:rsidRPr="009F41B5">
        <w:rPr>
          <w:i/>
          <w:sz w:val="20"/>
        </w:rPr>
        <w:t xml:space="preserve"> </w:t>
      </w:r>
      <w:proofErr w:type="spellStart"/>
      <w:r w:rsidRPr="009F41B5">
        <w:rPr>
          <w:i/>
          <w:sz w:val="20"/>
        </w:rPr>
        <w:t>that</w:t>
      </w:r>
      <w:proofErr w:type="spellEnd"/>
      <w:r w:rsidRPr="009F41B5">
        <w:rPr>
          <w:i/>
          <w:sz w:val="20"/>
        </w:rPr>
        <w:t xml:space="preserve"> </w:t>
      </w:r>
      <w:proofErr w:type="spellStart"/>
      <w:r w:rsidRPr="009F41B5">
        <w:rPr>
          <w:i/>
          <w:sz w:val="20"/>
        </w:rPr>
        <w:t>need</w:t>
      </w:r>
      <w:proofErr w:type="spellEnd"/>
      <w:r w:rsidRPr="009F41B5">
        <w:rPr>
          <w:i/>
          <w:sz w:val="20"/>
        </w:rPr>
        <w:t xml:space="preserve"> </w:t>
      </w:r>
      <w:proofErr w:type="spellStart"/>
      <w:r w:rsidRPr="009F41B5">
        <w:rPr>
          <w:i/>
          <w:sz w:val="20"/>
        </w:rPr>
        <w:t>some</w:t>
      </w:r>
      <w:proofErr w:type="spellEnd"/>
      <w:r w:rsidRPr="009F41B5">
        <w:rPr>
          <w:i/>
          <w:sz w:val="20"/>
        </w:rPr>
        <w:t xml:space="preserve"> </w:t>
      </w:r>
      <w:proofErr w:type="spellStart"/>
      <w:r w:rsidRPr="009F41B5">
        <w:rPr>
          <w:i/>
          <w:sz w:val="20"/>
        </w:rPr>
        <w:t>methods</w:t>
      </w:r>
      <w:proofErr w:type="spellEnd"/>
      <w:r w:rsidRPr="009F41B5">
        <w:rPr>
          <w:i/>
          <w:sz w:val="20"/>
        </w:rPr>
        <w:t xml:space="preserve"> </w:t>
      </w:r>
      <w:proofErr w:type="spellStart"/>
      <w:r w:rsidRPr="009F41B5">
        <w:rPr>
          <w:i/>
          <w:sz w:val="20"/>
        </w:rPr>
        <w:t>which</w:t>
      </w:r>
      <w:proofErr w:type="spellEnd"/>
      <w:r w:rsidRPr="009F41B5">
        <w:rPr>
          <w:i/>
          <w:sz w:val="20"/>
        </w:rPr>
        <w:t xml:space="preserve"> </w:t>
      </w:r>
      <w:proofErr w:type="spellStart"/>
      <w:r w:rsidRPr="009F41B5">
        <w:rPr>
          <w:i/>
          <w:sz w:val="20"/>
        </w:rPr>
        <w:t>really</w:t>
      </w:r>
      <w:proofErr w:type="spellEnd"/>
      <w:r w:rsidRPr="009F41B5">
        <w:rPr>
          <w:i/>
          <w:sz w:val="20"/>
        </w:rPr>
        <w:t xml:space="preserve"> </w:t>
      </w:r>
      <w:proofErr w:type="spellStart"/>
      <w:r w:rsidRPr="009F41B5">
        <w:rPr>
          <w:i/>
          <w:sz w:val="20"/>
        </w:rPr>
        <w:t>can</w:t>
      </w:r>
      <w:proofErr w:type="spellEnd"/>
      <w:r w:rsidRPr="009F41B5">
        <w:rPr>
          <w:i/>
          <w:sz w:val="20"/>
        </w:rPr>
        <w:t xml:space="preserve"> </w:t>
      </w:r>
      <w:proofErr w:type="spellStart"/>
      <w:r w:rsidRPr="009F41B5">
        <w:rPr>
          <w:i/>
          <w:sz w:val="20"/>
        </w:rPr>
        <w:t>prevent</w:t>
      </w:r>
      <w:proofErr w:type="spellEnd"/>
      <w:r w:rsidRPr="009F41B5">
        <w:rPr>
          <w:i/>
          <w:sz w:val="20"/>
        </w:rPr>
        <w:t xml:space="preserve"> </w:t>
      </w:r>
      <w:proofErr w:type="spellStart"/>
      <w:r w:rsidRPr="009F41B5">
        <w:rPr>
          <w:i/>
          <w:sz w:val="20"/>
        </w:rPr>
        <w:t>stealing</w:t>
      </w:r>
      <w:proofErr w:type="spellEnd"/>
      <w:r w:rsidRPr="009F41B5">
        <w:rPr>
          <w:i/>
          <w:sz w:val="20"/>
        </w:rPr>
        <w:t xml:space="preserve"> </w:t>
      </w:r>
      <w:proofErr w:type="spellStart"/>
      <w:r w:rsidRPr="009F41B5">
        <w:rPr>
          <w:i/>
          <w:sz w:val="20"/>
        </w:rPr>
        <w:t>or</w:t>
      </w:r>
      <w:proofErr w:type="spellEnd"/>
      <w:r w:rsidRPr="009F41B5">
        <w:rPr>
          <w:i/>
          <w:sz w:val="20"/>
        </w:rPr>
        <w:t xml:space="preserve"> </w:t>
      </w:r>
      <w:proofErr w:type="spellStart"/>
      <w:r w:rsidRPr="009F41B5">
        <w:rPr>
          <w:i/>
          <w:sz w:val="20"/>
        </w:rPr>
        <w:t>at</w:t>
      </w:r>
      <w:proofErr w:type="spellEnd"/>
      <w:r w:rsidRPr="009F41B5">
        <w:rPr>
          <w:i/>
          <w:sz w:val="20"/>
        </w:rPr>
        <w:t xml:space="preserve"> </w:t>
      </w:r>
      <w:proofErr w:type="spellStart"/>
      <w:r w:rsidRPr="009F41B5">
        <w:rPr>
          <w:i/>
          <w:sz w:val="20"/>
        </w:rPr>
        <w:t>least</w:t>
      </w:r>
      <w:proofErr w:type="spellEnd"/>
      <w:r w:rsidRPr="009F41B5">
        <w:rPr>
          <w:i/>
          <w:sz w:val="20"/>
        </w:rPr>
        <w:t xml:space="preserve"> </w:t>
      </w:r>
      <w:proofErr w:type="spellStart"/>
      <w:r w:rsidRPr="009F41B5">
        <w:rPr>
          <w:i/>
          <w:sz w:val="20"/>
        </w:rPr>
        <w:t>can</w:t>
      </w:r>
      <w:proofErr w:type="spellEnd"/>
      <w:r w:rsidRPr="009F41B5">
        <w:rPr>
          <w:i/>
          <w:sz w:val="20"/>
        </w:rPr>
        <w:t xml:space="preserve"> </w:t>
      </w:r>
      <w:proofErr w:type="spellStart"/>
      <w:r w:rsidRPr="009F41B5">
        <w:rPr>
          <w:i/>
          <w:sz w:val="20"/>
        </w:rPr>
        <w:t>prevent</w:t>
      </w:r>
      <w:proofErr w:type="spellEnd"/>
      <w:r w:rsidRPr="009F41B5">
        <w:rPr>
          <w:i/>
          <w:sz w:val="20"/>
        </w:rPr>
        <w:t xml:space="preserve"> </w:t>
      </w:r>
      <w:proofErr w:type="spellStart"/>
      <w:r w:rsidRPr="009F41B5">
        <w:rPr>
          <w:i/>
          <w:sz w:val="20"/>
        </w:rPr>
        <w:t>exploiting</w:t>
      </w:r>
      <w:proofErr w:type="spellEnd"/>
      <w:r w:rsidRPr="009F41B5">
        <w:rPr>
          <w:i/>
          <w:sz w:val="20"/>
        </w:rPr>
        <w:t xml:space="preserve"> </w:t>
      </w:r>
      <w:proofErr w:type="spellStart"/>
      <w:r w:rsidRPr="009F41B5">
        <w:rPr>
          <w:i/>
          <w:sz w:val="20"/>
        </w:rPr>
        <w:t>the</w:t>
      </w:r>
      <w:proofErr w:type="spellEnd"/>
      <w:r w:rsidRPr="009F41B5">
        <w:rPr>
          <w:i/>
          <w:sz w:val="20"/>
        </w:rPr>
        <w:t xml:space="preserve"> digital </w:t>
      </w:r>
      <w:proofErr w:type="spellStart"/>
      <w:r w:rsidRPr="009F41B5">
        <w:rPr>
          <w:i/>
          <w:sz w:val="20"/>
        </w:rPr>
        <w:t>identity</w:t>
      </w:r>
      <w:proofErr w:type="spellEnd"/>
      <w:r w:rsidRPr="009F41B5">
        <w:rPr>
          <w:i/>
          <w:sz w:val="20"/>
        </w:rPr>
        <w:t xml:space="preserve">. </w:t>
      </w:r>
      <w:proofErr w:type="spellStart"/>
      <w:r w:rsidRPr="009F41B5">
        <w:rPr>
          <w:i/>
          <w:sz w:val="20"/>
        </w:rPr>
        <w:t>Then</w:t>
      </w:r>
      <w:proofErr w:type="spellEnd"/>
      <w:r w:rsidRPr="009F41B5">
        <w:rPr>
          <w:i/>
          <w:sz w:val="20"/>
        </w:rPr>
        <w:t xml:space="preserve"> </w:t>
      </w:r>
      <w:proofErr w:type="spellStart"/>
      <w:r w:rsidRPr="009F41B5">
        <w:rPr>
          <w:i/>
          <w:sz w:val="20"/>
        </w:rPr>
        <w:t>design</w:t>
      </w:r>
      <w:proofErr w:type="spellEnd"/>
      <w:r w:rsidRPr="009F41B5">
        <w:rPr>
          <w:i/>
          <w:sz w:val="20"/>
        </w:rPr>
        <w:t xml:space="preserve"> </w:t>
      </w:r>
      <w:proofErr w:type="spellStart"/>
      <w:r w:rsidRPr="009F41B5">
        <w:rPr>
          <w:i/>
          <w:sz w:val="20"/>
        </w:rPr>
        <w:t>an</w:t>
      </w:r>
      <w:proofErr w:type="spellEnd"/>
      <w:r w:rsidRPr="009F41B5">
        <w:rPr>
          <w:i/>
          <w:sz w:val="20"/>
        </w:rPr>
        <w:t xml:space="preserve"> </w:t>
      </w:r>
      <w:proofErr w:type="spellStart"/>
      <w:r w:rsidRPr="009F41B5">
        <w:rPr>
          <w:i/>
          <w:sz w:val="20"/>
        </w:rPr>
        <w:t>authentication</w:t>
      </w:r>
      <w:proofErr w:type="spellEnd"/>
      <w:r w:rsidRPr="009F41B5">
        <w:rPr>
          <w:i/>
          <w:sz w:val="20"/>
        </w:rPr>
        <w:t xml:space="preserve"> </w:t>
      </w:r>
      <w:proofErr w:type="spellStart"/>
      <w:r w:rsidRPr="009F41B5">
        <w:rPr>
          <w:i/>
          <w:sz w:val="20"/>
        </w:rPr>
        <w:t>module</w:t>
      </w:r>
      <w:proofErr w:type="spellEnd"/>
      <w:r w:rsidRPr="009F41B5">
        <w:rPr>
          <w:i/>
          <w:sz w:val="20"/>
        </w:rPr>
        <w:t xml:space="preserve"> </w:t>
      </w:r>
      <w:proofErr w:type="spellStart"/>
      <w:r w:rsidRPr="009F41B5">
        <w:rPr>
          <w:i/>
          <w:sz w:val="20"/>
        </w:rPr>
        <w:t>which</w:t>
      </w:r>
      <w:proofErr w:type="spellEnd"/>
      <w:r w:rsidRPr="009F41B5">
        <w:rPr>
          <w:i/>
          <w:sz w:val="20"/>
        </w:rPr>
        <w:t xml:space="preserve"> </w:t>
      </w:r>
      <w:proofErr w:type="spellStart"/>
      <w:r w:rsidRPr="009F41B5">
        <w:rPr>
          <w:i/>
          <w:sz w:val="20"/>
        </w:rPr>
        <w:t>can</w:t>
      </w:r>
      <w:proofErr w:type="spellEnd"/>
      <w:r w:rsidRPr="009F41B5">
        <w:rPr>
          <w:i/>
          <w:sz w:val="20"/>
        </w:rPr>
        <w:t xml:space="preserve"> </w:t>
      </w:r>
      <w:proofErr w:type="spellStart"/>
      <w:r w:rsidRPr="009F41B5">
        <w:rPr>
          <w:i/>
          <w:sz w:val="20"/>
        </w:rPr>
        <w:t>perform</w:t>
      </w:r>
      <w:proofErr w:type="spellEnd"/>
      <w:r w:rsidRPr="009F41B5">
        <w:rPr>
          <w:i/>
          <w:sz w:val="20"/>
        </w:rPr>
        <w:t xml:space="preserve"> </w:t>
      </w:r>
      <w:proofErr w:type="spellStart"/>
      <w:r w:rsidRPr="009F41B5">
        <w:rPr>
          <w:i/>
          <w:sz w:val="20"/>
        </w:rPr>
        <w:t>that</w:t>
      </w:r>
      <w:proofErr w:type="spellEnd"/>
      <w:r w:rsidRPr="009F41B5">
        <w:rPr>
          <w:i/>
          <w:sz w:val="20"/>
        </w:rPr>
        <w:t xml:space="preserve"> </w:t>
      </w:r>
      <w:proofErr w:type="spellStart"/>
      <w:r w:rsidRPr="009F41B5">
        <w:rPr>
          <w:i/>
          <w:sz w:val="20"/>
        </w:rPr>
        <w:t>which</w:t>
      </w:r>
      <w:proofErr w:type="spellEnd"/>
      <w:r w:rsidRPr="009F41B5">
        <w:rPr>
          <w:i/>
          <w:sz w:val="20"/>
        </w:rPr>
        <w:t xml:space="preserve"> </w:t>
      </w:r>
      <w:proofErr w:type="spellStart"/>
      <w:r w:rsidRPr="009F41B5">
        <w:rPr>
          <w:i/>
          <w:sz w:val="20"/>
        </w:rPr>
        <w:t>called</w:t>
      </w:r>
      <w:proofErr w:type="spellEnd"/>
      <w:r w:rsidRPr="009F41B5">
        <w:rPr>
          <w:i/>
          <w:sz w:val="20"/>
        </w:rPr>
        <w:t xml:space="preserve"> </w:t>
      </w:r>
      <w:proofErr w:type="spellStart"/>
      <w:r w:rsidRPr="009F41B5">
        <w:rPr>
          <w:i/>
          <w:sz w:val="20"/>
        </w:rPr>
        <w:t>modAuth</w:t>
      </w:r>
      <w:proofErr w:type="spellEnd"/>
      <w:r w:rsidRPr="009F41B5">
        <w:rPr>
          <w:i/>
          <w:sz w:val="20"/>
        </w:rPr>
        <w:t xml:space="preserve">. </w:t>
      </w:r>
      <w:proofErr w:type="spellStart"/>
      <w:r w:rsidRPr="009F41B5">
        <w:rPr>
          <w:i/>
          <w:sz w:val="20"/>
        </w:rPr>
        <w:t>modAuth</w:t>
      </w:r>
      <w:proofErr w:type="spellEnd"/>
      <w:r w:rsidRPr="009F41B5">
        <w:rPr>
          <w:i/>
          <w:sz w:val="20"/>
        </w:rPr>
        <w:t xml:space="preserve"> </w:t>
      </w:r>
      <w:proofErr w:type="spellStart"/>
      <w:r w:rsidRPr="009F41B5">
        <w:rPr>
          <w:i/>
          <w:sz w:val="20"/>
        </w:rPr>
        <w:t>use</w:t>
      </w:r>
      <w:proofErr w:type="spellEnd"/>
      <w:r w:rsidRPr="009F41B5">
        <w:rPr>
          <w:i/>
          <w:sz w:val="20"/>
        </w:rPr>
        <w:t xml:space="preserve"> a </w:t>
      </w:r>
      <w:proofErr w:type="spellStart"/>
      <w:r w:rsidRPr="009F41B5">
        <w:rPr>
          <w:i/>
          <w:sz w:val="20"/>
        </w:rPr>
        <w:t>lookup</w:t>
      </w:r>
      <w:proofErr w:type="spellEnd"/>
      <w:r w:rsidRPr="009F41B5">
        <w:rPr>
          <w:i/>
          <w:sz w:val="20"/>
        </w:rPr>
        <w:t xml:space="preserve"> </w:t>
      </w:r>
      <w:proofErr w:type="spellStart"/>
      <w:r w:rsidRPr="009F41B5">
        <w:rPr>
          <w:i/>
          <w:sz w:val="20"/>
        </w:rPr>
        <w:t>table</w:t>
      </w:r>
      <w:proofErr w:type="spellEnd"/>
      <w:r w:rsidRPr="009F41B5">
        <w:rPr>
          <w:i/>
          <w:sz w:val="20"/>
        </w:rPr>
        <w:t xml:space="preserve"> </w:t>
      </w:r>
      <w:proofErr w:type="spellStart"/>
      <w:r w:rsidRPr="009F41B5">
        <w:rPr>
          <w:i/>
          <w:sz w:val="20"/>
        </w:rPr>
        <w:t>which</w:t>
      </w:r>
      <w:proofErr w:type="spellEnd"/>
      <w:r w:rsidRPr="009F41B5">
        <w:rPr>
          <w:i/>
          <w:sz w:val="20"/>
        </w:rPr>
        <w:t xml:space="preserve"> </w:t>
      </w:r>
      <w:proofErr w:type="spellStart"/>
      <w:r w:rsidRPr="009F41B5">
        <w:rPr>
          <w:i/>
          <w:sz w:val="20"/>
        </w:rPr>
        <w:t>called</w:t>
      </w:r>
      <w:proofErr w:type="spellEnd"/>
      <w:r w:rsidRPr="009F41B5">
        <w:rPr>
          <w:i/>
          <w:sz w:val="20"/>
        </w:rPr>
        <w:t xml:space="preserve"> </w:t>
      </w:r>
      <w:proofErr w:type="spellStart"/>
      <w:r w:rsidRPr="009F41B5">
        <w:rPr>
          <w:i/>
          <w:sz w:val="20"/>
        </w:rPr>
        <w:t>mCode</w:t>
      </w:r>
      <w:proofErr w:type="spellEnd"/>
      <w:r w:rsidRPr="009F41B5">
        <w:rPr>
          <w:i/>
          <w:sz w:val="20"/>
        </w:rPr>
        <w:t xml:space="preserve"> </w:t>
      </w:r>
      <w:proofErr w:type="spellStart"/>
      <w:r w:rsidRPr="009F41B5">
        <w:rPr>
          <w:i/>
          <w:sz w:val="20"/>
        </w:rPr>
        <w:t>and</w:t>
      </w:r>
      <w:proofErr w:type="spellEnd"/>
      <w:r w:rsidRPr="009F41B5">
        <w:rPr>
          <w:i/>
          <w:sz w:val="20"/>
        </w:rPr>
        <w:t xml:space="preserve"> </w:t>
      </w:r>
      <w:proofErr w:type="spellStart"/>
      <w:r w:rsidRPr="009F41B5">
        <w:rPr>
          <w:i/>
          <w:sz w:val="20"/>
        </w:rPr>
        <w:t>give</w:t>
      </w:r>
      <w:proofErr w:type="spellEnd"/>
      <w:r w:rsidRPr="009F41B5">
        <w:rPr>
          <w:i/>
          <w:sz w:val="20"/>
        </w:rPr>
        <w:t xml:space="preserve"> </w:t>
      </w:r>
      <w:proofErr w:type="spellStart"/>
      <w:r w:rsidRPr="009F41B5">
        <w:rPr>
          <w:i/>
          <w:sz w:val="20"/>
        </w:rPr>
        <w:t>to</w:t>
      </w:r>
      <w:proofErr w:type="spellEnd"/>
      <w:r w:rsidRPr="009F41B5">
        <w:rPr>
          <w:i/>
          <w:sz w:val="20"/>
        </w:rPr>
        <w:t xml:space="preserve"> </w:t>
      </w:r>
      <w:proofErr w:type="spellStart"/>
      <w:r w:rsidRPr="009F41B5">
        <w:rPr>
          <w:i/>
          <w:sz w:val="20"/>
        </w:rPr>
        <w:t>user</w:t>
      </w:r>
      <w:proofErr w:type="spellEnd"/>
      <w:r w:rsidRPr="009F41B5">
        <w:rPr>
          <w:i/>
          <w:sz w:val="20"/>
        </w:rPr>
        <w:t xml:space="preserve">. </w:t>
      </w:r>
      <w:proofErr w:type="spellStart"/>
      <w:r w:rsidRPr="009F41B5">
        <w:rPr>
          <w:i/>
          <w:sz w:val="20"/>
        </w:rPr>
        <w:t>Each</w:t>
      </w:r>
      <w:proofErr w:type="spellEnd"/>
      <w:r w:rsidRPr="009F41B5">
        <w:rPr>
          <w:i/>
          <w:sz w:val="20"/>
        </w:rPr>
        <w:t xml:space="preserve"> </w:t>
      </w:r>
      <w:proofErr w:type="spellStart"/>
      <w:r w:rsidRPr="009F41B5">
        <w:rPr>
          <w:i/>
          <w:sz w:val="20"/>
        </w:rPr>
        <w:t>user</w:t>
      </w:r>
      <w:proofErr w:type="spellEnd"/>
      <w:r w:rsidRPr="009F41B5">
        <w:rPr>
          <w:i/>
          <w:sz w:val="20"/>
        </w:rPr>
        <w:t xml:space="preserve"> has </w:t>
      </w:r>
      <w:proofErr w:type="spellStart"/>
      <w:r w:rsidRPr="009F41B5">
        <w:rPr>
          <w:i/>
          <w:sz w:val="20"/>
        </w:rPr>
        <w:t>different</w:t>
      </w:r>
      <w:proofErr w:type="spellEnd"/>
      <w:r w:rsidRPr="009F41B5">
        <w:rPr>
          <w:i/>
          <w:sz w:val="20"/>
        </w:rPr>
        <w:t xml:space="preserve"> </w:t>
      </w:r>
      <w:proofErr w:type="spellStart"/>
      <w:r w:rsidRPr="009F41B5">
        <w:rPr>
          <w:i/>
          <w:sz w:val="20"/>
        </w:rPr>
        <w:t>mCode</w:t>
      </w:r>
      <w:proofErr w:type="spellEnd"/>
      <w:r w:rsidRPr="009F41B5">
        <w:rPr>
          <w:i/>
          <w:sz w:val="20"/>
        </w:rPr>
        <w:t xml:space="preserve">. </w:t>
      </w:r>
      <w:proofErr w:type="spellStart"/>
      <w:r w:rsidRPr="009F41B5">
        <w:rPr>
          <w:i/>
          <w:sz w:val="20"/>
        </w:rPr>
        <w:t>While</w:t>
      </w:r>
      <w:proofErr w:type="spellEnd"/>
      <w:r w:rsidRPr="009F41B5">
        <w:rPr>
          <w:i/>
          <w:sz w:val="20"/>
        </w:rPr>
        <w:t xml:space="preserve"> </w:t>
      </w:r>
      <w:proofErr w:type="spellStart"/>
      <w:r w:rsidRPr="009F41B5">
        <w:rPr>
          <w:i/>
          <w:sz w:val="20"/>
        </w:rPr>
        <w:t>authentication</w:t>
      </w:r>
      <w:proofErr w:type="spellEnd"/>
      <w:r w:rsidRPr="009F41B5">
        <w:rPr>
          <w:i/>
          <w:sz w:val="20"/>
        </w:rPr>
        <w:t xml:space="preserve">, </w:t>
      </w:r>
      <w:proofErr w:type="spellStart"/>
      <w:r w:rsidRPr="009F41B5">
        <w:rPr>
          <w:i/>
          <w:sz w:val="20"/>
        </w:rPr>
        <w:t>user</w:t>
      </w:r>
      <w:proofErr w:type="spellEnd"/>
      <w:r w:rsidRPr="009F41B5">
        <w:rPr>
          <w:i/>
          <w:sz w:val="20"/>
        </w:rPr>
        <w:t xml:space="preserve"> </w:t>
      </w:r>
      <w:proofErr w:type="spellStart"/>
      <w:r w:rsidRPr="009F41B5">
        <w:rPr>
          <w:i/>
          <w:sz w:val="20"/>
        </w:rPr>
        <w:t>will</w:t>
      </w:r>
      <w:proofErr w:type="spellEnd"/>
      <w:r w:rsidRPr="009F41B5">
        <w:rPr>
          <w:i/>
          <w:sz w:val="20"/>
        </w:rPr>
        <w:t xml:space="preserve"> </w:t>
      </w:r>
      <w:proofErr w:type="spellStart"/>
      <w:r w:rsidRPr="009F41B5">
        <w:rPr>
          <w:i/>
          <w:sz w:val="20"/>
        </w:rPr>
        <w:t>be</w:t>
      </w:r>
      <w:proofErr w:type="spellEnd"/>
      <w:r w:rsidRPr="009F41B5">
        <w:rPr>
          <w:i/>
          <w:sz w:val="20"/>
        </w:rPr>
        <w:t xml:space="preserve"> </w:t>
      </w:r>
      <w:proofErr w:type="spellStart"/>
      <w:r w:rsidRPr="009F41B5">
        <w:rPr>
          <w:i/>
          <w:sz w:val="20"/>
        </w:rPr>
        <w:t>asked</w:t>
      </w:r>
      <w:proofErr w:type="spellEnd"/>
      <w:r w:rsidRPr="009F41B5">
        <w:rPr>
          <w:i/>
          <w:sz w:val="20"/>
        </w:rPr>
        <w:t xml:space="preserve"> </w:t>
      </w:r>
      <w:proofErr w:type="spellStart"/>
      <w:r w:rsidRPr="009F41B5">
        <w:rPr>
          <w:i/>
          <w:sz w:val="20"/>
        </w:rPr>
        <w:t>to</w:t>
      </w:r>
      <w:proofErr w:type="spellEnd"/>
      <w:r w:rsidRPr="009F41B5">
        <w:rPr>
          <w:i/>
          <w:sz w:val="20"/>
        </w:rPr>
        <w:t xml:space="preserve"> </w:t>
      </w:r>
      <w:proofErr w:type="spellStart"/>
      <w:r w:rsidRPr="009F41B5">
        <w:rPr>
          <w:i/>
          <w:sz w:val="20"/>
        </w:rPr>
        <w:t>type</w:t>
      </w:r>
      <w:proofErr w:type="spellEnd"/>
      <w:r w:rsidRPr="009F41B5">
        <w:rPr>
          <w:i/>
          <w:sz w:val="20"/>
        </w:rPr>
        <w:t xml:space="preserve"> </w:t>
      </w:r>
      <w:proofErr w:type="spellStart"/>
      <w:r w:rsidRPr="009F41B5">
        <w:rPr>
          <w:i/>
          <w:sz w:val="20"/>
        </w:rPr>
        <w:t>codes</w:t>
      </w:r>
      <w:proofErr w:type="spellEnd"/>
      <w:r w:rsidRPr="009F41B5">
        <w:rPr>
          <w:i/>
          <w:sz w:val="20"/>
        </w:rPr>
        <w:t xml:space="preserve"> </w:t>
      </w:r>
      <w:proofErr w:type="spellStart"/>
      <w:r w:rsidRPr="009F41B5">
        <w:rPr>
          <w:i/>
          <w:sz w:val="20"/>
        </w:rPr>
        <w:t>randomly</w:t>
      </w:r>
      <w:proofErr w:type="spellEnd"/>
      <w:r w:rsidRPr="009F41B5">
        <w:rPr>
          <w:i/>
          <w:sz w:val="20"/>
        </w:rPr>
        <w:t xml:space="preserve"> </w:t>
      </w:r>
      <w:proofErr w:type="spellStart"/>
      <w:r w:rsidRPr="009F41B5">
        <w:rPr>
          <w:i/>
          <w:sz w:val="20"/>
        </w:rPr>
        <w:t>based</w:t>
      </w:r>
      <w:proofErr w:type="spellEnd"/>
      <w:r w:rsidRPr="009F41B5">
        <w:rPr>
          <w:i/>
          <w:sz w:val="20"/>
        </w:rPr>
        <w:t xml:space="preserve"> </w:t>
      </w:r>
      <w:proofErr w:type="spellStart"/>
      <w:r w:rsidRPr="009F41B5">
        <w:rPr>
          <w:i/>
          <w:sz w:val="20"/>
        </w:rPr>
        <w:t>on</w:t>
      </w:r>
      <w:proofErr w:type="spellEnd"/>
      <w:r w:rsidRPr="009F41B5">
        <w:rPr>
          <w:i/>
          <w:sz w:val="20"/>
        </w:rPr>
        <w:t xml:space="preserve"> </w:t>
      </w:r>
      <w:proofErr w:type="spellStart"/>
      <w:r w:rsidRPr="009F41B5">
        <w:rPr>
          <w:i/>
          <w:sz w:val="20"/>
        </w:rPr>
        <w:t>user’s</w:t>
      </w:r>
      <w:proofErr w:type="spellEnd"/>
      <w:r w:rsidRPr="009F41B5">
        <w:rPr>
          <w:i/>
          <w:sz w:val="20"/>
        </w:rPr>
        <w:t xml:space="preserve"> </w:t>
      </w:r>
      <w:proofErr w:type="spellStart"/>
      <w:r w:rsidRPr="009F41B5">
        <w:rPr>
          <w:i/>
          <w:sz w:val="20"/>
        </w:rPr>
        <w:t>mCode</w:t>
      </w:r>
      <w:proofErr w:type="spellEnd"/>
      <w:r w:rsidRPr="009F41B5">
        <w:rPr>
          <w:i/>
          <w:sz w:val="20"/>
        </w:rPr>
        <w:t xml:space="preserve">. If </w:t>
      </w:r>
      <w:proofErr w:type="spellStart"/>
      <w:r w:rsidRPr="009F41B5">
        <w:rPr>
          <w:i/>
          <w:sz w:val="20"/>
        </w:rPr>
        <w:t>codes</w:t>
      </w:r>
      <w:proofErr w:type="spellEnd"/>
      <w:r w:rsidRPr="009F41B5">
        <w:rPr>
          <w:i/>
          <w:sz w:val="20"/>
        </w:rPr>
        <w:t xml:space="preserve"> got </w:t>
      </w:r>
      <w:proofErr w:type="spellStart"/>
      <w:r w:rsidRPr="009F41B5">
        <w:rPr>
          <w:i/>
          <w:sz w:val="20"/>
        </w:rPr>
        <w:t>successfully</w:t>
      </w:r>
      <w:proofErr w:type="spellEnd"/>
      <w:r w:rsidRPr="009F41B5">
        <w:rPr>
          <w:i/>
          <w:sz w:val="20"/>
        </w:rPr>
        <w:t xml:space="preserve"> </w:t>
      </w:r>
      <w:proofErr w:type="spellStart"/>
      <w:r w:rsidRPr="009F41B5">
        <w:rPr>
          <w:i/>
          <w:sz w:val="20"/>
        </w:rPr>
        <w:t>with</w:t>
      </w:r>
      <w:proofErr w:type="spellEnd"/>
      <w:r w:rsidRPr="009F41B5">
        <w:rPr>
          <w:i/>
          <w:sz w:val="20"/>
        </w:rPr>
        <w:t xml:space="preserve"> </w:t>
      </w:r>
      <w:proofErr w:type="spellStart"/>
      <w:r w:rsidRPr="009F41B5">
        <w:rPr>
          <w:i/>
          <w:sz w:val="20"/>
        </w:rPr>
        <w:t>certain</w:t>
      </w:r>
      <w:proofErr w:type="spellEnd"/>
      <w:r w:rsidRPr="009F41B5">
        <w:rPr>
          <w:i/>
          <w:sz w:val="20"/>
        </w:rPr>
        <w:t xml:space="preserve"> </w:t>
      </w:r>
      <w:proofErr w:type="spellStart"/>
      <w:r w:rsidRPr="009F41B5">
        <w:rPr>
          <w:i/>
          <w:sz w:val="20"/>
        </w:rPr>
        <w:t>application</w:t>
      </w:r>
      <w:proofErr w:type="spellEnd"/>
      <w:r w:rsidRPr="009F41B5">
        <w:rPr>
          <w:i/>
          <w:sz w:val="20"/>
        </w:rPr>
        <w:t xml:space="preserve">, </w:t>
      </w:r>
      <w:proofErr w:type="spellStart"/>
      <w:r w:rsidRPr="009F41B5">
        <w:rPr>
          <w:i/>
          <w:sz w:val="20"/>
        </w:rPr>
        <w:t>codes</w:t>
      </w:r>
      <w:proofErr w:type="spellEnd"/>
      <w:r w:rsidRPr="009F41B5">
        <w:rPr>
          <w:i/>
          <w:sz w:val="20"/>
        </w:rPr>
        <w:t xml:space="preserve"> </w:t>
      </w:r>
      <w:proofErr w:type="spellStart"/>
      <w:r w:rsidRPr="009F41B5">
        <w:rPr>
          <w:i/>
          <w:sz w:val="20"/>
        </w:rPr>
        <w:t>will</w:t>
      </w:r>
      <w:proofErr w:type="spellEnd"/>
      <w:r w:rsidRPr="009F41B5">
        <w:rPr>
          <w:i/>
          <w:sz w:val="20"/>
        </w:rPr>
        <w:t xml:space="preserve"> not </w:t>
      </w:r>
      <w:proofErr w:type="spellStart"/>
      <w:r w:rsidRPr="009F41B5">
        <w:rPr>
          <w:i/>
          <w:sz w:val="20"/>
        </w:rPr>
        <w:t>work</w:t>
      </w:r>
      <w:proofErr w:type="spellEnd"/>
      <w:r w:rsidRPr="009F41B5">
        <w:rPr>
          <w:i/>
          <w:sz w:val="20"/>
        </w:rPr>
        <w:t xml:space="preserve">. </w:t>
      </w:r>
      <w:proofErr w:type="spellStart"/>
      <w:r w:rsidRPr="009F41B5">
        <w:rPr>
          <w:i/>
          <w:sz w:val="20"/>
        </w:rPr>
        <w:t>Because</w:t>
      </w:r>
      <w:proofErr w:type="spellEnd"/>
      <w:r w:rsidRPr="009F41B5">
        <w:rPr>
          <w:i/>
          <w:sz w:val="20"/>
        </w:rPr>
        <w:t xml:space="preserve"> </w:t>
      </w:r>
      <w:proofErr w:type="spellStart"/>
      <w:r w:rsidRPr="009F41B5">
        <w:rPr>
          <w:i/>
          <w:sz w:val="20"/>
        </w:rPr>
        <w:t>at</w:t>
      </w:r>
      <w:proofErr w:type="spellEnd"/>
      <w:r w:rsidRPr="009F41B5">
        <w:rPr>
          <w:i/>
          <w:sz w:val="20"/>
        </w:rPr>
        <w:t xml:space="preserve"> </w:t>
      </w:r>
      <w:proofErr w:type="spellStart"/>
      <w:r w:rsidRPr="009F41B5">
        <w:rPr>
          <w:i/>
          <w:sz w:val="20"/>
        </w:rPr>
        <w:t>next</w:t>
      </w:r>
      <w:proofErr w:type="spellEnd"/>
      <w:r w:rsidRPr="009F41B5">
        <w:rPr>
          <w:i/>
          <w:sz w:val="20"/>
        </w:rPr>
        <w:t xml:space="preserve"> </w:t>
      </w:r>
      <w:proofErr w:type="spellStart"/>
      <w:r w:rsidRPr="009F41B5">
        <w:rPr>
          <w:i/>
          <w:sz w:val="20"/>
        </w:rPr>
        <w:t>authentication</w:t>
      </w:r>
      <w:proofErr w:type="spellEnd"/>
      <w:r w:rsidRPr="009F41B5">
        <w:rPr>
          <w:i/>
          <w:sz w:val="20"/>
        </w:rPr>
        <w:t xml:space="preserve">, </w:t>
      </w:r>
      <w:proofErr w:type="spellStart"/>
      <w:r w:rsidRPr="009F41B5">
        <w:rPr>
          <w:i/>
          <w:sz w:val="20"/>
        </w:rPr>
        <w:t>modAuth</w:t>
      </w:r>
      <w:proofErr w:type="spellEnd"/>
      <w:r w:rsidRPr="009F41B5">
        <w:rPr>
          <w:i/>
          <w:sz w:val="20"/>
        </w:rPr>
        <w:t xml:space="preserve"> </w:t>
      </w:r>
      <w:proofErr w:type="spellStart"/>
      <w:r w:rsidRPr="009F41B5">
        <w:rPr>
          <w:i/>
          <w:sz w:val="20"/>
        </w:rPr>
        <w:t>will</w:t>
      </w:r>
      <w:proofErr w:type="spellEnd"/>
      <w:r w:rsidRPr="009F41B5">
        <w:rPr>
          <w:i/>
          <w:sz w:val="20"/>
        </w:rPr>
        <w:t xml:space="preserve"> </w:t>
      </w:r>
      <w:proofErr w:type="spellStart"/>
      <w:r w:rsidRPr="009F41B5">
        <w:rPr>
          <w:i/>
          <w:sz w:val="20"/>
        </w:rPr>
        <w:t>ask</w:t>
      </w:r>
      <w:proofErr w:type="spellEnd"/>
      <w:r w:rsidRPr="009F41B5">
        <w:rPr>
          <w:i/>
          <w:sz w:val="20"/>
        </w:rPr>
        <w:t xml:space="preserve"> </w:t>
      </w:r>
      <w:proofErr w:type="spellStart"/>
      <w:r w:rsidRPr="009F41B5">
        <w:rPr>
          <w:i/>
          <w:sz w:val="20"/>
        </w:rPr>
        <w:t>different</w:t>
      </w:r>
      <w:proofErr w:type="spellEnd"/>
      <w:r w:rsidRPr="009F41B5">
        <w:rPr>
          <w:i/>
          <w:sz w:val="20"/>
        </w:rPr>
        <w:t xml:space="preserve"> </w:t>
      </w:r>
      <w:proofErr w:type="spellStart"/>
      <w:r w:rsidRPr="009F41B5">
        <w:rPr>
          <w:i/>
          <w:sz w:val="20"/>
        </w:rPr>
        <w:t>codes</w:t>
      </w:r>
      <w:proofErr w:type="spellEnd"/>
      <w:r w:rsidRPr="009F41B5">
        <w:rPr>
          <w:i/>
          <w:sz w:val="20"/>
        </w:rPr>
        <w:t>.</w:t>
      </w:r>
    </w:p>
    <w:p w14:paraId="08DB2722" w14:textId="77777777" w:rsidR="005559DD" w:rsidRPr="009F41B5" w:rsidRDefault="005559DD" w:rsidP="00C54BF9">
      <w:pPr>
        <w:tabs>
          <w:tab w:val="left" w:pos="1134"/>
        </w:tabs>
        <w:ind w:left="1134" w:hanging="1134"/>
        <w:rPr>
          <w:i/>
          <w:sz w:val="20"/>
        </w:rPr>
      </w:pPr>
      <w:commentRangeStart w:id="36"/>
      <w:proofErr w:type="spellStart"/>
      <w:r w:rsidRPr="009F41B5">
        <w:rPr>
          <w:b/>
          <w:i/>
          <w:sz w:val="20"/>
        </w:rPr>
        <w:t>Keywords</w:t>
      </w:r>
      <w:proofErr w:type="spellEnd"/>
      <w:r w:rsidRPr="009F41B5">
        <w:rPr>
          <w:i/>
          <w:sz w:val="20"/>
        </w:rPr>
        <w:t xml:space="preserve"> </w:t>
      </w:r>
      <w:commentRangeEnd w:id="36"/>
      <w:r w:rsidRPr="009F41B5">
        <w:rPr>
          <w:rStyle w:val="CommentReference"/>
          <w:i/>
        </w:rPr>
        <w:commentReference w:id="36"/>
      </w:r>
      <w:r w:rsidRPr="009F41B5">
        <w:rPr>
          <w:i/>
          <w:sz w:val="20"/>
        </w:rPr>
        <w:t xml:space="preserve">: </w:t>
      </w:r>
      <w:r w:rsidRPr="009F41B5">
        <w:rPr>
          <w:i/>
          <w:sz w:val="20"/>
        </w:rPr>
        <w:tab/>
      </w:r>
      <w:commentRangeStart w:id="37"/>
      <w:proofErr w:type="spellStart"/>
      <w:r w:rsidRPr="009F41B5">
        <w:rPr>
          <w:i/>
          <w:sz w:val="20"/>
        </w:rPr>
        <w:t>Authentication</w:t>
      </w:r>
      <w:proofErr w:type="spellEnd"/>
      <w:r w:rsidRPr="009F41B5">
        <w:rPr>
          <w:i/>
          <w:sz w:val="20"/>
        </w:rPr>
        <w:t xml:space="preserve"> Menu, </w:t>
      </w:r>
      <w:proofErr w:type="spellStart"/>
      <w:r w:rsidRPr="009F41B5">
        <w:rPr>
          <w:i/>
          <w:sz w:val="20"/>
        </w:rPr>
        <w:t>Keylogger</w:t>
      </w:r>
      <w:proofErr w:type="spellEnd"/>
      <w:r w:rsidRPr="009F41B5">
        <w:rPr>
          <w:i/>
          <w:sz w:val="20"/>
        </w:rPr>
        <w:t xml:space="preserve">, </w:t>
      </w:r>
      <w:proofErr w:type="spellStart"/>
      <w:r w:rsidRPr="009F41B5">
        <w:rPr>
          <w:i/>
          <w:sz w:val="20"/>
        </w:rPr>
        <w:t>Login</w:t>
      </w:r>
      <w:proofErr w:type="spellEnd"/>
      <w:r w:rsidRPr="009F41B5">
        <w:rPr>
          <w:i/>
          <w:sz w:val="20"/>
        </w:rPr>
        <w:t xml:space="preserve">, </w:t>
      </w:r>
      <w:proofErr w:type="spellStart"/>
      <w:r w:rsidRPr="009F41B5">
        <w:rPr>
          <w:i/>
          <w:sz w:val="20"/>
        </w:rPr>
        <w:t>Password</w:t>
      </w:r>
      <w:proofErr w:type="spellEnd"/>
      <w:r w:rsidRPr="009F41B5">
        <w:rPr>
          <w:i/>
          <w:sz w:val="20"/>
        </w:rPr>
        <w:t xml:space="preserve">, </w:t>
      </w:r>
      <w:proofErr w:type="spellStart"/>
      <w:r w:rsidRPr="009F41B5">
        <w:rPr>
          <w:i/>
          <w:sz w:val="20"/>
        </w:rPr>
        <w:t>Sniffer</w:t>
      </w:r>
      <w:commentRangeEnd w:id="37"/>
      <w:proofErr w:type="spellEnd"/>
      <w:r w:rsidRPr="009F41B5">
        <w:rPr>
          <w:rStyle w:val="CommentReference"/>
          <w:i/>
        </w:rPr>
        <w:commentReference w:id="37"/>
      </w:r>
    </w:p>
    <w:p w14:paraId="5A78F4CE" w14:textId="77777777" w:rsidR="005559DD" w:rsidRPr="009F41B5" w:rsidRDefault="005559DD" w:rsidP="00C54BF9">
      <w:pPr>
        <w:spacing w:line="276" w:lineRule="auto"/>
        <w:jc w:val="left"/>
        <w:rPr>
          <w:rFonts w:eastAsiaTheme="majorEastAsia" w:cstheme="majorBidi"/>
          <w:b/>
          <w:bCs/>
          <w:sz w:val="32"/>
          <w:szCs w:val="28"/>
        </w:rPr>
      </w:pPr>
      <w:r w:rsidRPr="009F41B5">
        <w:br w:type="page"/>
      </w:r>
    </w:p>
    <w:p w14:paraId="6D54582D" w14:textId="77777777" w:rsidR="005559DD" w:rsidRPr="009F41B5" w:rsidRDefault="005559DD" w:rsidP="00C54BF9">
      <w:pPr>
        <w:pStyle w:val="Heading1"/>
        <w:numPr>
          <w:ilvl w:val="0"/>
          <w:numId w:val="0"/>
        </w:numPr>
      </w:pPr>
      <w:bookmarkStart w:id="38" w:name="_Toc21272799"/>
      <w:r w:rsidRPr="009F41B5">
        <w:lastRenderedPageBreak/>
        <w:t>KATA PENGANTAR</w:t>
      </w:r>
      <w:bookmarkEnd w:id="38"/>
    </w:p>
    <w:p w14:paraId="57C7B247" w14:textId="77777777" w:rsidR="005559DD" w:rsidRPr="009F41B5" w:rsidRDefault="005559DD" w:rsidP="00C54BF9">
      <w:pPr>
        <w:ind w:firstLine="709"/>
        <w:rPr>
          <w:i/>
        </w:rPr>
      </w:pPr>
      <w:proofErr w:type="spellStart"/>
      <w:r w:rsidRPr="009F41B5">
        <w:rPr>
          <w:i/>
        </w:rPr>
        <w:t>Assalammu’alaikum</w:t>
      </w:r>
      <w:proofErr w:type="spellEnd"/>
      <w:r w:rsidRPr="009F41B5">
        <w:rPr>
          <w:i/>
        </w:rPr>
        <w:t xml:space="preserve"> </w:t>
      </w:r>
      <w:proofErr w:type="spellStart"/>
      <w:r w:rsidRPr="009F41B5">
        <w:rPr>
          <w:i/>
        </w:rPr>
        <w:t>wa</w:t>
      </w:r>
      <w:proofErr w:type="spellEnd"/>
      <w:r w:rsidRPr="009F41B5">
        <w:rPr>
          <w:i/>
        </w:rPr>
        <w:t xml:space="preserve"> </w:t>
      </w:r>
      <w:proofErr w:type="spellStart"/>
      <w:r w:rsidRPr="009F41B5">
        <w:rPr>
          <w:i/>
        </w:rPr>
        <w:t>rahmatullahi</w:t>
      </w:r>
      <w:proofErr w:type="spellEnd"/>
      <w:r w:rsidRPr="009F41B5">
        <w:rPr>
          <w:i/>
        </w:rPr>
        <w:t xml:space="preserve"> </w:t>
      </w:r>
      <w:proofErr w:type="spellStart"/>
      <w:r w:rsidRPr="009F41B5">
        <w:rPr>
          <w:i/>
        </w:rPr>
        <w:t>wa</w:t>
      </w:r>
      <w:proofErr w:type="spellEnd"/>
      <w:r w:rsidRPr="009F41B5">
        <w:rPr>
          <w:i/>
        </w:rPr>
        <w:t xml:space="preserve"> barakatuh.</w:t>
      </w:r>
    </w:p>
    <w:p w14:paraId="230F386B" w14:textId="11ED909A" w:rsidR="005559DD" w:rsidRPr="009F41B5" w:rsidRDefault="005559DD" w:rsidP="00C54BF9">
      <w:pPr>
        <w:ind w:firstLine="709"/>
      </w:pPr>
      <w:commentRangeStart w:id="39"/>
      <w:r w:rsidRPr="009F41B5">
        <w:rPr>
          <w:i/>
        </w:rPr>
        <w:t xml:space="preserve">Alhamdulillahi </w:t>
      </w:r>
      <w:proofErr w:type="spellStart"/>
      <w:r w:rsidRPr="009F41B5">
        <w:rPr>
          <w:i/>
        </w:rPr>
        <w:t>rabbil’alamin</w:t>
      </w:r>
      <w:proofErr w:type="spellEnd"/>
      <w:r w:rsidRPr="009F41B5">
        <w:t xml:space="preserve">, tak henti-hentinya penulis ucapkan </w:t>
      </w:r>
      <w:proofErr w:type="spellStart"/>
      <w:r w:rsidRPr="009F41B5">
        <w:t>kehadirat</w:t>
      </w:r>
      <w:proofErr w:type="spellEnd"/>
      <w:r w:rsidRPr="009F41B5">
        <w:t xml:space="preserve"> Tuhan yang tiada Tuhan selain Dia, Allah </w:t>
      </w:r>
      <w:commentRangeStart w:id="40"/>
      <w:r w:rsidRPr="009F41B5">
        <w:rPr>
          <w:i/>
        </w:rPr>
        <w:t xml:space="preserve">subhana </w:t>
      </w:r>
      <w:proofErr w:type="spellStart"/>
      <w:r w:rsidRPr="009F41B5">
        <w:rPr>
          <w:i/>
        </w:rPr>
        <w:t>wa</w:t>
      </w:r>
      <w:proofErr w:type="spellEnd"/>
      <w:r w:rsidRPr="009F41B5">
        <w:rPr>
          <w:i/>
        </w:rPr>
        <w:t xml:space="preserve"> </w:t>
      </w:r>
      <w:proofErr w:type="spellStart"/>
      <w:r w:rsidRPr="009F41B5">
        <w:rPr>
          <w:i/>
        </w:rPr>
        <w:t>ta’ala</w:t>
      </w:r>
      <w:commentRangeEnd w:id="40"/>
      <w:proofErr w:type="spellEnd"/>
      <w:r w:rsidRPr="009F41B5">
        <w:rPr>
          <w:rStyle w:val="CommentReference"/>
        </w:rPr>
        <w:commentReference w:id="40"/>
      </w:r>
      <w:r w:rsidRPr="009F41B5">
        <w:t>, yang dengan rahmat dan hidayah</w:t>
      </w:r>
      <w:r w:rsidR="008406FA" w:rsidRPr="009F41B5">
        <w:t>-</w:t>
      </w:r>
      <w:r w:rsidRPr="009F41B5">
        <w:t xml:space="preserve">Nya penulis </w:t>
      </w:r>
      <w:commentRangeEnd w:id="39"/>
      <w:r w:rsidRPr="009F41B5">
        <w:rPr>
          <w:rStyle w:val="CommentReference"/>
        </w:rPr>
        <w:commentReference w:id="39"/>
      </w:r>
      <w:r w:rsidRPr="009F41B5">
        <w:t xml:space="preserve">mampu menyelesaikan Tugas Akhir ini dengan baik. Tidak lupa dan tak akan pernah lupa </w:t>
      </w:r>
      <w:proofErr w:type="spellStart"/>
      <w:r w:rsidRPr="009F41B5">
        <w:t>bershalawat</w:t>
      </w:r>
      <w:proofErr w:type="spellEnd"/>
      <w:r w:rsidRPr="009F41B5">
        <w:t xml:space="preserve"> kepada Nabi dan Rasul</w:t>
      </w:r>
      <w:r w:rsidR="005C6A47" w:rsidRPr="009F41B5">
        <w:t>-</w:t>
      </w:r>
      <w:r w:rsidRPr="009F41B5">
        <w:t xml:space="preserve">Nya, Nabi Muhammad </w:t>
      </w:r>
      <w:r w:rsidR="005C6A47" w:rsidRPr="009F41B5">
        <w:t>ﷺ</w:t>
      </w:r>
      <w:r w:rsidRPr="009F41B5">
        <w:t xml:space="preserve"> yang hanya menginginkan keimanan dan keselamatan bagi umatnya dan sangat belas kasihan lagi penyayang kepada orang-orang mukmin.</w:t>
      </w:r>
    </w:p>
    <w:p w14:paraId="19F4268F" w14:textId="77777777" w:rsidR="005559DD" w:rsidRPr="009F41B5" w:rsidRDefault="005559DD" w:rsidP="00C54BF9">
      <w:pPr>
        <w:ind w:firstLine="709"/>
      </w:pPr>
      <w:r w:rsidRPr="009F41B5">
        <w:t>Tugas Akhir ini disusun sebagai salah satu syarat untuk mendapatkan gelar kesarjanaan pada jurusan Teknik Informatika Universitas Islam Negeri Sultan Syarif Kasim Riau. Banyak sekali pihak yang telah membantu penulis dalam penyusunan laporan ini, baik berupa bantuan materi ataupun berupa motivasi dan dukungan kepada penulis. Semua itu tentu terlalu banyak bagi penulis untuk membalasnya, namun pada kesempatan ini penulis hanya dapat mengucapkan terima kasih kepada:</w:t>
      </w:r>
    </w:p>
    <w:p w14:paraId="4677EC94" w14:textId="77777777" w:rsidR="005559DD" w:rsidRPr="009F41B5" w:rsidRDefault="005559DD" w:rsidP="00C54BF9">
      <w:pPr>
        <w:pStyle w:val="ListParagraph"/>
        <w:numPr>
          <w:ilvl w:val="0"/>
          <w:numId w:val="2"/>
        </w:numPr>
        <w:rPr>
          <w:highlight w:val="red"/>
        </w:rPr>
      </w:pPr>
      <w:r w:rsidRPr="009F41B5">
        <w:rPr>
          <w:highlight w:val="red"/>
        </w:rPr>
        <w:t>Rektor.</w:t>
      </w:r>
    </w:p>
    <w:p w14:paraId="01BBBF30" w14:textId="77777777" w:rsidR="005559DD" w:rsidRPr="009F41B5" w:rsidRDefault="005559DD" w:rsidP="00C54BF9">
      <w:pPr>
        <w:pStyle w:val="ListParagraph"/>
        <w:numPr>
          <w:ilvl w:val="0"/>
          <w:numId w:val="2"/>
        </w:numPr>
        <w:rPr>
          <w:highlight w:val="red"/>
        </w:rPr>
      </w:pPr>
      <w:r w:rsidRPr="009F41B5">
        <w:rPr>
          <w:highlight w:val="red"/>
        </w:rPr>
        <w:t>Dekan …</w:t>
      </w:r>
    </w:p>
    <w:p w14:paraId="1AA24A9D" w14:textId="77777777" w:rsidR="005559DD" w:rsidRPr="009F41B5" w:rsidRDefault="005559DD" w:rsidP="00C54BF9">
      <w:pPr>
        <w:pStyle w:val="ListParagraph"/>
        <w:numPr>
          <w:ilvl w:val="0"/>
          <w:numId w:val="2"/>
        </w:numPr>
        <w:rPr>
          <w:highlight w:val="red"/>
        </w:rPr>
      </w:pPr>
      <w:proofErr w:type="spellStart"/>
      <w:r w:rsidRPr="009F41B5">
        <w:rPr>
          <w:highlight w:val="red"/>
        </w:rPr>
        <w:t>Kaprodi</w:t>
      </w:r>
      <w:proofErr w:type="spellEnd"/>
      <w:r w:rsidRPr="009F41B5">
        <w:rPr>
          <w:highlight w:val="red"/>
        </w:rPr>
        <w:t xml:space="preserve"> …</w:t>
      </w:r>
    </w:p>
    <w:p w14:paraId="5F152906" w14:textId="77777777" w:rsidR="005559DD" w:rsidRPr="009F41B5" w:rsidRDefault="005559DD" w:rsidP="00C54BF9">
      <w:pPr>
        <w:pStyle w:val="ListParagraph"/>
        <w:numPr>
          <w:ilvl w:val="0"/>
          <w:numId w:val="2"/>
        </w:numPr>
        <w:rPr>
          <w:highlight w:val="red"/>
        </w:rPr>
      </w:pPr>
      <w:r w:rsidRPr="009F41B5">
        <w:rPr>
          <w:highlight w:val="red"/>
        </w:rPr>
        <w:t>Penasihat Akademik …</w:t>
      </w:r>
    </w:p>
    <w:p w14:paraId="49D3C0AB" w14:textId="77777777" w:rsidR="005559DD" w:rsidRPr="009F41B5" w:rsidRDefault="005559DD" w:rsidP="00C54BF9">
      <w:pPr>
        <w:pStyle w:val="ListParagraph"/>
        <w:numPr>
          <w:ilvl w:val="0"/>
          <w:numId w:val="2"/>
        </w:numPr>
        <w:rPr>
          <w:highlight w:val="red"/>
        </w:rPr>
      </w:pPr>
      <w:r w:rsidRPr="009F41B5">
        <w:rPr>
          <w:highlight w:val="red"/>
        </w:rPr>
        <w:t>Pembimbing dan Penguji TA …</w:t>
      </w:r>
    </w:p>
    <w:p w14:paraId="5B9332C4" w14:textId="77777777" w:rsidR="005559DD" w:rsidRPr="009F41B5" w:rsidRDefault="005559DD" w:rsidP="00C54BF9">
      <w:pPr>
        <w:pStyle w:val="ListParagraph"/>
        <w:numPr>
          <w:ilvl w:val="0"/>
          <w:numId w:val="2"/>
        </w:numPr>
      </w:pPr>
      <w:r w:rsidRPr="009F41B5">
        <w:t xml:space="preserve">Kawan-kawan </w:t>
      </w:r>
    </w:p>
    <w:p w14:paraId="390F7074" w14:textId="77777777" w:rsidR="005559DD" w:rsidRPr="009F41B5" w:rsidRDefault="005559DD" w:rsidP="00C54BF9">
      <w:pPr>
        <w:pStyle w:val="ListParagraph"/>
        <w:numPr>
          <w:ilvl w:val="0"/>
          <w:numId w:val="2"/>
        </w:numPr>
      </w:pPr>
      <w:r w:rsidRPr="009F41B5">
        <w:t>Seluruh pihak yang belum penulis cantumkan, terima kasih atas dukungannya, baik material maupun spiritual.</w:t>
      </w:r>
    </w:p>
    <w:p w14:paraId="2059F785" w14:textId="77777777" w:rsidR="005559DD" w:rsidRPr="009F41B5" w:rsidRDefault="005559DD" w:rsidP="00C54BF9">
      <w:pPr>
        <w:ind w:firstLine="709"/>
      </w:pPr>
      <w:r w:rsidRPr="009F41B5">
        <w:t>Penulis menyadari bahwa dalam penulisan laporan ini masih banyak kesalahan dan kekurangan, oleh karena itu kritik dan saran yang sifatnya membangun sangat penulis harapkan untuk kesempurnaan laporan ini. Akhirnya penulis berharap semoga laporan ini dapat memberikan sesuatu yang bermanfaat bagi siapa saja yang membacanya. Amin.</w:t>
      </w:r>
    </w:p>
    <w:p w14:paraId="367979F1" w14:textId="77777777" w:rsidR="005559DD" w:rsidRPr="009F41B5" w:rsidRDefault="005559DD" w:rsidP="00C54BF9">
      <w:pPr>
        <w:ind w:firstLine="709"/>
        <w:rPr>
          <w:i/>
        </w:rPr>
      </w:pPr>
      <w:proofErr w:type="spellStart"/>
      <w:r w:rsidRPr="009F41B5">
        <w:rPr>
          <w:i/>
        </w:rPr>
        <w:lastRenderedPageBreak/>
        <w:t>Wassalamu’alaikum</w:t>
      </w:r>
      <w:proofErr w:type="spellEnd"/>
      <w:r w:rsidRPr="009F41B5">
        <w:rPr>
          <w:i/>
        </w:rPr>
        <w:t xml:space="preserve"> </w:t>
      </w:r>
      <w:proofErr w:type="spellStart"/>
      <w:r w:rsidRPr="009F41B5">
        <w:rPr>
          <w:i/>
        </w:rPr>
        <w:t>wa</w:t>
      </w:r>
      <w:proofErr w:type="spellEnd"/>
      <w:r w:rsidRPr="009F41B5">
        <w:rPr>
          <w:i/>
        </w:rPr>
        <w:t xml:space="preserve"> </w:t>
      </w:r>
      <w:proofErr w:type="spellStart"/>
      <w:r w:rsidRPr="009F41B5">
        <w:rPr>
          <w:i/>
        </w:rPr>
        <w:t>rahmatullahi</w:t>
      </w:r>
      <w:proofErr w:type="spellEnd"/>
      <w:r w:rsidRPr="009F41B5">
        <w:rPr>
          <w:i/>
        </w:rPr>
        <w:t xml:space="preserve"> </w:t>
      </w:r>
      <w:proofErr w:type="spellStart"/>
      <w:r w:rsidRPr="009F41B5">
        <w:rPr>
          <w:i/>
        </w:rPr>
        <w:t>wa</w:t>
      </w:r>
      <w:proofErr w:type="spellEnd"/>
      <w:r w:rsidRPr="009F41B5">
        <w:rPr>
          <w:i/>
        </w:rPr>
        <w:t xml:space="preserve"> barakatuh</w:t>
      </w:r>
    </w:p>
    <w:p w14:paraId="6D47D71C" w14:textId="77777777" w:rsidR="005559DD" w:rsidRPr="009F41B5" w:rsidRDefault="005559DD" w:rsidP="00C54BF9"/>
    <w:p w14:paraId="78142EBA" w14:textId="77777777" w:rsidR="005559DD" w:rsidRPr="009F41B5" w:rsidRDefault="005559DD" w:rsidP="00C54BF9">
      <w:pPr>
        <w:tabs>
          <w:tab w:val="center" w:pos="6237"/>
        </w:tabs>
      </w:pPr>
      <w:r w:rsidRPr="009F41B5">
        <w:tab/>
        <w:t>Pekanbaru, 1 Februari 2010</w:t>
      </w:r>
    </w:p>
    <w:p w14:paraId="39518297" w14:textId="77777777" w:rsidR="005559DD" w:rsidRPr="009F41B5" w:rsidRDefault="005559DD" w:rsidP="00C54BF9">
      <w:pPr>
        <w:tabs>
          <w:tab w:val="center" w:pos="6237"/>
        </w:tabs>
      </w:pPr>
    </w:p>
    <w:p w14:paraId="070BBFCA" w14:textId="77777777" w:rsidR="005559DD" w:rsidRPr="009F41B5" w:rsidRDefault="005559DD" w:rsidP="00C54BF9">
      <w:pPr>
        <w:tabs>
          <w:tab w:val="center" w:pos="6237"/>
        </w:tabs>
      </w:pPr>
      <w:r w:rsidRPr="009F41B5">
        <w:tab/>
        <w:t>Penulis</w:t>
      </w:r>
    </w:p>
    <w:p w14:paraId="68C94F32" w14:textId="77777777" w:rsidR="005559DD" w:rsidRPr="009F41B5" w:rsidRDefault="005559DD" w:rsidP="00C54BF9"/>
    <w:p w14:paraId="0DF00E74" w14:textId="77777777" w:rsidR="005559DD" w:rsidRPr="009F41B5" w:rsidRDefault="005559DD" w:rsidP="00C54BF9">
      <w:pPr>
        <w:spacing w:line="276" w:lineRule="auto"/>
        <w:jc w:val="left"/>
        <w:rPr>
          <w:rFonts w:eastAsiaTheme="majorEastAsia" w:cstheme="majorBidi"/>
          <w:b/>
          <w:bCs/>
          <w:sz w:val="32"/>
          <w:szCs w:val="28"/>
        </w:rPr>
      </w:pPr>
      <w:r w:rsidRPr="009F41B5">
        <w:br w:type="page"/>
      </w:r>
    </w:p>
    <w:p w14:paraId="4D673116" w14:textId="77777777" w:rsidR="005559DD" w:rsidRPr="009F41B5" w:rsidRDefault="005559DD" w:rsidP="00C54BF9">
      <w:pPr>
        <w:pStyle w:val="Heading1"/>
        <w:numPr>
          <w:ilvl w:val="0"/>
          <w:numId w:val="0"/>
        </w:numPr>
      </w:pPr>
      <w:bookmarkStart w:id="41" w:name="_Ref399711504"/>
      <w:bookmarkStart w:id="42" w:name="_Toc21272800"/>
      <w:r w:rsidRPr="009F41B5">
        <w:lastRenderedPageBreak/>
        <w:t>DAFTAR ISI</w:t>
      </w:r>
      <w:bookmarkEnd w:id="41"/>
      <w:bookmarkEnd w:id="42"/>
    </w:p>
    <w:sdt>
      <w:sdtPr>
        <w:rPr>
          <w:rFonts w:ascii="Times New Roman" w:eastAsiaTheme="minorHAnsi" w:hAnsi="Times New Roman" w:cs="Times New Roman"/>
          <w:b w:val="0"/>
          <w:bCs w:val="0"/>
          <w:color w:val="auto"/>
          <w:sz w:val="24"/>
          <w:szCs w:val="24"/>
        </w:rPr>
        <w:id w:val="286015859"/>
        <w:docPartObj>
          <w:docPartGallery w:val="Table of Contents"/>
          <w:docPartUnique/>
        </w:docPartObj>
      </w:sdtPr>
      <w:sdtEndPr>
        <w:rPr>
          <w:b/>
        </w:rPr>
      </w:sdtEndPr>
      <w:sdtContent>
        <w:p w14:paraId="0AD2F4A2" w14:textId="77777777" w:rsidR="005559DD" w:rsidRPr="009F41B5" w:rsidRDefault="005559DD" w:rsidP="00C54BF9">
          <w:pPr>
            <w:pStyle w:val="TOCHeading"/>
            <w:rPr>
              <w:rFonts w:ascii="Times New Roman" w:hAnsi="Times New Roman" w:cs="Times New Roman"/>
              <w:sz w:val="24"/>
              <w:szCs w:val="24"/>
            </w:rPr>
          </w:pPr>
        </w:p>
        <w:p w14:paraId="6F00E9C8" w14:textId="30148B50" w:rsidR="00DA5FB2" w:rsidRPr="009F41B5" w:rsidRDefault="005559DD">
          <w:pPr>
            <w:pStyle w:val="TOC1"/>
            <w:rPr>
              <w:rFonts w:ascii="Times New Roman" w:hAnsi="Times New Roman" w:cs="Times New Roman"/>
              <w:sz w:val="24"/>
              <w:szCs w:val="24"/>
              <w:lang w:eastAsia="en-ID"/>
            </w:rPr>
          </w:pPr>
          <w:r w:rsidRPr="009F41B5">
            <w:rPr>
              <w:rFonts w:ascii="Times New Roman" w:hAnsi="Times New Roman" w:cs="Times New Roman"/>
              <w:sz w:val="24"/>
              <w:szCs w:val="24"/>
            </w:rPr>
            <w:fldChar w:fldCharType="begin"/>
          </w:r>
          <w:r w:rsidRPr="009F41B5">
            <w:rPr>
              <w:rFonts w:ascii="Times New Roman" w:hAnsi="Times New Roman" w:cs="Times New Roman"/>
              <w:sz w:val="24"/>
              <w:szCs w:val="24"/>
            </w:rPr>
            <w:instrText xml:space="preserve"> TOC \o "1-3" \h \z \u </w:instrText>
          </w:r>
          <w:r w:rsidRPr="009F41B5">
            <w:rPr>
              <w:rFonts w:ascii="Times New Roman" w:hAnsi="Times New Roman" w:cs="Times New Roman"/>
              <w:sz w:val="24"/>
              <w:szCs w:val="24"/>
            </w:rPr>
            <w:fldChar w:fldCharType="separate"/>
          </w:r>
          <w:hyperlink w:anchor="_Toc21272792" w:history="1">
            <w:r w:rsidR="00DA5FB2" w:rsidRPr="009F41B5">
              <w:rPr>
                <w:rStyle w:val="Hyperlink"/>
                <w:rFonts w:ascii="Times New Roman" w:hAnsi="Times New Roman" w:cs="Times New Roman"/>
                <w:b/>
                <w:sz w:val="24"/>
                <w:szCs w:val="24"/>
              </w:rPr>
              <w:t>LEMBAR PERSETUJUAN</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_Toc21272792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ii</w:t>
            </w:r>
            <w:r w:rsidR="00DA5FB2" w:rsidRPr="009F41B5">
              <w:rPr>
                <w:rFonts w:ascii="Times New Roman" w:hAnsi="Times New Roman" w:cs="Times New Roman"/>
                <w:webHidden/>
                <w:sz w:val="24"/>
                <w:szCs w:val="24"/>
              </w:rPr>
              <w:fldChar w:fldCharType="end"/>
            </w:r>
          </w:hyperlink>
        </w:p>
        <w:p w14:paraId="11158E80" w14:textId="512EAEAF" w:rsidR="00DA5FB2" w:rsidRPr="009F41B5" w:rsidRDefault="00C01EEC">
          <w:pPr>
            <w:pStyle w:val="TOC1"/>
            <w:rPr>
              <w:rFonts w:ascii="Times New Roman" w:hAnsi="Times New Roman" w:cs="Times New Roman"/>
              <w:sz w:val="24"/>
              <w:szCs w:val="24"/>
              <w:lang w:eastAsia="en-ID"/>
            </w:rPr>
          </w:pPr>
          <w:hyperlink w:anchor="_Toc21272793" w:history="1">
            <w:r w:rsidR="00DA5FB2" w:rsidRPr="009F41B5">
              <w:rPr>
                <w:rStyle w:val="Hyperlink"/>
                <w:rFonts w:ascii="Times New Roman" w:hAnsi="Times New Roman" w:cs="Times New Roman"/>
                <w:b/>
                <w:sz w:val="24"/>
                <w:szCs w:val="24"/>
              </w:rPr>
              <w:t>LEMBAR PENGESAHAN</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_Toc21272793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iii</w:t>
            </w:r>
            <w:r w:rsidR="00DA5FB2" w:rsidRPr="009F41B5">
              <w:rPr>
                <w:rFonts w:ascii="Times New Roman" w:hAnsi="Times New Roman" w:cs="Times New Roman"/>
                <w:webHidden/>
                <w:sz w:val="24"/>
                <w:szCs w:val="24"/>
              </w:rPr>
              <w:fldChar w:fldCharType="end"/>
            </w:r>
          </w:hyperlink>
        </w:p>
        <w:p w14:paraId="03088D42" w14:textId="4B90956E" w:rsidR="00DA5FB2" w:rsidRPr="009F41B5" w:rsidRDefault="00C01EEC">
          <w:pPr>
            <w:pStyle w:val="TOC1"/>
            <w:rPr>
              <w:rFonts w:ascii="Times New Roman" w:hAnsi="Times New Roman" w:cs="Times New Roman"/>
              <w:sz w:val="24"/>
              <w:szCs w:val="24"/>
              <w:lang w:eastAsia="en-ID"/>
            </w:rPr>
          </w:pPr>
          <w:hyperlink w:anchor="_Toc21272794" w:history="1">
            <w:r w:rsidR="00DA5FB2" w:rsidRPr="009F41B5">
              <w:rPr>
                <w:rStyle w:val="Hyperlink"/>
                <w:rFonts w:ascii="Times New Roman" w:hAnsi="Times New Roman" w:cs="Times New Roman"/>
                <w:b/>
                <w:sz w:val="24"/>
                <w:szCs w:val="24"/>
              </w:rPr>
              <w:t>LEMBAR HAK ATAS KEKAYAAN INTELEKTUAL</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_Toc21272794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iv</w:t>
            </w:r>
            <w:r w:rsidR="00DA5FB2" w:rsidRPr="009F41B5">
              <w:rPr>
                <w:rFonts w:ascii="Times New Roman" w:hAnsi="Times New Roman" w:cs="Times New Roman"/>
                <w:webHidden/>
                <w:sz w:val="24"/>
                <w:szCs w:val="24"/>
              </w:rPr>
              <w:fldChar w:fldCharType="end"/>
            </w:r>
          </w:hyperlink>
        </w:p>
        <w:p w14:paraId="7A1FDEC3" w14:textId="0C3C908E" w:rsidR="00DA5FB2" w:rsidRPr="009F41B5" w:rsidRDefault="00C01EEC">
          <w:pPr>
            <w:pStyle w:val="TOC1"/>
            <w:rPr>
              <w:rFonts w:ascii="Times New Roman" w:hAnsi="Times New Roman" w:cs="Times New Roman"/>
              <w:sz w:val="24"/>
              <w:szCs w:val="24"/>
              <w:lang w:eastAsia="en-ID"/>
            </w:rPr>
          </w:pPr>
          <w:hyperlink w:anchor="_Toc21272795" w:history="1">
            <w:r w:rsidR="00DA5FB2" w:rsidRPr="009F41B5">
              <w:rPr>
                <w:rStyle w:val="Hyperlink"/>
                <w:rFonts w:ascii="Times New Roman" w:hAnsi="Times New Roman" w:cs="Times New Roman"/>
                <w:b/>
                <w:sz w:val="24"/>
                <w:szCs w:val="24"/>
              </w:rPr>
              <w:t>LEMBAR PERNYATAAN</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_Toc21272795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v</w:t>
            </w:r>
            <w:r w:rsidR="00DA5FB2" w:rsidRPr="009F41B5">
              <w:rPr>
                <w:rFonts w:ascii="Times New Roman" w:hAnsi="Times New Roman" w:cs="Times New Roman"/>
                <w:webHidden/>
                <w:sz w:val="24"/>
                <w:szCs w:val="24"/>
              </w:rPr>
              <w:fldChar w:fldCharType="end"/>
            </w:r>
          </w:hyperlink>
        </w:p>
        <w:p w14:paraId="33B1CB1D" w14:textId="435B586D" w:rsidR="00DA5FB2" w:rsidRPr="009F41B5" w:rsidRDefault="00C01EEC">
          <w:pPr>
            <w:pStyle w:val="TOC1"/>
            <w:rPr>
              <w:rFonts w:ascii="Times New Roman" w:hAnsi="Times New Roman" w:cs="Times New Roman"/>
              <w:sz w:val="24"/>
              <w:szCs w:val="24"/>
              <w:lang w:eastAsia="en-ID"/>
            </w:rPr>
          </w:pPr>
          <w:hyperlink w:anchor="_Toc21272796" w:history="1">
            <w:r w:rsidR="00DA5FB2" w:rsidRPr="009F41B5">
              <w:rPr>
                <w:rStyle w:val="Hyperlink"/>
                <w:rFonts w:ascii="Times New Roman" w:hAnsi="Times New Roman" w:cs="Times New Roman"/>
                <w:b/>
                <w:sz w:val="24"/>
                <w:szCs w:val="24"/>
              </w:rPr>
              <w:t>LEMBAR PERSEMBAHAN</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_Toc21272796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vi</w:t>
            </w:r>
            <w:r w:rsidR="00DA5FB2" w:rsidRPr="009F41B5">
              <w:rPr>
                <w:rFonts w:ascii="Times New Roman" w:hAnsi="Times New Roman" w:cs="Times New Roman"/>
                <w:webHidden/>
                <w:sz w:val="24"/>
                <w:szCs w:val="24"/>
              </w:rPr>
              <w:fldChar w:fldCharType="end"/>
            </w:r>
          </w:hyperlink>
        </w:p>
        <w:p w14:paraId="46C9F412" w14:textId="42147FDF" w:rsidR="00DA5FB2" w:rsidRPr="009F41B5" w:rsidRDefault="00C01EEC">
          <w:pPr>
            <w:pStyle w:val="TOC1"/>
            <w:rPr>
              <w:rFonts w:ascii="Times New Roman" w:hAnsi="Times New Roman" w:cs="Times New Roman"/>
              <w:sz w:val="24"/>
              <w:szCs w:val="24"/>
              <w:lang w:eastAsia="en-ID"/>
            </w:rPr>
          </w:pPr>
          <w:hyperlink w:anchor="_Toc21272797" w:history="1">
            <w:r w:rsidR="00DA5FB2" w:rsidRPr="009F41B5">
              <w:rPr>
                <w:rStyle w:val="Hyperlink"/>
                <w:rFonts w:ascii="Times New Roman" w:hAnsi="Times New Roman" w:cs="Times New Roman"/>
                <w:b/>
                <w:sz w:val="24"/>
                <w:szCs w:val="24"/>
              </w:rPr>
              <w:t>ABSTRAK</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_Toc21272797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vii</w:t>
            </w:r>
            <w:r w:rsidR="00DA5FB2" w:rsidRPr="009F41B5">
              <w:rPr>
                <w:rFonts w:ascii="Times New Roman" w:hAnsi="Times New Roman" w:cs="Times New Roman"/>
                <w:webHidden/>
                <w:sz w:val="24"/>
                <w:szCs w:val="24"/>
              </w:rPr>
              <w:fldChar w:fldCharType="end"/>
            </w:r>
          </w:hyperlink>
        </w:p>
        <w:p w14:paraId="4CA53CE4" w14:textId="1DFD4739" w:rsidR="00DA5FB2" w:rsidRPr="009F41B5" w:rsidRDefault="00C01EEC">
          <w:pPr>
            <w:pStyle w:val="TOC1"/>
            <w:rPr>
              <w:rFonts w:ascii="Times New Roman" w:hAnsi="Times New Roman" w:cs="Times New Roman"/>
              <w:sz w:val="24"/>
              <w:szCs w:val="24"/>
              <w:lang w:eastAsia="en-ID"/>
            </w:rPr>
          </w:pPr>
          <w:hyperlink w:anchor="_Toc21272798" w:history="1">
            <w:r w:rsidR="00DA5FB2" w:rsidRPr="009F41B5">
              <w:rPr>
                <w:rStyle w:val="Hyperlink"/>
                <w:rFonts w:ascii="Times New Roman" w:hAnsi="Times New Roman" w:cs="Times New Roman"/>
                <w:b/>
                <w:i/>
                <w:sz w:val="24"/>
                <w:szCs w:val="24"/>
              </w:rPr>
              <w:t>ABSTRACT</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_Toc21272798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viii</w:t>
            </w:r>
            <w:r w:rsidR="00DA5FB2" w:rsidRPr="009F41B5">
              <w:rPr>
                <w:rFonts w:ascii="Times New Roman" w:hAnsi="Times New Roman" w:cs="Times New Roman"/>
                <w:webHidden/>
                <w:sz w:val="24"/>
                <w:szCs w:val="24"/>
              </w:rPr>
              <w:fldChar w:fldCharType="end"/>
            </w:r>
          </w:hyperlink>
        </w:p>
        <w:p w14:paraId="7A1DD54F" w14:textId="1DDF23E0" w:rsidR="00DA5FB2" w:rsidRPr="009F41B5" w:rsidRDefault="00C01EEC">
          <w:pPr>
            <w:pStyle w:val="TOC1"/>
            <w:rPr>
              <w:rFonts w:ascii="Times New Roman" w:hAnsi="Times New Roman" w:cs="Times New Roman"/>
              <w:sz w:val="24"/>
              <w:szCs w:val="24"/>
              <w:lang w:eastAsia="en-ID"/>
            </w:rPr>
          </w:pPr>
          <w:hyperlink w:anchor="_Toc21272799" w:history="1">
            <w:r w:rsidR="00DA5FB2" w:rsidRPr="009F41B5">
              <w:rPr>
                <w:rStyle w:val="Hyperlink"/>
                <w:rFonts w:ascii="Times New Roman" w:hAnsi="Times New Roman" w:cs="Times New Roman"/>
                <w:b/>
                <w:sz w:val="24"/>
                <w:szCs w:val="24"/>
              </w:rPr>
              <w:t>KATA PENGANTAR</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_Toc21272799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ix</w:t>
            </w:r>
            <w:r w:rsidR="00DA5FB2" w:rsidRPr="009F41B5">
              <w:rPr>
                <w:rFonts w:ascii="Times New Roman" w:hAnsi="Times New Roman" w:cs="Times New Roman"/>
                <w:webHidden/>
                <w:sz w:val="24"/>
                <w:szCs w:val="24"/>
              </w:rPr>
              <w:fldChar w:fldCharType="end"/>
            </w:r>
          </w:hyperlink>
        </w:p>
        <w:p w14:paraId="658D39C6" w14:textId="281D805C" w:rsidR="00DA5FB2" w:rsidRPr="009F41B5" w:rsidRDefault="00C01EEC">
          <w:pPr>
            <w:pStyle w:val="TOC1"/>
            <w:rPr>
              <w:rFonts w:ascii="Times New Roman" w:hAnsi="Times New Roman" w:cs="Times New Roman"/>
              <w:sz w:val="24"/>
              <w:szCs w:val="24"/>
              <w:lang w:eastAsia="en-ID"/>
            </w:rPr>
          </w:pPr>
          <w:hyperlink w:anchor="_Toc21272800" w:history="1">
            <w:r w:rsidR="00DA5FB2" w:rsidRPr="009F41B5">
              <w:rPr>
                <w:rStyle w:val="Hyperlink"/>
                <w:rFonts w:ascii="Times New Roman" w:hAnsi="Times New Roman" w:cs="Times New Roman"/>
                <w:b/>
                <w:sz w:val="24"/>
                <w:szCs w:val="24"/>
              </w:rPr>
              <w:t>DAFTAR ISI</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_Toc21272800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xi</w:t>
            </w:r>
            <w:r w:rsidR="00DA5FB2" w:rsidRPr="009F41B5">
              <w:rPr>
                <w:rFonts w:ascii="Times New Roman" w:hAnsi="Times New Roman" w:cs="Times New Roman"/>
                <w:webHidden/>
                <w:sz w:val="24"/>
                <w:szCs w:val="24"/>
              </w:rPr>
              <w:fldChar w:fldCharType="end"/>
            </w:r>
          </w:hyperlink>
        </w:p>
        <w:p w14:paraId="75EE475B" w14:textId="2B5558E8" w:rsidR="00DA5FB2" w:rsidRPr="009F41B5" w:rsidRDefault="00C01EEC">
          <w:pPr>
            <w:pStyle w:val="TOC1"/>
            <w:rPr>
              <w:rFonts w:ascii="Times New Roman" w:hAnsi="Times New Roman" w:cs="Times New Roman"/>
              <w:sz w:val="24"/>
              <w:szCs w:val="24"/>
              <w:lang w:eastAsia="en-ID"/>
            </w:rPr>
          </w:pPr>
          <w:hyperlink w:anchor="_Toc21272801" w:history="1">
            <w:r w:rsidR="00DA5FB2" w:rsidRPr="009F41B5">
              <w:rPr>
                <w:rStyle w:val="Hyperlink"/>
                <w:rFonts w:ascii="Times New Roman" w:hAnsi="Times New Roman" w:cs="Times New Roman"/>
                <w:b/>
                <w:sz w:val="24"/>
                <w:szCs w:val="24"/>
              </w:rPr>
              <w:t>DAFTAR GAMBAR</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_Toc21272801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xiii</w:t>
            </w:r>
            <w:r w:rsidR="00DA5FB2" w:rsidRPr="009F41B5">
              <w:rPr>
                <w:rFonts w:ascii="Times New Roman" w:hAnsi="Times New Roman" w:cs="Times New Roman"/>
                <w:webHidden/>
                <w:sz w:val="24"/>
                <w:szCs w:val="24"/>
              </w:rPr>
              <w:fldChar w:fldCharType="end"/>
            </w:r>
          </w:hyperlink>
        </w:p>
        <w:p w14:paraId="51345383" w14:textId="39B57880" w:rsidR="00DA5FB2" w:rsidRPr="009F41B5" w:rsidRDefault="00C01EEC">
          <w:pPr>
            <w:pStyle w:val="TOC1"/>
            <w:rPr>
              <w:rFonts w:ascii="Times New Roman" w:hAnsi="Times New Roman" w:cs="Times New Roman"/>
              <w:sz w:val="24"/>
              <w:szCs w:val="24"/>
              <w:lang w:eastAsia="en-ID"/>
            </w:rPr>
          </w:pPr>
          <w:hyperlink w:anchor="_Toc21272802" w:history="1">
            <w:r w:rsidR="00DA5FB2" w:rsidRPr="009F41B5">
              <w:rPr>
                <w:rStyle w:val="Hyperlink"/>
                <w:rFonts w:ascii="Times New Roman" w:hAnsi="Times New Roman" w:cs="Times New Roman"/>
                <w:b/>
                <w:sz w:val="24"/>
                <w:szCs w:val="24"/>
              </w:rPr>
              <w:t>DAFTAR TABEL</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_Toc21272802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xiv</w:t>
            </w:r>
            <w:r w:rsidR="00DA5FB2" w:rsidRPr="009F41B5">
              <w:rPr>
                <w:rFonts w:ascii="Times New Roman" w:hAnsi="Times New Roman" w:cs="Times New Roman"/>
                <w:webHidden/>
                <w:sz w:val="24"/>
                <w:szCs w:val="24"/>
              </w:rPr>
              <w:fldChar w:fldCharType="end"/>
            </w:r>
          </w:hyperlink>
        </w:p>
        <w:p w14:paraId="5F74A054" w14:textId="054B3A73" w:rsidR="00DA5FB2" w:rsidRPr="009F41B5" w:rsidRDefault="00C01EEC">
          <w:pPr>
            <w:pStyle w:val="TOC1"/>
            <w:rPr>
              <w:rFonts w:ascii="Times New Roman" w:hAnsi="Times New Roman" w:cs="Times New Roman"/>
              <w:sz w:val="24"/>
              <w:szCs w:val="24"/>
              <w:lang w:eastAsia="en-ID"/>
            </w:rPr>
          </w:pPr>
          <w:hyperlink w:anchor="_Toc21272803" w:history="1">
            <w:r w:rsidR="00DA5FB2" w:rsidRPr="009F41B5">
              <w:rPr>
                <w:rStyle w:val="Hyperlink"/>
                <w:rFonts w:ascii="Times New Roman" w:hAnsi="Times New Roman" w:cs="Times New Roman"/>
                <w:b/>
                <w:sz w:val="24"/>
                <w:szCs w:val="24"/>
              </w:rPr>
              <w:t>DAFTAR LAMPIRAN</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_Toc21272803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xv</w:t>
            </w:r>
            <w:r w:rsidR="00DA5FB2" w:rsidRPr="009F41B5">
              <w:rPr>
                <w:rFonts w:ascii="Times New Roman" w:hAnsi="Times New Roman" w:cs="Times New Roman"/>
                <w:webHidden/>
                <w:sz w:val="24"/>
                <w:szCs w:val="24"/>
              </w:rPr>
              <w:fldChar w:fldCharType="end"/>
            </w:r>
          </w:hyperlink>
        </w:p>
        <w:p w14:paraId="1837AB42" w14:textId="5D9DEB6D" w:rsidR="00DA5FB2" w:rsidRPr="009F41B5" w:rsidRDefault="00C01EEC">
          <w:pPr>
            <w:pStyle w:val="TOC1"/>
            <w:rPr>
              <w:rFonts w:ascii="Times New Roman" w:hAnsi="Times New Roman" w:cs="Times New Roman"/>
              <w:sz w:val="24"/>
              <w:szCs w:val="24"/>
              <w:lang w:eastAsia="en-ID"/>
            </w:rPr>
          </w:pPr>
          <w:hyperlink w:anchor="_Toc21272804" w:history="1">
            <w:r w:rsidR="00DA5FB2" w:rsidRPr="009F41B5">
              <w:rPr>
                <w:rStyle w:val="Hyperlink"/>
                <w:rFonts w:ascii="Times New Roman" w:hAnsi="Times New Roman" w:cs="Times New Roman"/>
                <w:b/>
                <w:sz w:val="24"/>
                <w:szCs w:val="24"/>
              </w:rPr>
              <w:t>DAFTAR RUMUS</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_Toc21272804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xvi</w:t>
            </w:r>
            <w:r w:rsidR="00DA5FB2" w:rsidRPr="009F41B5">
              <w:rPr>
                <w:rFonts w:ascii="Times New Roman" w:hAnsi="Times New Roman" w:cs="Times New Roman"/>
                <w:webHidden/>
                <w:sz w:val="24"/>
                <w:szCs w:val="24"/>
              </w:rPr>
              <w:fldChar w:fldCharType="end"/>
            </w:r>
          </w:hyperlink>
        </w:p>
        <w:p w14:paraId="2AB1B64E" w14:textId="36E1D83D" w:rsidR="00DA5FB2" w:rsidRPr="009F41B5" w:rsidRDefault="00C01EEC">
          <w:pPr>
            <w:pStyle w:val="TOC1"/>
            <w:rPr>
              <w:rFonts w:ascii="Times New Roman" w:hAnsi="Times New Roman" w:cs="Times New Roman"/>
              <w:sz w:val="24"/>
              <w:szCs w:val="24"/>
              <w:lang w:eastAsia="en-ID"/>
            </w:rPr>
          </w:pPr>
          <w:hyperlink w:anchor="_Toc21272805" w:history="1">
            <w:r w:rsidR="00DA5FB2" w:rsidRPr="009F41B5">
              <w:rPr>
                <w:rStyle w:val="Hyperlink"/>
                <w:rFonts w:ascii="Times New Roman" w:hAnsi="Times New Roman" w:cs="Times New Roman"/>
                <w:b/>
                <w:sz w:val="24"/>
                <w:szCs w:val="24"/>
              </w:rPr>
              <w:t>DAFTAR SINGKATAN</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_Toc21272805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xvii</w:t>
            </w:r>
            <w:r w:rsidR="00DA5FB2" w:rsidRPr="009F41B5">
              <w:rPr>
                <w:rFonts w:ascii="Times New Roman" w:hAnsi="Times New Roman" w:cs="Times New Roman"/>
                <w:webHidden/>
                <w:sz w:val="24"/>
                <w:szCs w:val="24"/>
              </w:rPr>
              <w:fldChar w:fldCharType="end"/>
            </w:r>
          </w:hyperlink>
        </w:p>
        <w:p w14:paraId="7EAB9211" w14:textId="3296E384" w:rsidR="00DA5FB2" w:rsidRPr="009F41B5" w:rsidRDefault="00C01EEC">
          <w:pPr>
            <w:pStyle w:val="TOC1"/>
            <w:rPr>
              <w:rFonts w:ascii="Times New Roman" w:hAnsi="Times New Roman" w:cs="Times New Roman"/>
              <w:sz w:val="24"/>
              <w:szCs w:val="24"/>
              <w:lang w:eastAsia="en-ID"/>
            </w:rPr>
          </w:pPr>
          <w:hyperlink w:anchor="_Toc21272806" w:history="1">
            <w:r w:rsidR="00DA5FB2" w:rsidRPr="009F41B5">
              <w:rPr>
                <w:rStyle w:val="Hyperlink"/>
                <w:rFonts w:ascii="Times New Roman" w:hAnsi="Times New Roman" w:cs="Times New Roman"/>
                <w:b/>
                <w:sz w:val="24"/>
                <w:szCs w:val="24"/>
              </w:rPr>
              <w:t>DAFTAR SIMBOL</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_Toc21272806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xviii</w:t>
            </w:r>
            <w:r w:rsidR="00DA5FB2" w:rsidRPr="009F41B5">
              <w:rPr>
                <w:rFonts w:ascii="Times New Roman" w:hAnsi="Times New Roman" w:cs="Times New Roman"/>
                <w:webHidden/>
                <w:sz w:val="24"/>
                <w:szCs w:val="24"/>
              </w:rPr>
              <w:fldChar w:fldCharType="end"/>
            </w:r>
          </w:hyperlink>
        </w:p>
        <w:p w14:paraId="170F9E2C" w14:textId="4859FCA9" w:rsidR="00DA5FB2" w:rsidRPr="009F41B5" w:rsidRDefault="00C01EEC">
          <w:pPr>
            <w:pStyle w:val="TOC1"/>
            <w:rPr>
              <w:rFonts w:ascii="Times New Roman" w:hAnsi="Times New Roman" w:cs="Times New Roman"/>
              <w:sz w:val="24"/>
              <w:szCs w:val="24"/>
              <w:lang w:eastAsia="en-ID"/>
            </w:rPr>
          </w:pPr>
          <w:hyperlink w:anchor="_Toc21272807" w:history="1">
            <w:r w:rsidR="00DA5FB2" w:rsidRPr="009F41B5">
              <w:rPr>
                <w:rStyle w:val="Hyperlink"/>
                <w:rFonts w:ascii="Times New Roman" w:hAnsi="Times New Roman" w:cs="Times New Roman"/>
                <w:b/>
                <w:sz w:val="24"/>
                <w:szCs w:val="24"/>
                <w14:scene3d>
                  <w14:camera w14:prst="orthographicFront"/>
                  <w14:lightRig w14:rig="threePt" w14:dir="t">
                    <w14:rot w14:lat="0" w14:lon="0" w14:rev="0"/>
                  </w14:lightRig>
                </w14:scene3d>
              </w:rPr>
              <w:t>BAB I</w:t>
            </w:r>
            <w:r w:rsidR="00DA5FB2" w:rsidRPr="009F41B5">
              <w:rPr>
                <w:rStyle w:val="Hyperlink"/>
                <w:rFonts w:ascii="Times New Roman" w:hAnsi="Times New Roman" w:cs="Times New Roman"/>
                <w:b/>
                <w:sz w:val="24"/>
                <w:szCs w:val="24"/>
              </w:rPr>
              <w:t xml:space="preserve"> PENDAHULUAN</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_Toc21272807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I-1</w:t>
            </w:r>
            <w:r w:rsidR="00DA5FB2" w:rsidRPr="009F41B5">
              <w:rPr>
                <w:rFonts w:ascii="Times New Roman" w:hAnsi="Times New Roman" w:cs="Times New Roman"/>
                <w:webHidden/>
                <w:sz w:val="24"/>
                <w:szCs w:val="24"/>
              </w:rPr>
              <w:fldChar w:fldCharType="end"/>
            </w:r>
          </w:hyperlink>
        </w:p>
        <w:p w14:paraId="4D33CB89" w14:textId="645AC435" w:rsidR="00DA5FB2" w:rsidRPr="009F41B5" w:rsidRDefault="00C01EEC">
          <w:pPr>
            <w:pStyle w:val="TOC2"/>
            <w:rPr>
              <w:rFonts w:ascii="Times New Roman" w:hAnsi="Times New Roman" w:cs="Times New Roman"/>
              <w:sz w:val="24"/>
              <w:szCs w:val="24"/>
              <w:lang w:eastAsia="en-ID"/>
            </w:rPr>
          </w:pPr>
          <w:hyperlink w:anchor="_Toc21272808" w:history="1">
            <w:r w:rsidR="00DA5FB2" w:rsidRPr="009F41B5">
              <w:rPr>
                <w:rStyle w:val="Hyperlink"/>
                <w:rFonts w:ascii="Times New Roman" w:hAnsi="Times New Roman" w:cs="Times New Roman"/>
                <w:sz w:val="24"/>
                <w:szCs w:val="24"/>
              </w:rPr>
              <w:t>1.1</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Latar Belakang</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_Toc21272808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I-1</w:t>
            </w:r>
            <w:r w:rsidR="00DA5FB2" w:rsidRPr="009F41B5">
              <w:rPr>
                <w:rFonts w:ascii="Times New Roman" w:hAnsi="Times New Roman" w:cs="Times New Roman"/>
                <w:webHidden/>
                <w:sz w:val="24"/>
                <w:szCs w:val="24"/>
              </w:rPr>
              <w:fldChar w:fldCharType="end"/>
            </w:r>
          </w:hyperlink>
        </w:p>
        <w:p w14:paraId="57142088" w14:textId="162A5A2E" w:rsidR="00DA5FB2" w:rsidRPr="009F41B5" w:rsidRDefault="00C01EEC">
          <w:pPr>
            <w:pStyle w:val="TOC2"/>
            <w:rPr>
              <w:rFonts w:ascii="Times New Roman" w:hAnsi="Times New Roman" w:cs="Times New Roman"/>
              <w:sz w:val="24"/>
              <w:szCs w:val="24"/>
              <w:lang w:eastAsia="en-ID"/>
            </w:rPr>
          </w:pPr>
          <w:hyperlink w:anchor="_Toc21272809" w:history="1">
            <w:r w:rsidR="00DA5FB2" w:rsidRPr="009F41B5">
              <w:rPr>
                <w:rStyle w:val="Hyperlink"/>
                <w:rFonts w:ascii="Times New Roman" w:hAnsi="Times New Roman" w:cs="Times New Roman"/>
                <w:sz w:val="24"/>
                <w:szCs w:val="24"/>
              </w:rPr>
              <w:t>1.2</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Rumusan Masalah</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_Toc21272809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I-1</w:t>
            </w:r>
            <w:r w:rsidR="00DA5FB2" w:rsidRPr="009F41B5">
              <w:rPr>
                <w:rFonts w:ascii="Times New Roman" w:hAnsi="Times New Roman" w:cs="Times New Roman"/>
                <w:webHidden/>
                <w:sz w:val="24"/>
                <w:szCs w:val="24"/>
              </w:rPr>
              <w:fldChar w:fldCharType="end"/>
            </w:r>
          </w:hyperlink>
        </w:p>
        <w:p w14:paraId="3A30F279" w14:textId="2E0A075E" w:rsidR="00DA5FB2" w:rsidRPr="009F41B5" w:rsidRDefault="00C01EEC">
          <w:pPr>
            <w:pStyle w:val="TOC2"/>
            <w:rPr>
              <w:rFonts w:ascii="Times New Roman" w:hAnsi="Times New Roman" w:cs="Times New Roman"/>
              <w:sz w:val="24"/>
              <w:szCs w:val="24"/>
              <w:lang w:eastAsia="en-ID"/>
            </w:rPr>
          </w:pPr>
          <w:hyperlink w:anchor="_Toc21272810" w:history="1">
            <w:r w:rsidR="00DA5FB2" w:rsidRPr="009F41B5">
              <w:rPr>
                <w:rStyle w:val="Hyperlink"/>
                <w:rFonts w:ascii="Times New Roman" w:hAnsi="Times New Roman" w:cs="Times New Roman"/>
                <w:sz w:val="24"/>
                <w:szCs w:val="24"/>
              </w:rPr>
              <w:t>1.3</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Batasan Masalah</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_Toc21272810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I-2</w:t>
            </w:r>
            <w:r w:rsidR="00DA5FB2" w:rsidRPr="009F41B5">
              <w:rPr>
                <w:rFonts w:ascii="Times New Roman" w:hAnsi="Times New Roman" w:cs="Times New Roman"/>
                <w:webHidden/>
                <w:sz w:val="24"/>
                <w:szCs w:val="24"/>
              </w:rPr>
              <w:fldChar w:fldCharType="end"/>
            </w:r>
          </w:hyperlink>
        </w:p>
        <w:p w14:paraId="02D2E979" w14:textId="355E3D2D" w:rsidR="00DA5FB2" w:rsidRPr="009F41B5" w:rsidRDefault="00C01EEC">
          <w:pPr>
            <w:pStyle w:val="TOC2"/>
            <w:rPr>
              <w:rFonts w:ascii="Times New Roman" w:hAnsi="Times New Roman" w:cs="Times New Roman"/>
              <w:sz w:val="24"/>
              <w:szCs w:val="24"/>
              <w:lang w:eastAsia="en-ID"/>
            </w:rPr>
          </w:pPr>
          <w:hyperlink w:anchor="_Toc21272811" w:history="1">
            <w:r w:rsidR="00DA5FB2" w:rsidRPr="009F41B5">
              <w:rPr>
                <w:rStyle w:val="Hyperlink"/>
                <w:rFonts w:ascii="Times New Roman" w:hAnsi="Times New Roman" w:cs="Times New Roman"/>
                <w:sz w:val="24"/>
                <w:szCs w:val="24"/>
              </w:rPr>
              <w:t>1.4</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Tujuan Penelitian</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_Toc21272811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I-2</w:t>
            </w:r>
            <w:r w:rsidR="00DA5FB2" w:rsidRPr="009F41B5">
              <w:rPr>
                <w:rFonts w:ascii="Times New Roman" w:hAnsi="Times New Roman" w:cs="Times New Roman"/>
                <w:webHidden/>
                <w:sz w:val="24"/>
                <w:szCs w:val="24"/>
              </w:rPr>
              <w:fldChar w:fldCharType="end"/>
            </w:r>
          </w:hyperlink>
        </w:p>
        <w:p w14:paraId="70536E71" w14:textId="5405FFEC" w:rsidR="00DA5FB2" w:rsidRPr="009F41B5" w:rsidRDefault="00C01EEC">
          <w:pPr>
            <w:pStyle w:val="TOC2"/>
            <w:rPr>
              <w:rFonts w:ascii="Times New Roman" w:hAnsi="Times New Roman" w:cs="Times New Roman"/>
              <w:sz w:val="24"/>
              <w:szCs w:val="24"/>
              <w:lang w:eastAsia="en-ID"/>
            </w:rPr>
          </w:pPr>
          <w:hyperlink w:anchor="_Toc21272812" w:history="1">
            <w:r w:rsidR="00DA5FB2" w:rsidRPr="009F41B5">
              <w:rPr>
                <w:rStyle w:val="Hyperlink"/>
                <w:rFonts w:ascii="Times New Roman" w:hAnsi="Times New Roman" w:cs="Times New Roman"/>
                <w:sz w:val="24"/>
                <w:szCs w:val="24"/>
              </w:rPr>
              <w:t>1.5</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Sistematika Penulisan</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_Toc21272812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I-3</w:t>
            </w:r>
            <w:r w:rsidR="00DA5FB2" w:rsidRPr="009F41B5">
              <w:rPr>
                <w:rFonts w:ascii="Times New Roman" w:hAnsi="Times New Roman" w:cs="Times New Roman"/>
                <w:webHidden/>
                <w:sz w:val="24"/>
                <w:szCs w:val="24"/>
              </w:rPr>
              <w:fldChar w:fldCharType="end"/>
            </w:r>
          </w:hyperlink>
        </w:p>
        <w:p w14:paraId="4BC0DAB1" w14:textId="4D2A6FA8" w:rsidR="00DA5FB2" w:rsidRPr="009F41B5" w:rsidRDefault="00C01EEC">
          <w:pPr>
            <w:pStyle w:val="TOC1"/>
            <w:rPr>
              <w:rFonts w:ascii="Times New Roman" w:hAnsi="Times New Roman" w:cs="Times New Roman"/>
              <w:sz w:val="24"/>
              <w:szCs w:val="24"/>
              <w:lang w:eastAsia="en-ID"/>
            </w:rPr>
          </w:pPr>
          <w:hyperlink w:anchor="_Toc21272813" w:history="1">
            <w:r w:rsidR="00DA5FB2" w:rsidRPr="009F41B5">
              <w:rPr>
                <w:rStyle w:val="Hyperlink"/>
                <w:rFonts w:ascii="Times New Roman" w:hAnsi="Times New Roman" w:cs="Times New Roman"/>
                <w:b/>
                <w:sz w:val="24"/>
                <w:szCs w:val="24"/>
                <w14:scene3d>
                  <w14:camera w14:prst="orthographicFront"/>
                  <w14:lightRig w14:rig="threePt" w14:dir="t">
                    <w14:rot w14:lat="0" w14:lon="0" w14:rev="0"/>
                  </w14:lightRig>
                </w14:scene3d>
              </w:rPr>
              <w:t>BAB II</w:t>
            </w:r>
            <w:r w:rsidR="00DA5FB2" w:rsidRPr="009F41B5">
              <w:rPr>
                <w:rStyle w:val="Hyperlink"/>
                <w:rFonts w:ascii="Times New Roman" w:hAnsi="Times New Roman" w:cs="Times New Roman"/>
                <w:b/>
                <w:sz w:val="24"/>
                <w:szCs w:val="24"/>
              </w:rPr>
              <w:t xml:space="preserve"> LANDASAN TEORI</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_Toc21272813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II-1</w:t>
            </w:r>
            <w:r w:rsidR="00DA5FB2" w:rsidRPr="009F41B5">
              <w:rPr>
                <w:rFonts w:ascii="Times New Roman" w:hAnsi="Times New Roman" w:cs="Times New Roman"/>
                <w:webHidden/>
                <w:sz w:val="24"/>
                <w:szCs w:val="24"/>
              </w:rPr>
              <w:fldChar w:fldCharType="end"/>
            </w:r>
          </w:hyperlink>
        </w:p>
        <w:p w14:paraId="40928999" w14:textId="5962C375" w:rsidR="00DA5FB2" w:rsidRPr="009F41B5" w:rsidRDefault="00C01EEC">
          <w:pPr>
            <w:pStyle w:val="TOC2"/>
            <w:rPr>
              <w:rFonts w:ascii="Times New Roman" w:hAnsi="Times New Roman" w:cs="Times New Roman"/>
              <w:sz w:val="24"/>
              <w:szCs w:val="24"/>
              <w:lang w:eastAsia="en-ID"/>
            </w:rPr>
          </w:pPr>
          <w:hyperlink w:anchor="_Toc21272814" w:history="1">
            <w:r w:rsidR="00DA5FB2" w:rsidRPr="009F41B5">
              <w:rPr>
                <w:rStyle w:val="Hyperlink"/>
                <w:rFonts w:ascii="Times New Roman" w:hAnsi="Times New Roman" w:cs="Times New Roman"/>
                <w:sz w:val="24"/>
                <w:szCs w:val="24"/>
              </w:rPr>
              <w:t>2.1</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Menjabarkan teori-teori terkait mengenai TA</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_Toc21272814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II-11</w:t>
            </w:r>
            <w:r w:rsidR="00DA5FB2" w:rsidRPr="009F41B5">
              <w:rPr>
                <w:rFonts w:ascii="Times New Roman" w:hAnsi="Times New Roman" w:cs="Times New Roman"/>
                <w:webHidden/>
                <w:sz w:val="24"/>
                <w:szCs w:val="24"/>
              </w:rPr>
              <w:fldChar w:fldCharType="end"/>
            </w:r>
          </w:hyperlink>
        </w:p>
        <w:p w14:paraId="50B58F7E" w14:textId="0E2EAB43" w:rsidR="00DA5FB2" w:rsidRPr="009F41B5" w:rsidRDefault="00C01EEC">
          <w:pPr>
            <w:pStyle w:val="TOC2"/>
            <w:rPr>
              <w:rFonts w:ascii="Times New Roman" w:hAnsi="Times New Roman" w:cs="Times New Roman"/>
              <w:sz w:val="24"/>
              <w:szCs w:val="24"/>
              <w:lang w:eastAsia="en-ID"/>
            </w:rPr>
          </w:pPr>
          <w:hyperlink w:anchor="_Toc21272815" w:history="1">
            <w:r w:rsidR="00DA5FB2" w:rsidRPr="009F41B5">
              <w:rPr>
                <w:rStyle w:val="Hyperlink"/>
                <w:rFonts w:ascii="Times New Roman" w:hAnsi="Times New Roman" w:cs="Times New Roman"/>
                <w:sz w:val="24"/>
                <w:szCs w:val="24"/>
              </w:rPr>
              <w:t>2.2</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Referensi pada Landasan Teori</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_Toc21272815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II-11</w:t>
            </w:r>
            <w:r w:rsidR="00DA5FB2" w:rsidRPr="009F41B5">
              <w:rPr>
                <w:rFonts w:ascii="Times New Roman" w:hAnsi="Times New Roman" w:cs="Times New Roman"/>
                <w:webHidden/>
                <w:sz w:val="24"/>
                <w:szCs w:val="24"/>
              </w:rPr>
              <w:fldChar w:fldCharType="end"/>
            </w:r>
          </w:hyperlink>
        </w:p>
        <w:p w14:paraId="604EB79A" w14:textId="0173AC2B" w:rsidR="00DA5FB2" w:rsidRPr="009F41B5" w:rsidRDefault="00C01EEC">
          <w:pPr>
            <w:pStyle w:val="TOC2"/>
            <w:rPr>
              <w:rFonts w:ascii="Times New Roman" w:hAnsi="Times New Roman" w:cs="Times New Roman"/>
              <w:sz w:val="24"/>
              <w:szCs w:val="24"/>
              <w:lang w:eastAsia="en-ID"/>
            </w:rPr>
          </w:pPr>
          <w:hyperlink w:anchor="_Toc21272816" w:history="1">
            <w:r w:rsidR="00DA5FB2" w:rsidRPr="009F41B5">
              <w:rPr>
                <w:rStyle w:val="Hyperlink"/>
                <w:rFonts w:ascii="Times New Roman" w:hAnsi="Times New Roman" w:cs="Times New Roman"/>
                <w:sz w:val="24"/>
                <w:szCs w:val="24"/>
              </w:rPr>
              <w:t>2.3</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Penelitian Terkait</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_Toc21272816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II-11</w:t>
            </w:r>
            <w:r w:rsidR="00DA5FB2" w:rsidRPr="009F41B5">
              <w:rPr>
                <w:rFonts w:ascii="Times New Roman" w:hAnsi="Times New Roman" w:cs="Times New Roman"/>
                <w:webHidden/>
                <w:sz w:val="24"/>
                <w:szCs w:val="24"/>
              </w:rPr>
              <w:fldChar w:fldCharType="end"/>
            </w:r>
          </w:hyperlink>
        </w:p>
        <w:p w14:paraId="46E67F30" w14:textId="23C1AB3E" w:rsidR="00DA5FB2" w:rsidRPr="009F41B5" w:rsidRDefault="00C01EEC">
          <w:pPr>
            <w:pStyle w:val="TOC1"/>
            <w:rPr>
              <w:rFonts w:ascii="Times New Roman" w:hAnsi="Times New Roman" w:cs="Times New Roman"/>
              <w:sz w:val="24"/>
              <w:szCs w:val="24"/>
              <w:lang w:eastAsia="en-ID"/>
            </w:rPr>
          </w:pPr>
          <w:hyperlink w:anchor="_Toc21272817" w:history="1">
            <w:r w:rsidR="00DA5FB2" w:rsidRPr="009F41B5">
              <w:rPr>
                <w:rStyle w:val="Hyperlink"/>
                <w:rFonts w:ascii="Times New Roman" w:hAnsi="Times New Roman" w:cs="Times New Roman"/>
                <w:b/>
                <w:sz w:val="24"/>
                <w:szCs w:val="24"/>
                <w14:scene3d>
                  <w14:camera w14:prst="orthographicFront"/>
                  <w14:lightRig w14:rig="threePt" w14:dir="t">
                    <w14:rot w14:lat="0" w14:lon="0" w14:rev="0"/>
                  </w14:lightRig>
                </w14:scene3d>
              </w:rPr>
              <w:t>BAB III</w:t>
            </w:r>
            <w:r w:rsidR="00DA5FB2" w:rsidRPr="009F41B5">
              <w:rPr>
                <w:rStyle w:val="Hyperlink"/>
                <w:rFonts w:ascii="Times New Roman" w:hAnsi="Times New Roman" w:cs="Times New Roman"/>
                <w:b/>
                <w:sz w:val="24"/>
                <w:szCs w:val="24"/>
              </w:rPr>
              <w:t xml:space="preserve"> METODOLOGI PENELITIAN</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_Toc21272817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III-1</w:t>
            </w:r>
            <w:r w:rsidR="00DA5FB2" w:rsidRPr="009F41B5">
              <w:rPr>
                <w:rFonts w:ascii="Times New Roman" w:hAnsi="Times New Roman" w:cs="Times New Roman"/>
                <w:webHidden/>
                <w:sz w:val="24"/>
                <w:szCs w:val="24"/>
              </w:rPr>
              <w:fldChar w:fldCharType="end"/>
            </w:r>
          </w:hyperlink>
        </w:p>
        <w:p w14:paraId="13AA3207" w14:textId="29BE5C40" w:rsidR="00DA5FB2" w:rsidRPr="009F41B5" w:rsidRDefault="00C01EEC">
          <w:pPr>
            <w:pStyle w:val="TOC2"/>
            <w:rPr>
              <w:rFonts w:ascii="Times New Roman" w:hAnsi="Times New Roman" w:cs="Times New Roman"/>
              <w:sz w:val="24"/>
              <w:szCs w:val="24"/>
              <w:lang w:eastAsia="en-ID"/>
            </w:rPr>
          </w:pPr>
          <w:hyperlink w:anchor="_Toc21272818" w:history="1">
            <w:r w:rsidR="00DA5FB2" w:rsidRPr="009F41B5">
              <w:rPr>
                <w:rStyle w:val="Hyperlink"/>
                <w:rFonts w:ascii="Times New Roman" w:hAnsi="Times New Roman" w:cs="Times New Roman"/>
                <w:sz w:val="24"/>
                <w:szCs w:val="24"/>
              </w:rPr>
              <w:t>3.1</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Tahapan Penelitian Secara Umum</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_Toc21272818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b/>
                <w:bCs/>
                <w:noProof/>
                <w:webHidden/>
                <w:sz w:val="24"/>
                <w:szCs w:val="24"/>
                <w:lang w:val="en-US"/>
              </w:rPr>
              <w:t>Error! Bookmark not defined.</w:t>
            </w:r>
            <w:r w:rsidR="00DA5FB2" w:rsidRPr="009F41B5">
              <w:rPr>
                <w:rFonts w:ascii="Times New Roman" w:hAnsi="Times New Roman" w:cs="Times New Roman"/>
                <w:webHidden/>
                <w:sz w:val="24"/>
                <w:szCs w:val="24"/>
              </w:rPr>
              <w:fldChar w:fldCharType="end"/>
            </w:r>
          </w:hyperlink>
        </w:p>
        <w:p w14:paraId="034DE501" w14:textId="427C15AD" w:rsidR="00DA5FB2" w:rsidRPr="009F41B5" w:rsidRDefault="00C01EEC">
          <w:pPr>
            <w:pStyle w:val="TOC2"/>
            <w:rPr>
              <w:rFonts w:ascii="Times New Roman" w:hAnsi="Times New Roman" w:cs="Times New Roman"/>
              <w:sz w:val="24"/>
              <w:szCs w:val="24"/>
              <w:lang w:eastAsia="en-ID"/>
            </w:rPr>
          </w:pPr>
          <w:hyperlink w:anchor="_Toc21272819" w:history="1">
            <w:r w:rsidR="00DA5FB2" w:rsidRPr="009F41B5">
              <w:rPr>
                <w:rStyle w:val="Hyperlink"/>
                <w:rFonts w:ascii="Times New Roman" w:hAnsi="Times New Roman" w:cs="Times New Roman"/>
                <w:sz w:val="24"/>
                <w:szCs w:val="24"/>
              </w:rPr>
              <w:t>3.2</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Pengumpulan Data</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_Toc21272819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b/>
                <w:bCs/>
                <w:noProof/>
                <w:webHidden/>
                <w:sz w:val="24"/>
                <w:szCs w:val="24"/>
                <w:lang w:val="en-US"/>
              </w:rPr>
              <w:t>Error! Bookmark not defined.</w:t>
            </w:r>
            <w:r w:rsidR="00DA5FB2" w:rsidRPr="009F41B5">
              <w:rPr>
                <w:rFonts w:ascii="Times New Roman" w:hAnsi="Times New Roman" w:cs="Times New Roman"/>
                <w:webHidden/>
                <w:sz w:val="24"/>
                <w:szCs w:val="24"/>
              </w:rPr>
              <w:fldChar w:fldCharType="end"/>
            </w:r>
          </w:hyperlink>
        </w:p>
        <w:p w14:paraId="5E56FC27" w14:textId="58122AC2" w:rsidR="00DA5FB2" w:rsidRPr="009F41B5" w:rsidRDefault="00C01EEC">
          <w:pPr>
            <w:pStyle w:val="TOC2"/>
            <w:rPr>
              <w:rFonts w:ascii="Times New Roman" w:hAnsi="Times New Roman" w:cs="Times New Roman"/>
              <w:sz w:val="24"/>
              <w:szCs w:val="24"/>
              <w:lang w:eastAsia="en-ID"/>
            </w:rPr>
          </w:pPr>
          <w:hyperlink w:anchor="_Toc21272820" w:history="1">
            <w:r w:rsidR="00DA5FB2" w:rsidRPr="009F41B5">
              <w:rPr>
                <w:rStyle w:val="Hyperlink"/>
                <w:rFonts w:ascii="Times New Roman" w:hAnsi="Times New Roman" w:cs="Times New Roman"/>
                <w:sz w:val="24"/>
                <w:szCs w:val="24"/>
              </w:rPr>
              <w:t>3.3</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Dan seterusnya</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_Toc21272820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b/>
                <w:bCs/>
                <w:noProof/>
                <w:webHidden/>
                <w:sz w:val="24"/>
                <w:szCs w:val="24"/>
                <w:lang w:val="en-US"/>
              </w:rPr>
              <w:t>Error! Bookmark not defined.</w:t>
            </w:r>
            <w:r w:rsidR="00DA5FB2" w:rsidRPr="009F41B5">
              <w:rPr>
                <w:rFonts w:ascii="Times New Roman" w:hAnsi="Times New Roman" w:cs="Times New Roman"/>
                <w:webHidden/>
                <w:sz w:val="24"/>
                <w:szCs w:val="24"/>
              </w:rPr>
              <w:fldChar w:fldCharType="end"/>
            </w:r>
          </w:hyperlink>
        </w:p>
        <w:p w14:paraId="4A144521" w14:textId="11AA81F2" w:rsidR="00DA5FB2" w:rsidRPr="009F41B5" w:rsidRDefault="00C01EEC">
          <w:pPr>
            <w:pStyle w:val="TOC2"/>
            <w:rPr>
              <w:rFonts w:ascii="Times New Roman" w:hAnsi="Times New Roman" w:cs="Times New Roman"/>
              <w:sz w:val="24"/>
              <w:szCs w:val="24"/>
              <w:lang w:eastAsia="en-ID"/>
            </w:rPr>
          </w:pPr>
          <w:hyperlink w:anchor="_Toc21272821" w:history="1">
            <w:r w:rsidR="00DA5FB2" w:rsidRPr="009F41B5">
              <w:rPr>
                <w:rStyle w:val="Hyperlink"/>
                <w:rFonts w:ascii="Times New Roman" w:hAnsi="Times New Roman" w:cs="Times New Roman"/>
                <w:sz w:val="24"/>
                <w:szCs w:val="24"/>
              </w:rPr>
              <w:t>3.4</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Sub Bab Pada Bab Metodologi Penelitian</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_Toc21272821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b/>
                <w:bCs/>
                <w:noProof/>
                <w:webHidden/>
                <w:sz w:val="24"/>
                <w:szCs w:val="24"/>
                <w:lang w:val="en-US"/>
              </w:rPr>
              <w:t>Error! Bookmark not defined.</w:t>
            </w:r>
            <w:r w:rsidR="00DA5FB2" w:rsidRPr="009F41B5">
              <w:rPr>
                <w:rFonts w:ascii="Times New Roman" w:hAnsi="Times New Roman" w:cs="Times New Roman"/>
                <w:webHidden/>
                <w:sz w:val="24"/>
                <w:szCs w:val="24"/>
              </w:rPr>
              <w:fldChar w:fldCharType="end"/>
            </w:r>
          </w:hyperlink>
        </w:p>
        <w:p w14:paraId="06ACCF1F" w14:textId="3EB77CFE" w:rsidR="00DA5FB2" w:rsidRPr="009F41B5" w:rsidRDefault="00C01EEC">
          <w:pPr>
            <w:pStyle w:val="TOC1"/>
            <w:rPr>
              <w:rFonts w:ascii="Times New Roman" w:hAnsi="Times New Roman" w:cs="Times New Roman"/>
              <w:sz w:val="24"/>
              <w:szCs w:val="24"/>
              <w:lang w:eastAsia="en-ID"/>
            </w:rPr>
          </w:pPr>
          <w:hyperlink w:anchor="_Toc21272822" w:history="1">
            <w:r w:rsidR="00DA5FB2" w:rsidRPr="009F41B5">
              <w:rPr>
                <w:rStyle w:val="Hyperlink"/>
                <w:rFonts w:ascii="Times New Roman" w:hAnsi="Times New Roman" w:cs="Times New Roman"/>
                <w:b/>
                <w:sz w:val="24"/>
                <w:szCs w:val="24"/>
                <w14:scene3d>
                  <w14:camera w14:prst="orthographicFront"/>
                  <w14:lightRig w14:rig="threePt" w14:dir="t">
                    <w14:rot w14:lat="0" w14:lon="0" w14:rev="0"/>
                  </w14:lightRig>
                </w14:scene3d>
              </w:rPr>
              <w:t>BAB IV</w:t>
            </w:r>
            <w:r w:rsidR="00DA5FB2" w:rsidRPr="009F41B5">
              <w:rPr>
                <w:rStyle w:val="Hyperlink"/>
                <w:rFonts w:ascii="Times New Roman" w:hAnsi="Times New Roman" w:cs="Times New Roman"/>
                <w:b/>
                <w:sz w:val="24"/>
                <w:szCs w:val="24"/>
              </w:rPr>
              <w:t xml:space="preserve"> ANALISA DAN PERANCANGAN</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_Toc21272822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IV-5</w:t>
            </w:r>
            <w:r w:rsidR="00DA5FB2" w:rsidRPr="009F41B5">
              <w:rPr>
                <w:rFonts w:ascii="Times New Roman" w:hAnsi="Times New Roman" w:cs="Times New Roman"/>
                <w:webHidden/>
                <w:sz w:val="24"/>
                <w:szCs w:val="24"/>
              </w:rPr>
              <w:fldChar w:fldCharType="end"/>
            </w:r>
          </w:hyperlink>
        </w:p>
        <w:p w14:paraId="2E927A5B" w14:textId="11856DFA" w:rsidR="00DA5FB2" w:rsidRPr="009F41B5" w:rsidRDefault="00C01EEC">
          <w:pPr>
            <w:pStyle w:val="TOC2"/>
            <w:rPr>
              <w:rFonts w:ascii="Times New Roman" w:hAnsi="Times New Roman" w:cs="Times New Roman"/>
              <w:sz w:val="24"/>
              <w:szCs w:val="24"/>
              <w:lang w:eastAsia="en-ID"/>
            </w:rPr>
          </w:pPr>
          <w:hyperlink w:anchor="_Toc21272823" w:history="1">
            <w:r w:rsidR="00DA5FB2" w:rsidRPr="009F41B5">
              <w:rPr>
                <w:rStyle w:val="Hyperlink"/>
                <w:rFonts w:ascii="Times New Roman" w:hAnsi="Times New Roman" w:cs="Times New Roman"/>
                <w:sz w:val="24"/>
                <w:szCs w:val="24"/>
              </w:rPr>
              <w:t>4.1</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Analisa</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_Toc21272823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b/>
                <w:bCs/>
                <w:noProof/>
                <w:webHidden/>
                <w:sz w:val="24"/>
                <w:szCs w:val="24"/>
                <w:lang w:val="en-US"/>
              </w:rPr>
              <w:t>Error! Bookmark not defined.</w:t>
            </w:r>
            <w:r w:rsidR="00DA5FB2" w:rsidRPr="009F41B5">
              <w:rPr>
                <w:rFonts w:ascii="Times New Roman" w:hAnsi="Times New Roman" w:cs="Times New Roman"/>
                <w:webHidden/>
                <w:sz w:val="24"/>
                <w:szCs w:val="24"/>
              </w:rPr>
              <w:fldChar w:fldCharType="end"/>
            </w:r>
          </w:hyperlink>
        </w:p>
        <w:p w14:paraId="446CC156" w14:textId="4D2B0B25" w:rsidR="00DA5FB2" w:rsidRPr="009F41B5" w:rsidRDefault="00C01EEC">
          <w:pPr>
            <w:pStyle w:val="TOC3"/>
            <w:rPr>
              <w:rFonts w:ascii="Times New Roman" w:hAnsi="Times New Roman" w:cs="Times New Roman"/>
              <w:sz w:val="24"/>
              <w:szCs w:val="24"/>
              <w:lang w:eastAsia="en-ID"/>
            </w:rPr>
          </w:pPr>
          <w:hyperlink w:anchor="_Toc21272824" w:history="1">
            <w:r w:rsidR="00DA5FB2" w:rsidRPr="009F41B5">
              <w:rPr>
                <w:rStyle w:val="Hyperlink"/>
                <w:rFonts w:ascii="Times New Roman" w:hAnsi="Times New Roman" w:cs="Times New Roman"/>
                <w:sz w:val="24"/>
                <w:szCs w:val="24"/>
              </w:rPr>
              <w:t>4.1.1</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Sub-bab Analisa (ANALISA METODE)</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_Toc21272824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b/>
                <w:bCs/>
                <w:noProof/>
                <w:webHidden/>
                <w:sz w:val="24"/>
                <w:szCs w:val="24"/>
                <w:lang w:val="en-US"/>
              </w:rPr>
              <w:t>Error! Bookmark not defined.</w:t>
            </w:r>
            <w:r w:rsidR="00DA5FB2" w:rsidRPr="009F41B5">
              <w:rPr>
                <w:rFonts w:ascii="Times New Roman" w:hAnsi="Times New Roman" w:cs="Times New Roman"/>
                <w:webHidden/>
                <w:sz w:val="24"/>
                <w:szCs w:val="24"/>
              </w:rPr>
              <w:fldChar w:fldCharType="end"/>
            </w:r>
          </w:hyperlink>
        </w:p>
        <w:p w14:paraId="1B41D6A3" w14:textId="1907C655" w:rsidR="00DA5FB2" w:rsidRPr="009F41B5" w:rsidRDefault="00C01EEC">
          <w:pPr>
            <w:pStyle w:val="TOC3"/>
            <w:rPr>
              <w:rFonts w:ascii="Times New Roman" w:hAnsi="Times New Roman" w:cs="Times New Roman"/>
              <w:sz w:val="24"/>
              <w:szCs w:val="24"/>
              <w:lang w:eastAsia="en-ID"/>
            </w:rPr>
          </w:pPr>
          <w:hyperlink w:anchor="_Toc21272825" w:history="1">
            <w:r w:rsidR="00DA5FB2" w:rsidRPr="009F41B5">
              <w:rPr>
                <w:rStyle w:val="Hyperlink"/>
                <w:rFonts w:ascii="Times New Roman" w:hAnsi="Times New Roman" w:cs="Times New Roman"/>
                <w:sz w:val="24"/>
                <w:szCs w:val="24"/>
              </w:rPr>
              <w:t>4.1.2</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Analisa Aplikasi</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_Toc21272825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b/>
                <w:bCs/>
                <w:noProof/>
                <w:webHidden/>
                <w:sz w:val="24"/>
                <w:szCs w:val="24"/>
                <w:lang w:val="en-US"/>
              </w:rPr>
              <w:t>Error! Bookmark not defined.</w:t>
            </w:r>
            <w:r w:rsidR="00DA5FB2" w:rsidRPr="009F41B5">
              <w:rPr>
                <w:rFonts w:ascii="Times New Roman" w:hAnsi="Times New Roman" w:cs="Times New Roman"/>
                <w:webHidden/>
                <w:sz w:val="24"/>
                <w:szCs w:val="24"/>
              </w:rPr>
              <w:fldChar w:fldCharType="end"/>
            </w:r>
          </w:hyperlink>
        </w:p>
        <w:p w14:paraId="47D3EF40" w14:textId="41005CE5" w:rsidR="00DA5FB2" w:rsidRPr="009F41B5" w:rsidRDefault="00C01EEC">
          <w:pPr>
            <w:pStyle w:val="TOC2"/>
            <w:rPr>
              <w:rFonts w:ascii="Times New Roman" w:hAnsi="Times New Roman" w:cs="Times New Roman"/>
              <w:sz w:val="24"/>
              <w:szCs w:val="24"/>
              <w:lang w:eastAsia="en-ID"/>
            </w:rPr>
          </w:pPr>
          <w:hyperlink w:anchor="_Toc21272826" w:history="1">
            <w:r w:rsidR="00DA5FB2" w:rsidRPr="009F41B5">
              <w:rPr>
                <w:rStyle w:val="Hyperlink"/>
                <w:rFonts w:ascii="Times New Roman" w:hAnsi="Times New Roman" w:cs="Times New Roman"/>
                <w:sz w:val="24"/>
                <w:szCs w:val="24"/>
              </w:rPr>
              <w:t>4.2</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Perancangan</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_Toc21272826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b/>
                <w:bCs/>
                <w:noProof/>
                <w:webHidden/>
                <w:sz w:val="24"/>
                <w:szCs w:val="24"/>
                <w:lang w:val="en-US"/>
              </w:rPr>
              <w:t>Error! Bookmark not defined.</w:t>
            </w:r>
            <w:r w:rsidR="00DA5FB2" w:rsidRPr="009F41B5">
              <w:rPr>
                <w:rFonts w:ascii="Times New Roman" w:hAnsi="Times New Roman" w:cs="Times New Roman"/>
                <w:webHidden/>
                <w:sz w:val="24"/>
                <w:szCs w:val="24"/>
              </w:rPr>
              <w:fldChar w:fldCharType="end"/>
            </w:r>
          </w:hyperlink>
        </w:p>
        <w:p w14:paraId="288E4165" w14:textId="6E22AFED" w:rsidR="00DA5FB2" w:rsidRPr="009F41B5" w:rsidRDefault="00C01EEC">
          <w:pPr>
            <w:pStyle w:val="TOC1"/>
            <w:rPr>
              <w:rFonts w:ascii="Times New Roman" w:hAnsi="Times New Roman" w:cs="Times New Roman"/>
              <w:sz w:val="24"/>
              <w:szCs w:val="24"/>
              <w:lang w:eastAsia="en-ID"/>
            </w:rPr>
          </w:pPr>
          <w:hyperlink w:anchor="_Toc21272827" w:history="1">
            <w:r w:rsidR="00DA5FB2" w:rsidRPr="009F41B5">
              <w:rPr>
                <w:rStyle w:val="Hyperlink"/>
                <w:rFonts w:ascii="Times New Roman" w:hAnsi="Times New Roman" w:cs="Times New Roman"/>
                <w:b/>
                <w:sz w:val="24"/>
                <w:szCs w:val="24"/>
                <w14:scene3d>
                  <w14:camera w14:prst="orthographicFront"/>
                  <w14:lightRig w14:rig="threePt" w14:dir="t">
                    <w14:rot w14:lat="0" w14:lon="0" w14:rev="0"/>
                  </w14:lightRig>
                </w14:scene3d>
              </w:rPr>
              <w:t>BAB V</w:t>
            </w:r>
            <w:r w:rsidR="00DA5FB2" w:rsidRPr="009F41B5">
              <w:rPr>
                <w:rStyle w:val="Hyperlink"/>
                <w:rFonts w:ascii="Times New Roman" w:hAnsi="Times New Roman" w:cs="Times New Roman"/>
                <w:b/>
                <w:sz w:val="24"/>
                <w:szCs w:val="24"/>
              </w:rPr>
              <w:t xml:space="preserve"> IMPLEMENTASI DAN PENGUJIAN</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_Toc21272827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V-1</w:t>
            </w:r>
            <w:r w:rsidR="00DA5FB2" w:rsidRPr="009F41B5">
              <w:rPr>
                <w:rFonts w:ascii="Times New Roman" w:hAnsi="Times New Roman" w:cs="Times New Roman"/>
                <w:webHidden/>
                <w:sz w:val="24"/>
                <w:szCs w:val="24"/>
              </w:rPr>
              <w:fldChar w:fldCharType="end"/>
            </w:r>
          </w:hyperlink>
        </w:p>
        <w:p w14:paraId="746F7CAE" w14:textId="54B05771" w:rsidR="00DA5FB2" w:rsidRPr="009F41B5" w:rsidRDefault="00C01EEC">
          <w:pPr>
            <w:pStyle w:val="TOC2"/>
            <w:rPr>
              <w:rFonts w:ascii="Times New Roman" w:hAnsi="Times New Roman" w:cs="Times New Roman"/>
              <w:sz w:val="24"/>
              <w:szCs w:val="24"/>
              <w:lang w:eastAsia="en-ID"/>
            </w:rPr>
          </w:pPr>
          <w:hyperlink w:anchor="_Toc21272828" w:history="1">
            <w:r w:rsidR="00DA5FB2" w:rsidRPr="009F41B5">
              <w:rPr>
                <w:rStyle w:val="Hyperlink"/>
                <w:rFonts w:ascii="Times New Roman" w:hAnsi="Times New Roman" w:cs="Times New Roman"/>
                <w:sz w:val="24"/>
                <w:szCs w:val="24"/>
              </w:rPr>
              <w:t>5.1</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Implementasi</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_Toc21272828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V-1</w:t>
            </w:r>
            <w:r w:rsidR="00DA5FB2" w:rsidRPr="009F41B5">
              <w:rPr>
                <w:rFonts w:ascii="Times New Roman" w:hAnsi="Times New Roman" w:cs="Times New Roman"/>
                <w:webHidden/>
                <w:sz w:val="24"/>
                <w:szCs w:val="24"/>
              </w:rPr>
              <w:fldChar w:fldCharType="end"/>
            </w:r>
          </w:hyperlink>
        </w:p>
        <w:p w14:paraId="740F19DE" w14:textId="77BC1ADE" w:rsidR="00DA5FB2" w:rsidRPr="009F41B5" w:rsidRDefault="00C01EEC">
          <w:pPr>
            <w:pStyle w:val="TOC2"/>
            <w:rPr>
              <w:rFonts w:ascii="Times New Roman" w:hAnsi="Times New Roman" w:cs="Times New Roman"/>
              <w:sz w:val="24"/>
              <w:szCs w:val="24"/>
              <w:lang w:eastAsia="en-ID"/>
            </w:rPr>
          </w:pPr>
          <w:hyperlink w:anchor="_Toc21272829" w:history="1">
            <w:r w:rsidR="00DA5FB2" w:rsidRPr="009F41B5">
              <w:rPr>
                <w:rStyle w:val="Hyperlink"/>
                <w:rFonts w:ascii="Times New Roman" w:hAnsi="Times New Roman" w:cs="Times New Roman"/>
                <w:sz w:val="24"/>
                <w:szCs w:val="24"/>
              </w:rPr>
              <w:t>5.2</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Pengujian</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_Toc21272829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V-1</w:t>
            </w:r>
            <w:r w:rsidR="00DA5FB2" w:rsidRPr="009F41B5">
              <w:rPr>
                <w:rFonts w:ascii="Times New Roman" w:hAnsi="Times New Roman" w:cs="Times New Roman"/>
                <w:webHidden/>
                <w:sz w:val="24"/>
                <w:szCs w:val="24"/>
              </w:rPr>
              <w:fldChar w:fldCharType="end"/>
            </w:r>
          </w:hyperlink>
        </w:p>
        <w:p w14:paraId="026040D4" w14:textId="219A737F" w:rsidR="00DA5FB2" w:rsidRPr="009F41B5" w:rsidRDefault="00C01EEC">
          <w:pPr>
            <w:pStyle w:val="TOC3"/>
            <w:rPr>
              <w:rFonts w:ascii="Times New Roman" w:hAnsi="Times New Roman" w:cs="Times New Roman"/>
              <w:sz w:val="24"/>
              <w:szCs w:val="24"/>
              <w:lang w:eastAsia="en-ID"/>
            </w:rPr>
          </w:pPr>
          <w:hyperlink w:anchor="_Toc21272830" w:history="1">
            <w:r w:rsidR="00DA5FB2" w:rsidRPr="009F41B5">
              <w:rPr>
                <w:rStyle w:val="Hyperlink"/>
                <w:rFonts w:ascii="Times New Roman" w:hAnsi="Times New Roman" w:cs="Times New Roman"/>
                <w:sz w:val="24"/>
                <w:szCs w:val="24"/>
              </w:rPr>
              <w:t>5.2.1</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 xml:space="preserve">Blackbox / whitebox/ algoritma </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_Toc21272830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V-2</w:t>
            </w:r>
            <w:r w:rsidR="00DA5FB2" w:rsidRPr="009F41B5">
              <w:rPr>
                <w:rFonts w:ascii="Times New Roman" w:hAnsi="Times New Roman" w:cs="Times New Roman"/>
                <w:webHidden/>
                <w:sz w:val="24"/>
                <w:szCs w:val="24"/>
              </w:rPr>
              <w:fldChar w:fldCharType="end"/>
            </w:r>
          </w:hyperlink>
        </w:p>
        <w:p w14:paraId="41A3BD23" w14:textId="6691F96A" w:rsidR="00DA5FB2" w:rsidRPr="009F41B5" w:rsidRDefault="00C01EEC">
          <w:pPr>
            <w:pStyle w:val="TOC3"/>
            <w:rPr>
              <w:rFonts w:ascii="Times New Roman" w:hAnsi="Times New Roman" w:cs="Times New Roman"/>
              <w:sz w:val="24"/>
              <w:szCs w:val="24"/>
              <w:lang w:eastAsia="en-ID"/>
            </w:rPr>
          </w:pPr>
          <w:hyperlink w:anchor="_Toc21272831" w:history="1">
            <w:r w:rsidR="00DA5FB2" w:rsidRPr="009F41B5">
              <w:rPr>
                <w:rStyle w:val="Hyperlink"/>
                <w:rFonts w:ascii="Times New Roman" w:hAnsi="Times New Roman" w:cs="Times New Roman"/>
                <w:sz w:val="24"/>
                <w:szCs w:val="24"/>
              </w:rPr>
              <w:t>5.2.2</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Performa Metode</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_Toc21272831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V-2</w:t>
            </w:r>
            <w:r w:rsidR="00DA5FB2" w:rsidRPr="009F41B5">
              <w:rPr>
                <w:rFonts w:ascii="Times New Roman" w:hAnsi="Times New Roman" w:cs="Times New Roman"/>
                <w:webHidden/>
                <w:sz w:val="24"/>
                <w:szCs w:val="24"/>
              </w:rPr>
              <w:fldChar w:fldCharType="end"/>
            </w:r>
          </w:hyperlink>
        </w:p>
        <w:p w14:paraId="419BC36E" w14:textId="4F313A7E" w:rsidR="00DA5FB2" w:rsidRPr="009F41B5" w:rsidRDefault="00C01EEC">
          <w:pPr>
            <w:pStyle w:val="TOC3"/>
            <w:rPr>
              <w:rFonts w:ascii="Times New Roman" w:hAnsi="Times New Roman" w:cs="Times New Roman"/>
              <w:sz w:val="24"/>
              <w:szCs w:val="24"/>
              <w:lang w:eastAsia="en-ID"/>
            </w:rPr>
          </w:pPr>
          <w:hyperlink w:anchor="_Toc21272832" w:history="1">
            <w:r w:rsidR="00DA5FB2" w:rsidRPr="009F41B5">
              <w:rPr>
                <w:rStyle w:val="Hyperlink"/>
                <w:rFonts w:ascii="Times New Roman" w:hAnsi="Times New Roman" w:cs="Times New Roman"/>
                <w:sz w:val="24"/>
                <w:szCs w:val="24"/>
              </w:rPr>
              <w:t>5.2.3</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 xml:space="preserve">Kesimpulan Pengujian </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_Toc21272832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V-2</w:t>
            </w:r>
            <w:r w:rsidR="00DA5FB2" w:rsidRPr="009F41B5">
              <w:rPr>
                <w:rFonts w:ascii="Times New Roman" w:hAnsi="Times New Roman" w:cs="Times New Roman"/>
                <w:webHidden/>
                <w:sz w:val="24"/>
                <w:szCs w:val="24"/>
              </w:rPr>
              <w:fldChar w:fldCharType="end"/>
            </w:r>
          </w:hyperlink>
        </w:p>
        <w:p w14:paraId="0FA52A08" w14:textId="76B4F3E7" w:rsidR="00DA5FB2" w:rsidRPr="009F41B5" w:rsidRDefault="00C01EEC">
          <w:pPr>
            <w:pStyle w:val="TOC1"/>
            <w:rPr>
              <w:rFonts w:ascii="Times New Roman" w:hAnsi="Times New Roman" w:cs="Times New Roman"/>
              <w:sz w:val="24"/>
              <w:szCs w:val="24"/>
              <w:lang w:eastAsia="en-ID"/>
            </w:rPr>
          </w:pPr>
          <w:hyperlink w:anchor="_Toc21272833" w:history="1">
            <w:r w:rsidR="00DA5FB2" w:rsidRPr="009F41B5">
              <w:rPr>
                <w:rStyle w:val="Hyperlink"/>
                <w:rFonts w:ascii="Times New Roman" w:hAnsi="Times New Roman" w:cs="Times New Roman"/>
                <w:b/>
                <w:sz w:val="24"/>
                <w:szCs w:val="24"/>
                <w14:scene3d>
                  <w14:camera w14:prst="orthographicFront"/>
                  <w14:lightRig w14:rig="threePt" w14:dir="t">
                    <w14:rot w14:lat="0" w14:lon="0" w14:rev="0"/>
                  </w14:lightRig>
                </w14:scene3d>
              </w:rPr>
              <w:t>BAB VI</w:t>
            </w:r>
            <w:r w:rsidR="00DA5FB2" w:rsidRPr="009F41B5">
              <w:rPr>
                <w:rStyle w:val="Hyperlink"/>
                <w:rFonts w:ascii="Times New Roman" w:hAnsi="Times New Roman" w:cs="Times New Roman"/>
                <w:b/>
                <w:sz w:val="24"/>
                <w:szCs w:val="24"/>
              </w:rPr>
              <w:t xml:space="preserve"> PENUTUP</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_Toc21272833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VI-1</w:t>
            </w:r>
            <w:r w:rsidR="00DA5FB2" w:rsidRPr="009F41B5">
              <w:rPr>
                <w:rFonts w:ascii="Times New Roman" w:hAnsi="Times New Roman" w:cs="Times New Roman"/>
                <w:webHidden/>
                <w:sz w:val="24"/>
                <w:szCs w:val="24"/>
              </w:rPr>
              <w:fldChar w:fldCharType="end"/>
            </w:r>
          </w:hyperlink>
        </w:p>
        <w:p w14:paraId="4E4A2AEE" w14:textId="243A9439" w:rsidR="00DA5FB2" w:rsidRPr="009F41B5" w:rsidRDefault="00C01EEC">
          <w:pPr>
            <w:pStyle w:val="TOC2"/>
            <w:rPr>
              <w:rFonts w:ascii="Times New Roman" w:hAnsi="Times New Roman" w:cs="Times New Roman"/>
              <w:sz w:val="24"/>
              <w:szCs w:val="24"/>
              <w:lang w:eastAsia="en-ID"/>
            </w:rPr>
          </w:pPr>
          <w:hyperlink w:anchor="_Toc21272834" w:history="1">
            <w:r w:rsidR="00DA5FB2" w:rsidRPr="009F41B5">
              <w:rPr>
                <w:rStyle w:val="Hyperlink"/>
                <w:rFonts w:ascii="Times New Roman" w:hAnsi="Times New Roman" w:cs="Times New Roman"/>
                <w:sz w:val="24"/>
                <w:szCs w:val="24"/>
              </w:rPr>
              <w:t>6.1</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Kesimpulan</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_Toc21272834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VI-1</w:t>
            </w:r>
            <w:r w:rsidR="00DA5FB2" w:rsidRPr="009F41B5">
              <w:rPr>
                <w:rFonts w:ascii="Times New Roman" w:hAnsi="Times New Roman" w:cs="Times New Roman"/>
                <w:webHidden/>
                <w:sz w:val="24"/>
                <w:szCs w:val="24"/>
              </w:rPr>
              <w:fldChar w:fldCharType="end"/>
            </w:r>
          </w:hyperlink>
        </w:p>
        <w:p w14:paraId="0E5DC4E1" w14:textId="375E29F2" w:rsidR="00DA5FB2" w:rsidRPr="009F41B5" w:rsidRDefault="00C01EEC">
          <w:pPr>
            <w:pStyle w:val="TOC2"/>
            <w:rPr>
              <w:rFonts w:ascii="Times New Roman" w:hAnsi="Times New Roman" w:cs="Times New Roman"/>
              <w:sz w:val="24"/>
              <w:szCs w:val="24"/>
              <w:lang w:eastAsia="en-ID"/>
            </w:rPr>
          </w:pPr>
          <w:hyperlink w:anchor="_Toc21272835" w:history="1">
            <w:r w:rsidR="00DA5FB2" w:rsidRPr="009F41B5">
              <w:rPr>
                <w:rStyle w:val="Hyperlink"/>
                <w:rFonts w:ascii="Times New Roman" w:hAnsi="Times New Roman" w:cs="Times New Roman"/>
                <w:sz w:val="24"/>
                <w:szCs w:val="24"/>
              </w:rPr>
              <w:t>6.2</w:t>
            </w:r>
            <w:r w:rsidR="00DA5FB2" w:rsidRPr="009F41B5">
              <w:rPr>
                <w:rFonts w:ascii="Times New Roman" w:hAnsi="Times New Roman" w:cs="Times New Roman"/>
                <w:sz w:val="24"/>
                <w:szCs w:val="24"/>
                <w:lang w:eastAsia="en-ID"/>
              </w:rPr>
              <w:tab/>
            </w:r>
            <w:r w:rsidR="00DA5FB2" w:rsidRPr="009F41B5">
              <w:rPr>
                <w:rStyle w:val="Hyperlink"/>
                <w:rFonts w:ascii="Times New Roman" w:hAnsi="Times New Roman" w:cs="Times New Roman"/>
                <w:sz w:val="24"/>
                <w:szCs w:val="24"/>
              </w:rPr>
              <w:t>Saran</w:t>
            </w:r>
            <w:r w:rsidR="00DA5FB2" w:rsidRPr="009F41B5">
              <w:rPr>
                <w:rFonts w:ascii="Times New Roman" w:hAnsi="Times New Roman" w:cs="Times New Roman"/>
                <w:webHidden/>
                <w:sz w:val="24"/>
                <w:szCs w:val="24"/>
              </w:rPr>
              <w:tab/>
            </w:r>
            <w:r w:rsidR="00DA5FB2" w:rsidRPr="009F41B5">
              <w:rPr>
                <w:rFonts w:ascii="Times New Roman" w:hAnsi="Times New Roman" w:cs="Times New Roman"/>
                <w:webHidden/>
                <w:sz w:val="24"/>
                <w:szCs w:val="24"/>
              </w:rPr>
              <w:fldChar w:fldCharType="begin"/>
            </w:r>
            <w:r w:rsidR="00DA5FB2" w:rsidRPr="009F41B5">
              <w:rPr>
                <w:rFonts w:ascii="Times New Roman" w:hAnsi="Times New Roman" w:cs="Times New Roman"/>
                <w:webHidden/>
                <w:sz w:val="24"/>
                <w:szCs w:val="24"/>
              </w:rPr>
              <w:instrText xml:space="preserve"> PAGEREF _Toc21272835 \h </w:instrText>
            </w:r>
            <w:r w:rsidR="00DA5FB2" w:rsidRPr="009F41B5">
              <w:rPr>
                <w:rFonts w:ascii="Times New Roman" w:hAnsi="Times New Roman" w:cs="Times New Roman"/>
                <w:webHidden/>
                <w:sz w:val="24"/>
                <w:szCs w:val="24"/>
              </w:rPr>
            </w:r>
            <w:r w:rsidR="00DA5FB2" w:rsidRPr="009F41B5">
              <w:rPr>
                <w:rFonts w:ascii="Times New Roman" w:hAnsi="Times New Roman" w:cs="Times New Roman"/>
                <w:webHidden/>
                <w:sz w:val="24"/>
                <w:szCs w:val="24"/>
              </w:rPr>
              <w:fldChar w:fldCharType="separate"/>
            </w:r>
            <w:r w:rsidR="00F24B55">
              <w:rPr>
                <w:rFonts w:ascii="Times New Roman" w:hAnsi="Times New Roman" w:cs="Times New Roman"/>
                <w:noProof/>
                <w:webHidden/>
                <w:sz w:val="24"/>
                <w:szCs w:val="24"/>
              </w:rPr>
              <w:t>VI-1</w:t>
            </w:r>
            <w:r w:rsidR="00DA5FB2" w:rsidRPr="009F41B5">
              <w:rPr>
                <w:rFonts w:ascii="Times New Roman" w:hAnsi="Times New Roman" w:cs="Times New Roman"/>
                <w:webHidden/>
                <w:sz w:val="24"/>
                <w:szCs w:val="24"/>
              </w:rPr>
              <w:fldChar w:fldCharType="end"/>
            </w:r>
          </w:hyperlink>
        </w:p>
        <w:p w14:paraId="3E56AC1A" w14:textId="4731C38B" w:rsidR="00DA5FB2" w:rsidRPr="009F41B5" w:rsidRDefault="00C01EEC">
          <w:pPr>
            <w:pStyle w:val="TOC1"/>
            <w:rPr>
              <w:rFonts w:ascii="Times New Roman" w:hAnsi="Times New Roman" w:cs="Times New Roman"/>
              <w:b/>
              <w:sz w:val="24"/>
              <w:szCs w:val="24"/>
              <w:lang w:eastAsia="en-ID"/>
            </w:rPr>
          </w:pPr>
          <w:hyperlink w:anchor="_Toc21272836" w:history="1">
            <w:r w:rsidR="00DA5FB2" w:rsidRPr="009F41B5">
              <w:rPr>
                <w:rStyle w:val="Hyperlink"/>
                <w:rFonts w:ascii="Times New Roman" w:hAnsi="Times New Roman" w:cs="Times New Roman"/>
                <w:b/>
                <w:sz w:val="24"/>
                <w:szCs w:val="24"/>
              </w:rPr>
              <w:t>DAFTAR PUSTAKA</w:t>
            </w:r>
            <w:r w:rsidR="00DA5FB2" w:rsidRPr="009F41B5">
              <w:rPr>
                <w:rFonts w:ascii="Times New Roman" w:hAnsi="Times New Roman" w:cs="Times New Roman"/>
                <w:webHidden/>
                <w:sz w:val="24"/>
                <w:szCs w:val="24"/>
              </w:rPr>
              <w:tab/>
              <w:t>xix</w:t>
            </w:r>
          </w:hyperlink>
        </w:p>
        <w:p w14:paraId="2CD87588" w14:textId="1B99BB24" w:rsidR="005559DD" w:rsidRPr="009F41B5" w:rsidRDefault="005559DD" w:rsidP="00C54BF9">
          <w:pPr>
            <w:spacing w:after="0"/>
            <w:rPr>
              <w:rFonts w:cs="Times New Roman"/>
              <w:b/>
              <w:bCs/>
              <w:szCs w:val="24"/>
            </w:rPr>
          </w:pPr>
          <w:r w:rsidRPr="009F41B5">
            <w:rPr>
              <w:rFonts w:cs="Times New Roman"/>
              <w:b/>
              <w:bCs/>
              <w:szCs w:val="24"/>
            </w:rPr>
            <w:fldChar w:fldCharType="end"/>
          </w:r>
          <w:r w:rsidRPr="009F41B5">
            <w:rPr>
              <w:rFonts w:cs="Times New Roman"/>
              <w:b/>
              <w:bCs/>
              <w:szCs w:val="24"/>
            </w:rPr>
            <w:t>LAMPIRAN</w:t>
          </w:r>
        </w:p>
        <w:p w14:paraId="07219C2E" w14:textId="77777777" w:rsidR="005559DD" w:rsidRPr="009F41B5" w:rsidRDefault="005559DD" w:rsidP="00C54BF9">
          <w:pPr>
            <w:rPr>
              <w:rFonts w:cs="Times New Roman"/>
              <w:b/>
              <w:szCs w:val="24"/>
            </w:rPr>
          </w:pPr>
          <w:r w:rsidRPr="009F41B5">
            <w:rPr>
              <w:rFonts w:cs="Times New Roman"/>
              <w:b/>
              <w:bCs/>
              <w:szCs w:val="24"/>
            </w:rPr>
            <w:t>DAFTAR RIWAYAT HIDUP</w:t>
          </w:r>
        </w:p>
      </w:sdtContent>
    </w:sdt>
    <w:p w14:paraId="2F7145E9" w14:textId="77777777" w:rsidR="005559DD" w:rsidRPr="009F41B5" w:rsidRDefault="005559DD" w:rsidP="00C54BF9">
      <w:pPr>
        <w:rPr>
          <w:rFonts w:cs="Times New Roman"/>
          <w:szCs w:val="24"/>
        </w:rPr>
      </w:pPr>
    </w:p>
    <w:p w14:paraId="2793D423" w14:textId="77777777" w:rsidR="005559DD" w:rsidRPr="009F41B5" w:rsidRDefault="005559DD" w:rsidP="00C54BF9">
      <w:pPr>
        <w:spacing w:line="276" w:lineRule="auto"/>
        <w:jc w:val="left"/>
        <w:rPr>
          <w:rFonts w:eastAsiaTheme="majorEastAsia" w:cs="Times New Roman"/>
          <w:b/>
          <w:bCs/>
          <w:szCs w:val="24"/>
        </w:rPr>
      </w:pPr>
      <w:r w:rsidRPr="009F41B5">
        <w:rPr>
          <w:rFonts w:cs="Times New Roman"/>
          <w:szCs w:val="24"/>
        </w:rPr>
        <w:br w:type="page"/>
      </w:r>
    </w:p>
    <w:p w14:paraId="6D3E0A0B" w14:textId="6DB9E686" w:rsidR="005559DD" w:rsidRPr="009F41B5" w:rsidRDefault="005559DD" w:rsidP="00C54BF9">
      <w:pPr>
        <w:pStyle w:val="Heading1"/>
        <w:numPr>
          <w:ilvl w:val="0"/>
          <w:numId w:val="0"/>
        </w:numPr>
      </w:pPr>
      <w:bookmarkStart w:id="43" w:name="_Toc21272801"/>
      <w:r w:rsidRPr="009F41B5">
        <w:lastRenderedPageBreak/>
        <w:t>DAFTAR GAMBAR</w:t>
      </w:r>
      <w:bookmarkEnd w:id="43"/>
    </w:p>
    <w:p w14:paraId="0FCD99F8" w14:textId="2EEB9544" w:rsidR="004A30F6" w:rsidRPr="009F41B5" w:rsidRDefault="004A30F6" w:rsidP="004A30F6">
      <w:pPr>
        <w:rPr>
          <w:b/>
        </w:rPr>
      </w:pPr>
      <w:r w:rsidRPr="009F41B5">
        <w:rPr>
          <w:b/>
        </w:rPr>
        <w:t>Gambar</w:t>
      </w:r>
      <w:r w:rsidRPr="009F41B5">
        <w:rPr>
          <w:b/>
        </w:rPr>
        <w:tab/>
      </w:r>
      <w:r w:rsidRPr="009F41B5">
        <w:rPr>
          <w:b/>
        </w:rPr>
        <w:tab/>
      </w:r>
      <w:r w:rsidRPr="009F41B5">
        <w:rPr>
          <w:b/>
        </w:rPr>
        <w:tab/>
      </w:r>
      <w:r w:rsidRPr="009F41B5">
        <w:rPr>
          <w:b/>
        </w:rPr>
        <w:tab/>
      </w:r>
      <w:r w:rsidRPr="009F41B5">
        <w:rPr>
          <w:b/>
        </w:rPr>
        <w:tab/>
      </w:r>
      <w:r w:rsidRPr="009F41B5">
        <w:rPr>
          <w:b/>
        </w:rPr>
        <w:tab/>
      </w:r>
      <w:r w:rsidRPr="009F41B5">
        <w:rPr>
          <w:b/>
        </w:rPr>
        <w:tab/>
      </w:r>
      <w:r w:rsidRPr="009F41B5">
        <w:rPr>
          <w:b/>
        </w:rPr>
        <w:tab/>
        <w:t xml:space="preserve">        Halaman</w:t>
      </w:r>
    </w:p>
    <w:p w14:paraId="00144535" w14:textId="1E0B6075" w:rsidR="005559DD" w:rsidRPr="009F41B5" w:rsidRDefault="005559DD" w:rsidP="00C54BF9">
      <w:pPr>
        <w:pStyle w:val="TableofFigures"/>
        <w:tabs>
          <w:tab w:val="right" w:leader="dot" w:pos="7928"/>
        </w:tabs>
        <w:rPr>
          <w:rFonts w:asciiTheme="minorHAnsi" w:eastAsiaTheme="minorEastAsia" w:hAnsiTheme="minorHAnsi"/>
          <w:sz w:val="22"/>
          <w:lang w:eastAsia="en-ID"/>
        </w:rPr>
      </w:pPr>
      <w:r w:rsidRPr="009F41B5">
        <w:fldChar w:fldCharType="begin"/>
      </w:r>
      <w:r w:rsidRPr="009F41B5">
        <w:instrText xml:space="preserve"> TOC \h \z \c "Gambar" </w:instrText>
      </w:r>
      <w:r w:rsidRPr="009F41B5">
        <w:fldChar w:fldCharType="separate"/>
      </w:r>
      <w:hyperlink w:anchor="_Toc20887004" w:history="1">
        <w:r w:rsidRPr="009F41B5">
          <w:rPr>
            <w:rStyle w:val="Hyperlink"/>
          </w:rPr>
          <w:t>3.1. Tahapan Penelitian</w:t>
        </w:r>
        <w:r w:rsidRPr="009F41B5">
          <w:rPr>
            <w:webHidden/>
          </w:rPr>
          <w:tab/>
        </w:r>
        <w:r w:rsidR="004A30F6" w:rsidRPr="009F41B5">
          <w:rPr>
            <w:webHidden/>
          </w:rPr>
          <w:t>III-</w:t>
        </w:r>
        <w:r w:rsidRPr="009F41B5">
          <w:rPr>
            <w:webHidden/>
          </w:rPr>
          <w:fldChar w:fldCharType="begin"/>
        </w:r>
        <w:r w:rsidRPr="009F41B5">
          <w:rPr>
            <w:webHidden/>
          </w:rPr>
          <w:instrText xml:space="preserve"> PAGEREF _Toc20887004 \h </w:instrText>
        </w:r>
        <w:r w:rsidRPr="009F41B5">
          <w:rPr>
            <w:webHidden/>
          </w:rPr>
        </w:r>
        <w:r w:rsidRPr="009F41B5">
          <w:rPr>
            <w:webHidden/>
          </w:rPr>
          <w:fldChar w:fldCharType="separate"/>
        </w:r>
        <w:r w:rsidR="00F24B55">
          <w:rPr>
            <w:b/>
            <w:bCs/>
            <w:noProof/>
            <w:webHidden/>
            <w:lang w:val="en-US"/>
          </w:rPr>
          <w:t>Error! Bookmark not defined.</w:t>
        </w:r>
        <w:r w:rsidRPr="009F41B5">
          <w:rPr>
            <w:webHidden/>
          </w:rPr>
          <w:fldChar w:fldCharType="end"/>
        </w:r>
      </w:hyperlink>
    </w:p>
    <w:p w14:paraId="24AFA373" w14:textId="28DC76C6" w:rsidR="005559DD" w:rsidRPr="009F41B5" w:rsidRDefault="00C01EEC" w:rsidP="00C54BF9">
      <w:pPr>
        <w:pStyle w:val="TableofFigures"/>
        <w:tabs>
          <w:tab w:val="right" w:leader="dot" w:pos="7928"/>
        </w:tabs>
        <w:rPr>
          <w:rFonts w:asciiTheme="minorHAnsi" w:eastAsiaTheme="minorEastAsia" w:hAnsiTheme="minorHAnsi"/>
          <w:sz w:val="22"/>
          <w:lang w:eastAsia="en-ID"/>
        </w:rPr>
      </w:pPr>
      <w:hyperlink w:anchor="_Toc20887005" w:history="1">
        <w:r w:rsidR="005559DD" w:rsidRPr="009F41B5">
          <w:rPr>
            <w:rStyle w:val="Hyperlink"/>
          </w:rPr>
          <w:t>4.1. Preview Pengaturan Format Dokumen</w:t>
        </w:r>
        <w:r w:rsidR="005559DD" w:rsidRPr="009F41B5">
          <w:rPr>
            <w:webHidden/>
          </w:rPr>
          <w:tab/>
        </w:r>
        <w:r w:rsidR="004A30F6" w:rsidRPr="009F41B5">
          <w:rPr>
            <w:webHidden/>
          </w:rPr>
          <w:t>IV-</w:t>
        </w:r>
        <w:r w:rsidR="005559DD" w:rsidRPr="009F41B5">
          <w:rPr>
            <w:webHidden/>
          </w:rPr>
          <w:fldChar w:fldCharType="begin"/>
        </w:r>
        <w:r w:rsidR="005559DD" w:rsidRPr="009F41B5">
          <w:rPr>
            <w:webHidden/>
          </w:rPr>
          <w:instrText xml:space="preserve"> PAGEREF _Toc20887005 \h </w:instrText>
        </w:r>
        <w:r w:rsidR="005559DD" w:rsidRPr="009F41B5">
          <w:rPr>
            <w:webHidden/>
          </w:rPr>
        </w:r>
        <w:r w:rsidR="005559DD" w:rsidRPr="009F41B5">
          <w:rPr>
            <w:webHidden/>
          </w:rPr>
          <w:fldChar w:fldCharType="separate"/>
        </w:r>
        <w:r w:rsidR="00F24B55">
          <w:rPr>
            <w:b/>
            <w:bCs/>
            <w:noProof/>
            <w:webHidden/>
            <w:lang w:val="en-US"/>
          </w:rPr>
          <w:t>Error! Bookmark not defined.</w:t>
        </w:r>
        <w:r w:rsidR="005559DD" w:rsidRPr="009F41B5">
          <w:rPr>
            <w:webHidden/>
          </w:rPr>
          <w:fldChar w:fldCharType="end"/>
        </w:r>
      </w:hyperlink>
    </w:p>
    <w:p w14:paraId="011E382B" w14:textId="60ED0C90" w:rsidR="00C43334" w:rsidRPr="009F41B5" w:rsidRDefault="00C01EEC" w:rsidP="00C43334">
      <w:pPr>
        <w:pStyle w:val="TableofFigures"/>
        <w:tabs>
          <w:tab w:val="right" w:leader="dot" w:pos="7928"/>
        </w:tabs>
        <w:rPr>
          <w:rFonts w:asciiTheme="minorHAnsi" w:eastAsiaTheme="minorEastAsia" w:hAnsiTheme="minorHAnsi"/>
          <w:sz w:val="22"/>
          <w:lang w:eastAsia="en-ID"/>
        </w:rPr>
      </w:pPr>
      <w:hyperlink w:anchor="_Toc20887006" w:history="1">
        <w:r w:rsidR="005559DD" w:rsidRPr="009F41B5">
          <w:rPr>
            <w:rStyle w:val="Hyperlink"/>
          </w:rPr>
          <w:t>4.2. Level Pada Judul dan Sub Judul</w:t>
        </w:r>
        <w:r w:rsidR="005559DD" w:rsidRPr="009F41B5">
          <w:rPr>
            <w:webHidden/>
          </w:rPr>
          <w:tab/>
        </w:r>
        <w:r w:rsidR="004A30F6" w:rsidRPr="009F41B5">
          <w:rPr>
            <w:webHidden/>
          </w:rPr>
          <w:t>IV-</w:t>
        </w:r>
        <w:r w:rsidR="005559DD" w:rsidRPr="009F41B5">
          <w:rPr>
            <w:webHidden/>
          </w:rPr>
          <w:fldChar w:fldCharType="begin"/>
        </w:r>
        <w:r w:rsidR="005559DD" w:rsidRPr="009F41B5">
          <w:rPr>
            <w:webHidden/>
          </w:rPr>
          <w:instrText xml:space="preserve"> PAGEREF _Toc20887006 \h </w:instrText>
        </w:r>
        <w:r w:rsidR="005559DD" w:rsidRPr="009F41B5">
          <w:rPr>
            <w:webHidden/>
          </w:rPr>
        </w:r>
        <w:r w:rsidR="005559DD" w:rsidRPr="009F41B5">
          <w:rPr>
            <w:webHidden/>
          </w:rPr>
          <w:fldChar w:fldCharType="separate"/>
        </w:r>
        <w:r w:rsidR="00F24B55">
          <w:rPr>
            <w:b/>
            <w:bCs/>
            <w:noProof/>
            <w:webHidden/>
            <w:lang w:val="en-US"/>
          </w:rPr>
          <w:t>Error! Bookmark not defined.</w:t>
        </w:r>
        <w:r w:rsidR="005559DD" w:rsidRPr="009F41B5">
          <w:rPr>
            <w:webHidden/>
          </w:rPr>
          <w:fldChar w:fldCharType="end"/>
        </w:r>
      </w:hyperlink>
      <w:r w:rsidR="00C43334" w:rsidRPr="009F41B5">
        <w:t>3</w:t>
      </w:r>
    </w:p>
    <w:p w14:paraId="4F9F8973" w14:textId="55A0F3C5" w:rsidR="005559DD" w:rsidRPr="009F41B5" w:rsidRDefault="00C01EEC" w:rsidP="00C54BF9">
      <w:pPr>
        <w:pStyle w:val="TableofFigures"/>
        <w:tabs>
          <w:tab w:val="right" w:leader="dot" w:pos="7928"/>
        </w:tabs>
        <w:rPr>
          <w:rFonts w:asciiTheme="minorHAnsi" w:eastAsiaTheme="minorEastAsia" w:hAnsiTheme="minorHAnsi"/>
          <w:sz w:val="22"/>
          <w:lang w:eastAsia="en-ID"/>
        </w:rPr>
      </w:pPr>
      <w:hyperlink w:anchor="_Toc20887012" w:history="1">
        <w:r w:rsidR="005559DD" w:rsidRPr="009F41B5">
          <w:rPr>
            <w:rStyle w:val="Hyperlink"/>
          </w:rPr>
          <w:t>5.8. Tulisan Pengesahan</w:t>
        </w:r>
        <w:r w:rsidR="005559DD" w:rsidRPr="009F41B5">
          <w:rPr>
            <w:webHidden/>
          </w:rPr>
          <w:tab/>
        </w:r>
        <w:r w:rsidR="004A30F6" w:rsidRPr="009F41B5">
          <w:rPr>
            <w:webHidden/>
          </w:rPr>
          <w:t>V-</w:t>
        </w:r>
        <w:r w:rsidR="00C43334" w:rsidRPr="009F41B5">
          <w:rPr>
            <w:webHidden/>
          </w:rPr>
          <w:t>1</w:t>
        </w:r>
      </w:hyperlink>
    </w:p>
    <w:p w14:paraId="3668CF14" w14:textId="0A5AA7DD" w:rsidR="005559DD" w:rsidRPr="009F41B5" w:rsidRDefault="00C01EEC" w:rsidP="00C54BF9">
      <w:pPr>
        <w:pStyle w:val="TableofFigures"/>
        <w:tabs>
          <w:tab w:val="right" w:leader="dot" w:pos="7928"/>
        </w:tabs>
        <w:rPr>
          <w:rFonts w:asciiTheme="minorHAnsi" w:eastAsiaTheme="minorEastAsia" w:hAnsiTheme="minorHAnsi"/>
          <w:sz w:val="22"/>
          <w:lang w:eastAsia="en-ID"/>
        </w:rPr>
      </w:pPr>
      <w:hyperlink w:anchor="_Toc20887013" w:history="1">
        <w:r w:rsidR="001D5401" w:rsidRPr="009F41B5">
          <w:rPr>
            <w:rStyle w:val="Hyperlink"/>
          </w:rPr>
          <w:t>5.</w:t>
        </w:r>
        <w:r w:rsidR="005559DD" w:rsidRPr="009F41B5">
          <w:rPr>
            <w:rStyle w:val="Hyperlink"/>
          </w:rPr>
          <w:t>9. Tanda Tangan Pengesahan</w:t>
        </w:r>
        <w:r w:rsidR="005559DD" w:rsidRPr="009F41B5">
          <w:rPr>
            <w:webHidden/>
          </w:rPr>
          <w:tab/>
        </w:r>
        <w:r w:rsidR="004A30F6" w:rsidRPr="009F41B5">
          <w:rPr>
            <w:webHidden/>
          </w:rPr>
          <w:t>V-</w:t>
        </w:r>
        <w:r w:rsidR="00C43334" w:rsidRPr="009F41B5">
          <w:rPr>
            <w:webHidden/>
          </w:rPr>
          <w:t>5</w:t>
        </w:r>
      </w:hyperlink>
    </w:p>
    <w:p w14:paraId="31E5ACBD" w14:textId="77777777" w:rsidR="005559DD" w:rsidRPr="009F41B5" w:rsidRDefault="005559DD" w:rsidP="00C54BF9">
      <w:r w:rsidRPr="009F41B5">
        <w:fldChar w:fldCharType="end"/>
      </w:r>
    </w:p>
    <w:p w14:paraId="53208BBA" w14:textId="77777777" w:rsidR="005559DD" w:rsidRPr="009F41B5" w:rsidRDefault="005559DD" w:rsidP="00C54BF9">
      <w:pPr>
        <w:spacing w:line="276" w:lineRule="auto"/>
        <w:jc w:val="left"/>
        <w:rPr>
          <w:rFonts w:eastAsiaTheme="majorEastAsia" w:cstheme="majorBidi"/>
          <w:b/>
          <w:bCs/>
          <w:sz w:val="32"/>
          <w:szCs w:val="28"/>
        </w:rPr>
      </w:pPr>
      <w:r w:rsidRPr="009F41B5">
        <w:br w:type="page"/>
      </w:r>
    </w:p>
    <w:p w14:paraId="229D39D6" w14:textId="265D0124" w:rsidR="005559DD" w:rsidRPr="009F41B5" w:rsidRDefault="005559DD" w:rsidP="00C54BF9">
      <w:pPr>
        <w:pStyle w:val="Heading1"/>
        <w:numPr>
          <w:ilvl w:val="0"/>
          <w:numId w:val="0"/>
        </w:numPr>
      </w:pPr>
      <w:bookmarkStart w:id="44" w:name="_Toc21272802"/>
      <w:r w:rsidRPr="009F41B5">
        <w:lastRenderedPageBreak/>
        <w:t>DAFTAR TABEL</w:t>
      </w:r>
      <w:bookmarkEnd w:id="44"/>
    </w:p>
    <w:p w14:paraId="590183DD" w14:textId="0F1E108A" w:rsidR="004A30F6" w:rsidRPr="009F41B5" w:rsidRDefault="004A30F6" w:rsidP="004A30F6">
      <w:pPr>
        <w:rPr>
          <w:b/>
        </w:rPr>
      </w:pPr>
      <w:r w:rsidRPr="009F41B5">
        <w:rPr>
          <w:b/>
        </w:rPr>
        <w:t>Tabel</w:t>
      </w:r>
      <w:r w:rsidRPr="009F41B5">
        <w:rPr>
          <w:b/>
        </w:rPr>
        <w:tab/>
      </w:r>
      <w:r w:rsidRPr="009F41B5">
        <w:rPr>
          <w:b/>
        </w:rPr>
        <w:tab/>
      </w:r>
      <w:r w:rsidRPr="009F41B5">
        <w:rPr>
          <w:b/>
        </w:rPr>
        <w:tab/>
      </w:r>
      <w:r w:rsidRPr="009F41B5">
        <w:rPr>
          <w:b/>
        </w:rPr>
        <w:tab/>
      </w:r>
      <w:r w:rsidRPr="009F41B5">
        <w:rPr>
          <w:b/>
        </w:rPr>
        <w:tab/>
      </w:r>
      <w:r w:rsidRPr="009F41B5">
        <w:rPr>
          <w:b/>
        </w:rPr>
        <w:tab/>
      </w:r>
      <w:r w:rsidRPr="009F41B5">
        <w:rPr>
          <w:b/>
        </w:rPr>
        <w:tab/>
      </w:r>
      <w:r w:rsidRPr="009F41B5">
        <w:rPr>
          <w:b/>
        </w:rPr>
        <w:tab/>
      </w:r>
      <w:r w:rsidRPr="009F41B5">
        <w:tab/>
        <w:t xml:space="preserve">       </w:t>
      </w:r>
      <w:r w:rsidRPr="009F41B5">
        <w:rPr>
          <w:b/>
        </w:rPr>
        <w:t>Halaman</w:t>
      </w:r>
    </w:p>
    <w:p w14:paraId="04C0835D" w14:textId="25DC588B" w:rsidR="005559DD" w:rsidRPr="009F41B5" w:rsidRDefault="005559DD" w:rsidP="00C54BF9">
      <w:pPr>
        <w:pStyle w:val="TableofFigures"/>
        <w:tabs>
          <w:tab w:val="right" w:leader="dot" w:pos="7928"/>
        </w:tabs>
        <w:rPr>
          <w:rFonts w:asciiTheme="minorHAnsi" w:eastAsiaTheme="minorEastAsia" w:hAnsiTheme="minorHAnsi"/>
          <w:sz w:val="22"/>
          <w:lang w:eastAsia="en-ID"/>
        </w:rPr>
      </w:pPr>
      <w:r w:rsidRPr="009F41B5">
        <w:fldChar w:fldCharType="begin"/>
      </w:r>
      <w:r w:rsidRPr="009F41B5">
        <w:instrText xml:space="preserve"> TOC \h \z \c "Tabel" </w:instrText>
      </w:r>
      <w:r w:rsidRPr="009F41B5">
        <w:fldChar w:fldCharType="separate"/>
      </w:r>
      <w:hyperlink w:anchor="_Toc20887017" w:history="1">
        <w:r w:rsidRPr="009F41B5">
          <w:rPr>
            <w:rStyle w:val="Hyperlink"/>
          </w:rPr>
          <w:t xml:space="preserve"> 3.1. Alokasi Waktu Penelitian</w:t>
        </w:r>
        <w:r w:rsidRPr="009F41B5">
          <w:rPr>
            <w:webHidden/>
          </w:rPr>
          <w:tab/>
        </w:r>
        <w:r w:rsidRPr="009F41B5">
          <w:rPr>
            <w:webHidden/>
          </w:rPr>
          <w:fldChar w:fldCharType="begin"/>
        </w:r>
        <w:r w:rsidRPr="009F41B5">
          <w:rPr>
            <w:webHidden/>
          </w:rPr>
          <w:instrText xml:space="preserve"> PAGEREF _Toc20887017 \h </w:instrText>
        </w:r>
        <w:r w:rsidRPr="009F41B5">
          <w:rPr>
            <w:webHidden/>
          </w:rPr>
        </w:r>
        <w:r w:rsidRPr="009F41B5">
          <w:rPr>
            <w:webHidden/>
          </w:rPr>
          <w:fldChar w:fldCharType="separate"/>
        </w:r>
        <w:r w:rsidR="00F24B55">
          <w:rPr>
            <w:b/>
            <w:bCs/>
            <w:noProof/>
            <w:webHidden/>
            <w:lang w:val="en-US"/>
          </w:rPr>
          <w:t>Error! Bookmark not defined.</w:t>
        </w:r>
        <w:r w:rsidRPr="009F41B5">
          <w:rPr>
            <w:webHidden/>
          </w:rPr>
          <w:fldChar w:fldCharType="end"/>
        </w:r>
      </w:hyperlink>
    </w:p>
    <w:p w14:paraId="687C383C" w14:textId="59367BA9" w:rsidR="005559DD" w:rsidRPr="009F41B5" w:rsidRDefault="00C01EEC" w:rsidP="00C54BF9">
      <w:pPr>
        <w:pStyle w:val="TableofFigures"/>
        <w:tabs>
          <w:tab w:val="right" w:leader="dot" w:pos="7928"/>
        </w:tabs>
        <w:rPr>
          <w:rFonts w:asciiTheme="minorHAnsi" w:eastAsiaTheme="minorEastAsia" w:hAnsiTheme="minorHAnsi"/>
          <w:sz w:val="22"/>
          <w:lang w:eastAsia="en-ID"/>
        </w:rPr>
      </w:pPr>
      <w:hyperlink w:anchor="_Toc20887018" w:history="1">
        <w:r w:rsidR="005559DD" w:rsidRPr="009F41B5">
          <w:rPr>
            <w:rStyle w:val="Hyperlink"/>
          </w:rPr>
          <w:t xml:space="preserve"> 5.1. Rencana Penyelesaian Tugas Akhir (Affandes, 2014)</w:t>
        </w:r>
      </w:hyperlink>
      <w:r w:rsidR="00C43334" w:rsidRPr="009F41B5">
        <w:tab/>
        <w:t>V-2</w:t>
      </w:r>
      <w:r w:rsidR="00C43334" w:rsidRPr="009F41B5">
        <w:rPr>
          <w:rFonts w:asciiTheme="minorHAnsi" w:eastAsiaTheme="minorEastAsia" w:hAnsiTheme="minorHAnsi"/>
          <w:sz w:val="22"/>
          <w:lang w:eastAsia="en-ID"/>
        </w:rPr>
        <w:t xml:space="preserve"> </w:t>
      </w:r>
    </w:p>
    <w:p w14:paraId="00865182" w14:textId="77777777" w:rsidR="005559DD" w:rsidRPr="009F41B5" w:rsidRDefault="005559DD" w:rsidP="00C54BF9">
      <w:r w:rsidRPr="009F41B5">
        <w:fldChar w:fldCharType="end"/>
      </w:r>
    </w:p>
    <w:p w14:paraId="3BF1976F" w14:textId="77777777" w:rsidR="005559DD" w:rsidRPr="009F41B5" w:rsidRDefault="005559DD" w:rsidP="00C54BF9">
      <w:pPr>
        <w:spacing w:line="276" w:lineRule="auto"/>
        <w:jc w:val="left"/>
        <w:rPr>
          <w:rFonts w:eastAsiaTheme="majorEastAsia" w:cstheme="majorBidi"/>
          <w:b/>
          <w:bCs/>
          <w:sz w:val="32"/>
          <w:szCs w:val="28"/>
        </w:rPr>
      </w:pPr>
      <w:r w:rsidRPr="009F41B5">
        <w:br w:type="page"/>
      </w:r>
    </w:p>
    <w:p w14:paraId="3E4B4170" w14:textId="77777777" w:rsidR="005559DD" w:rsidRPr="009F41B5" w:rsidRDefault="005559DD" w:rsidP="00C54BF9">
      <w:pPr>
        <w:pStyle w:val="Heading1"/>
        <w:numPr>
          <w:ilvl w:val="0"/>
          <w:numId w:val="0"/>
        </w:numPr>
      </w:pPr>
      <w:bookmarkStart w:id="45" w:name="_Toc21272803"/>
      <w:r w:rsidRPr="009F41B5">
        <w:lastRenderedPageBreak/>
        <w:t>DAFTAR LAMPIRAN</w:t>
      </w:r>
      <w:bookmarkEnd w:id="45"/>
    </w:p>
    <w:p w14:paraId="3AE70106" w14:textId="77777777" w:rsidR="004A30F6" w:rsidRPr="009F41B5" w:rsidRDefault="004A30F6" w:rsidP="004A30F6">
      <w:r w:rsidRPr="009F41B5">
        <w:rPr>
          <w:b/>
        </w:rPr>
        <w:t>Lampiran                                                                                                       Halaman</w:t>
      </w:r>
    </w:p>
    <w:p w14:paraId="0261693C" w14:textId="3EFA0544" w:rsidR="004A30F6" w:rsidRPr="009F41B5" w:rsidRDefault="004A30F6" w:rsidP="004A30F6">
      <w:pPr>
        <w:spacing w:after="0"/>
      </w:pPr>
      <w:r w:rsidRPr="009F41B5">
        <w:t>A      Data Latih .................................................................................................. A-1</w:t>
      </w:r>
    </w:p>
    <w:p w14:paraId="4B97FD96" w14:textId="568D93CF" w:rsidR="004A30F6" w:rsidRPr="009F41B5" w:rsidRDefault="004A30F6" w:rsidP="004A30F6">
      <w:r w:rsidRPr="009F41B5">
        <w:t xml:space="preserve">B      Data Uji...................................................................................................... </w:t>
      </w:r>
      <w:r w:rsidR="009D192F" w:rsidRPr="009F41B5">
        <w:t xml:space="preserve"> </w:t>
      </w:r>
      <w:r w:rsidRPr="009F41B5">
        <w:t>B-1</w:t>
      </w:r>
    </w:p>
    <w:p w14:paraId="681A28E5" w14:textId="77777777" w:rsidR="005559DD" w:rsidRPr="009F41B5" w:rsidRDefault="005559DD" w:rsidP="00C54BF9"/>
    <w:p w14:paraId="4E9FD6C5" w14:textId="77777777" w:rsidR="005559DD" w:rsidRPr="009F41B5" w:rsidRDefault="005559DD" w:rsidP="00C54BF9">
      <w:pPr>
        <w:spacing w:line="276" w:lineRule="auto"/>
        <w:jc w:val="left"/>
        <w:rPr>
          <w:rFonts w:eastAsiaTheme="majorEastAsia" w:cstheme="majorBidi"/>
          <w:b/>
          <w:bCs/>
          <w:sz w:val="32"/>
          <w:szCs w:val="28"/>
        </w:rPr>
      </w:pPr>
      <w:r w:rsidRPr="009F41B5">
        <w:br w:type="page"/>
      </w:r>
    </w:p>
    <w:p w14:paraId="64FF2DE3" w14:textId="77777777" w:rsidR="005559DD" w:rsidRPr="009F41B5" w:rsidRDefault="005559DD" w:rsidP="00C54BF9">
      <w:pPr>
        <w:pStyle w:val="Heading1"/>
        <w:numPr>
          <w:ilvl w:val="0"/>
          <w:numId w:val="0"/>
        </w:numPr>
      </w:pPr>
      <w:bookmarkStart w:id="46" w:name="_Toc21272804"/>
      <w:r w:rsidRPr="009F41B5">
        <w:lastRenderedPageBreak/>
        <w:t>DAFTAR RUMUS</w:t>
      </w:r>
      <w:bookmarkEnd w:id="46"/>
    </w:p>
    <w:p w14:paraId="2C905401" w14:textId="11D3A276" w:rsidR="005559DD" w:rsidRPr="009F41B5" w:rsidRDefault="00122909" w:rsidP="00C54BF9">
      <w:pPr>
        <w:rPr>
          <w:b/>
        </w:rPr>
      </w:pPr>
      <w:r w:rsidRPr="009F41B5">
        <w:rPr>
          <w:b/>
        </w:rPr>
        <w:t>Rumus</w:t>
      </w:r>
      <w:r w:rsidRPr="009F41B5">
        <w:rPr>
          <w:b/>
        </w:rPr>
        <w:tab/>
      </w:r>
      <w:r w:rsidRPr="009F41B5">
        <w:rPr>
          <w:b/>
        </w:rPr>
        <w:tab/>
      </w:r>
      <w:r w:rsidRPr="009F41B5">
        <w:rPr>
          <w:b/>
        </w:rPr>
        <w:tab/>
      </w:r>
      <w:r w:rsidRPr="009F41B5">
        <w:rPr>
          <w:b/>
        </w:rPr>
        <w:tab/>
      </w:r>
      <w:r w:rsidRPr="009F41B5">
        <w:rPr>
          <w:b/>
        </w:rPr>
        <w:tab/>
      </w:r>
      <w:r w:rsidRPr="009F41B5">
        <w:rPr>
          <w:b/>
        </w:rPr>
        <w:tab/>
      </w:r>
      <w:r w:rsidRPr="009F41B5">
        <w:rPr>
          <w:b/>
        </w:rPr>
        <w:tab/>
      </w:r>
      <w:r w:rsidRPr="009F41B5">
        <w:rPr>
          <w:b/>
        </w:rPr>
        <w:tab/>
        <w:t xml:space="preserve">   Halaman</w:t>
      </w:r>
    </w:p>
    <w:p w14:paraId="37F36B7A" w14:textId="34F8A2DE" w:rsidR="005559DD" w:rsidRPr="009F41B5" w:rsidRDefault="00122909" w:rsidP="00122909">
      <w:pPr>
        <w:tabs>
          <w:tab w:val="left" w:leader="dot" w:pos="6946"/>
        </w:tabs>
        <w:spacing w:line="276" w:lineRule="auto"/>
        <w:jc w:val="left"/>
        <w:rPr>
          <w:rFonts w:eastAsiaTheme="majorEastAsia" w:cstheme="majorBidi"/>
          <w:b/>
          <w:bCs/>
          <w:sz w:val="32"/>
          <w:szCs w:val="28"/>
        </w:rPr>
      </w:pPr>
      <w:r w:rsidRPr="009F41B5">
        <w:t xml:space="preserve">(2.1) Regresi </w:t>
      </w:r>
      <w:proofErr w:type="spellStart"/>
      <w:r w:rsidRPr="009F41B5">
        <w:t>Lineier</w:t>
      </w:r>
      <w:proofErr w:type="spellEnd"/>
      <w:r w:rsidRPr="009F41B5">
        <w:t xml:space="preserve"> </w:t>
      </w:r>
      <w:r w:rsidRPr="009F41B5">
        <w:tab/>
        <w:t xml:space="preserve">   </w:t>
      </w:r>
      <w:r w:rsidRPr="009F41B5">
        <w:tab/>
        <w:t>II-7</w:t>
      </w:r>
      <w:r w:rsidR="005559DD" w:rsidRPr="009F41B5">
        <w:br w:type="page"/>
      </w:r>
    </w:p>
    <w:p w14:paraId="106EFB3E" w14:textId="0BDEAB88" w:rsidR="005559DD" w:rsidRPr="009F41B5" w:rsidRDefault="005559DD" w:rsidP="00C54BF9">
      <w:pPr>
        <w:pStyle w:val="Heading1"/>
        <w:numPr>
          <w:ilvl w:val="0"/>
          <w:numId w:val="0"/>
        </w:numPr>
      </w:pPr>
      <w:bookmarkStart w:id="47" w:name="_Toc21272805"/>
      <w:r w:rsidRPr="009F41B5">
        <w:lastRenderedPageBreak/>
        <w:t xml:space="preserve">DAFTAR </w:t>
      </w:r>
      <w:bookmarkEnd w:id="47"/>
      <w:r w:rsidR="00A816EB" w:rsidRPr="009F41B5">
        <w:t>ISTILAH</w:t>
      </w:r>
    </w:p>
    <w:p w14:paraId="30489532" w14:textId="77777777" w:rsidR="00B154F9" w:rsidRPr="009F41B5" w:rsidRDefault="00B154F9" w:rsidP="00B154F9">
      <w:pPr>
        <w:tabs>
          <w:tab w:val="left" w:pos="2160"/>
          <w:tab w:val="left" w:pos="2520"/>
        </w:tabs>
        <w:rPr>
          <w:b/>
        </w:rPr>
      </w:pPr>
      <w:proofErr w:type="spellStart"/>
      <w:r w:rsidRPr="009F41B5">
        <w:rPr>
          <w:b/>
          <w:i/>
        </w:rPr>
        <w:t>Alternative</w:t>
      </w:r>
      <w:proofErr w:type="spellEnd"/>
      <w:r w:rsidRPr="009F41B5">
        <w:rPr>
          <w:b/>
        </w:rPr>
        <w:tab/>
        <w:t>=</w:t>
      </w:r>
      <w:r w:rsidRPr="009F41B5">
        <w:rPr>
          <w:b/>
        </w:rPr>
        <w:tab/>
      </w:r>
      <w:r w:rsidRPr="009F41B5">
        <w:t>Pilihan di antara dua atau beberapa kemungkinan.</w:t>
      </w:r>
    </w:p>
    <w:p w14:paraId="6B90799A" w14:textId="77777777" w:rsidR="00B154F9" w:rsidRPr="009F41B5" w:rsidRDefault="00B154F9" w:rsidP="00B154F9">
      <w:pPr>
        <w:tabs>
          <w:tab w:val="left" w:pos="2160"/>
          <w:tab w:val="left" w:pos="2520"/>
        </w:tabs>
      </w:pPr>
      <w:r w:rsidRPr="009F41B5">
        <w:rPr>
          <w:b/>
          <w:i/>
        </w:rPr>
        <w:t>Bobot</w:t>
      </w:r>
      <w:r w:rsidRPr="009F41B5">
        <w:rPr>
          <w:b/>
        </w:rPr>
        <w:tab/>
        <w:t xml:space="preserve">= </w:t>
      </w:r>
      <w:r w:rsidRPr="009F41B5">
        <w:rPr>
          <w:b/>
        </w:rPr>
        <w:tab/>
      </w:r>
      <w:r w:rsidRPr="009F41B5">
        <w:t>Nilai, mutu atau berat suatu benda.</w:t>
      </w:r>
      <w:r w:rsidRPr="009F41B5">
        <w:rPr>
          <w:b/>
        </w:rPr>
        <w:tab/>
        <w:t xml:space="preserve">  </w:t>
      </w:r>
    </w:p>
    <w:p w14:paraId="53B40DB4" w14:textId="77777777" w:rsidR="005559DD" w:rsidRPr="009F41B5" w:rsidRDefault="005559DD" w:rsidP="00C54BF9">
      <w:pPr>
        <w:spacing w:line="276" w:lineRule="auto"/>
        <w:jc w:val="left"/>
        <w:rPr>
          <w:rFonts w:eastAsiaTheme="majorEastAsia" w:cstheme="majorBidi"/>
          <w:b/>
          <w:bCs/>
          <w:sz w:val="32"/>
          <w:szCs w:val="28"/>
        </w:rPr>
      </w:pPr>
      <w:r w:rsidRPr="009F41B5">
        <w:br w:type="page"/>
      </w:r>
    </w:p>
    <w:p w14:paraId="3D7E8962" w14:textId="77777777" w:rsidR="005559DD" w:rsidRPr="009F41B5" w:rsidRDefault="005559DD" w:rsidP="00C54BF9">
      <w:pPr>
        <w:pStyle w:val="Heading1"/>
        <w:numPr>
          <w:ilvl w:val="0"/>
          <w:numId w:val="0"/>
        </w:numPr>
      </w:pPr>
      <w:bookmarkStart w:id="48" w:name="_Toc21272806"/>
      <w:r w:rsidRPr="009F41B5">
        <w:lastRenderedPageBreak/>
        <w:t>DAFTAR SIMBOL</w:t>
      </w:r>
      <w:bookmarkEnd w:id="48"/>
    </w:p>
    <w:p w14:paraId="2C5E6288" w14:textId="77777777" w:rsidR="00122909" w:rsidRPr="009F41B5" w:rsidRDefault="00122909" w:rsidP="00122909">
      <w:pPr>
        <w:spacing w:before="240" w:after="60"/>
        <w:jc w:val="left"/>
        <w:rPr>
          <w:rFonts w:eastAsia="Times New Roman" w:cs="Times New Roman"/>
          <w:b/>
          <w:szCs w:val="24"/>
        </w:rPr>
      </w:pPr>
      <w:r w:rsidRPr="009F41B5">
        <w:rPr>
          <w:rFonts w:eastAsia="Times New Roman" w:cs="Times New Roman"/>
          <w:b/>
          <w:szCs w:val="24"/>
        </w:rPr>
        <w:t xml:space="preserve">Keterangan notasi simbol </w:t>
      </w:r>
      <w:proofErr w:type="spellStart"/>
      <w:r w:rsidRPr="009F41B5">
        <w:rPr>
          <w:rFonts w:eastAsia="Times New Roman" w:cs="Times New Roman"/>
          <w:b/>
          <w:i/>
          <w:szCs w:val="24"/>
        </w:rPr>
        <w:t>flowchart</w:t>
      </w:r>
      <w:proofErr w:type="spellEnd"/>
      <w:r w:rsidRPr="009F41B5">
        <w:rPr>
          <w:rFonts w:eastAsia="Times New Roman" w:cs="Times New Roman"/>
          <w:b/>
          <w:szCs w:val="24"/>
        </w:rPr>
        <w:t xml:space="preserve"> :</w:t>
      </w:r>
    </w:p>
    <w:p w14:paraId="50F98ACD" w14:textId="4B8F8002" w:rsidR="00122909" w:rsidRPr="009F41B5" w:rsidRDefault="00122909" w:rsidP="00122909">
      <w:pPr>
        <w:ind w:left="1440" w:hanging="22"/>
      </w:pPr>
      <w:r w:rsidRPr="009F41B5">
        <w:rPr>
          <w:noProof/>
          <w:lang w:eastAsia="id-ID"/>
        </w:rPr>
        <mc:AlternateContent>
          <mc:Choice Requires="wpg">
            <w:drawing>
              <wp:anchor distT="0" distB="0" distL="114300" distR="114300" simplePos="0" relativeHeight="251662336" behindDoc="1" locked="0" layoutInCell="1" allowOverlap="1" wp14:anchorId="418CF4F7" wp14:editId="7DCE62C0">
                <wp:simplePos x="0" y="0"/>
                <wp:positionH relativeFrom="page">
                  <wp:posOffset>1471979</wp:posOffset>
                </wp:positionH>
                <wp:positionV relativeFrom="paragraph">
                  <wp:posOffset>38619</wp:posOffset>
                </wp:positionV>
                <wp:extent cx="657860" cy="247650"/>
                <wp:effectExtent l="6985" t="13970" r="11430" b="508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860" cy="247650"/>
                          <a:chOff x="2636" y="517"/>
                          <a:chExt cx="1036" cy="390"/>
                        </a:xfrm>
                      </wpg:grpSpPr>
                      <wps:wsp>
                        <wps:cNvPr id="58" name="Freeform 51"/>
                        <wps:cNvSpPr>
                          <a:spLocks/>
                        </wps:cNvSpPr>
                        <wps:spPr bwMode="auto">
                          <a:xfrm>
                            <a:off x="2636" y="517"/>
                            <a:ext cx="1036" cy="390"/>
                          </a:xfrm>
                          <a:custGeom>
                            <a:avLst/>
                            <a:gdLst>
                              <a:gd name="T0" fmla="+- 0 3489 2636"/>
                              <a:gd name="T1" fmla="*/ T0 w 1036"/>
                              <a:gd name="T2" fmla="+- 0 906 517"/>
                              <a:gd name="T3" fmla="*/ 906 h 390"/>
                              <a:gd name="T4" fmla="+- 0 3518 2636"/>
                              <a:gd name="T5" fmla="*/ T4 w 1036"/>
                              <a:gd name="T6" fmla="+- 0 903 517"/>
                              <a:gd name="T7" fmla="*/ 903 h 390"/>
                              <a:gd name="T8" fmla="+- 0 3545 2636"/>
                              <a:gd name="T9" fmla="*/ T8 w 1036"/>
                              <a:gd name="T10" fmla="+- 0 895 517"/>
                              <a:gd name="T11" fmla="*/ 895 h 390"/>
                              <a:gd name="T12" fmla="+- 0 3571 2636"/>
                              <a:gd name="T13" fmla="*/ T12 w 1036"/>
                              <a:gd name="T14" fmla="+- 0 883 517"/>
                              <a:gd name="T15" fmla="*/ 883 h 390"/>
                              <a:gd name="T16" fmla="+- 0 3595 2636"/>
                              <a:gd name="T17" fmla="*/ T16 w 1036"/>
                              <a:gd name="T18" fmla="+- 0 868 517"/>
                              <a:gd name="T19" fmla="*/ 868 h 390"/>
                              <a:gd name="T20" fmla="+- 0 3616 2636"/>
                              <a:gd name="T21" fmla="*/ T20 w 1036"/>
                              <a:gd name="T22" fmla="+- 0 850 517"/>
                              <a:gd name="T23" fmla="*/ 850 h 390"/>
                              <a:gd name="T24" fmla="+- 0 3634 2636"/>
                              <a:gd name="T25" fmla="*/ T24 w 1036"/>
                              <a:gd name="T26" fmla="+- 0 829 517"/>
                              <a:gd name="T27" fmla="*/ 829 h 390"/>
                              <a:gd name="T28" fmla="+- 0 3649 2636"/>
                              <a:gd name="T29" fmla="*/ T28 w 1036"/>
                              <a:gd name="T30" fmla="+- 0 805 517"/>
                              <a:gd name="T31" fmla="*/ 805 h 390"/>
                              <a:gd name="T32" fmla="+- 0 3661 2636"/>
                              <a:gd name="T33" fmla="*/ T32 w 1036"/>
                              <a:gd name="T34" fmla="+- 0 779 517"/>
                              <a:gd name="T35" fmla="*/ 779 h 390"/>
                              <a:gd name="T36" fmla="+- 0 3669 2636"/>
                              <a:gd name="T37" fmla="*/ T36 w 1036"/>
                              <a:gd name="T38" fmla="+- 0 751 517"/>
                              <a:gd name="T39" fmla="*/ 751 h 390"/>
                              <a:gd name="T40" fmla="+- 0 3672 2636"/>
                              <a:gd name="T41" fmla="*/ T40 w 1036"/>
                              <a:gd name="T42" fmla="+- 0 722 517"/>
                              <a:gd name="T43" fmla="*/ 722 h 390"/>
                              <a:gd name="T44" fmla="+- 0 3671 2636"/>
                              <a:gd name="T45" fmla="*/ T44 w 1036"/>
                              <a:gd name="T46" fmla="+- 0 693 517"/>
                              <a:gd name="T47" fmla="*/ 693 h 390"/>
                              <a:gd name="T48" fmla="+- 0 3666 2636"/>
                              <a:gd name="T49" fmla="*/ T48 w 1036"/>
                              <a:gd name="T50" fmla="+- 0 663 517"/>
                              <a:gd name="T51" fmla="*/ 663 h 390"/>
                              <a:gd name="T52" fmla="+- 0 3657 2636"/>
                              <a:gd name="T53" fmla="*/ T52 w 1036"/>
                              <a:gd name="T54" fmla="+- 0 636 517"/>
                              <a:gd name="T55" fmla="*/ 636 h 390"/>
                              <a:gd name="T56" fmla="+- 0 3644 2636"/>
                              <a:gd name="T57" fmla="*/ T56 w 1036"/>
                              <a:gd name="T58" fmla="+- 0 611 517"/>
                              <a:gd name="T59" fmla="*/ 611 h 390"/>
                              <a:gd name="T60" fmla="+- 0 3628 2636"/>
                              <a:gd name="T61" fmla="*/ T60 w 1036"/>
                              <a:gd name="T62" fmla="+- 0 589 517"/>
                              <a:gd name="T63" fmla="*/ 589 h 390"/>
                              <a:gd name="T64" fmla="+- 0 3609 2636"/>
                              <a:gd name="T65" fmla="*/ T64 w 1036"/>
                              <a:gd name="T66" fmla="+- 0 568 517"/>
                              <a:gd name="T67" fmla="*/ 568 h 390"/>
                              <a:gd name="T68" fmla="+- 0 3587 2636"/>
                              <a:gd name="T69" fmla="*/ T68 w 1036"/>
                              <a:gd name="T70" fmla="+- 0 550 517"/>
                              <a:gd name="T71" fmla="*/ 550 h 390"/>
                              <a:gd name="T72" fmla="+- 0 3563 2636"/>
                              <a:gd name="T73" fmla="*/ T72 w 1036"/>
                              <a:gd name="T74" fmla="+- 0 537 517"/>
                              <a:gd name="T75" fmla="*/ 537 h 390"/>
                              <a:gd name="T76" fmla="+- 0 3537 2636"/>
                              <a:gd name="T77" fmla="*/ T76 w 1036"/>
                              <a:gd name="T78" fmla="+- 0 526 517"/>
                              <a:gd name="T79" fmla="*/ 526 h 390"/>
                              <a:gd name="T80" fmla="+- 0 3508 2636"/>
                              <a:gd name="T81" fmla="*/ T80 w 1036"/>
                              <a:gd name="T82" fmla="+- 0 519 517"/>
                              <a:gd name="T83" fmla="*/ 519 h 390"/>
                              <a:gd name="T84" fmla="+- 0 3479 2636"/>
                              <a:gd name="T85" fmla="*/ T84 w 1036"/>
                              <a:gd name="T86" fmla="+- 0 517 517"/>
                              <a:gd name="T87" fmla="*/ 517 h 390"/>
                              <a:gd name="T88" fmla="+- 0 2811 2636"/>
                              <a:gd name="T89" fmla="*/ T88 w 1036"/>
                              <a:gd name="T90" fmla="+- 0 518 517"/>
                              <a:gd name="T91" fmla="*/ 518 h 390"/>
                              <a:gd name="T92" fmla="+- 0 2782 2636"/>
                              <a:gd name="T93" fmla="*/ T92 w 1036"/>
                              <a:gd name="T94" fmla="+- 0 523 517"/>
                              <a:gd name="T95" fmla="*/ 523 h 390"/>
                              <a:gd name="T96" fmla="+- 0 2755 2636"/>
                              <a:gd name="T97" fmla="*/ T96 w 1036"/>
                              <a:gd name="T98" fmla="+- 0 533 517"/>
                              <a:gd name="T99" fmla="*/ 533 h 390"/>
                              <a:gd name="T100" fmla="+- 0 2730 2636"/>
                              <a:gd name="T101" fmla="*/ T100 w 1036"/>
                              <a:gd name="T102" fmla="+- 0 545 517"/>
                              <a:gd name="T103" fmla="*/ 545 h 390"/>
                              <a:gd name="T104" fmla="+- 0 2708 2636"/>
                              <a:gd name="T105" fmla="*/ T104 w 1036"/>
                              <a:gd name="T106" fmla="+- 0 561 517"/>
                              <a:gd name="T107" fmla="*/ 561 h 390"/>
                              <a:gd name="T108" fmla="+- 0 2687 2636"/>
                              <a:gd name="T109" fmla="*/ T108 w 1036"/>
                              <a:gd name="T110" fmla="+- 0 581 517"/>
                              <a:gd name="T111" fmla="*/ 581 h 390"/>
                              <a:gd name="T112" fmla="+- 0 2670 2636"/>
                              <a:gd name="T113" fmla="*/ T112 w 1036"/>
                              <a:gd name="T114" fmla="+- 0 603 517"/>
                              <a:gd name="T115" fmla="*/ 603 h 390"/>
                              <a:gd name="T116" fmla="+- 0 2656 2636"/>
                              <a:gd name="T117" fmla="*/ T116 w 1036"/>
                              <a:gd name="T118" fmla="+- 0 627 517"/>
                              <a:gd name="T119" fmla="*/ 627 h 390"/>
                              <a:gd name="T120" fmla="+- 0 2645 2636"/>
                              <a:gd name="T121" fmla="*/ T120 w 1036"/>
                              <a:gd name="T122" fmla="+- 0 654 517"/>
                              <a:gd name="T123" fmla="*/ 654 h 390"/>
                              <a:gd name="T124" fmla="+- 0 2639 2636"/>
                              <a:gd name="T125" fmla="*/ T124 w 1036"/>
                              <a:gd name="T126" fmla="+- 0 683 517"/>
                              <a:gd name="T127" fmla="*/ 683 h 390"/>
                              <a:gd name="T128" fmla="+- 0 2636 2636"/>
                              <a:gd name="T129" fmla="*/ T128 w 1036"/>
                              <a:gd name="T130" fmla="+- 0 712 517"/>
                              <a:gd name="T131" fmla="*/ 712 h 390"/>
                              <a:gd name="T132" fmla="+- 0 2639 2636"/>
                              <a:gd name="T133" fmla="*/ T132 w 1036"/>
                              <a:gd name="T134" fmla="+- 0 742 517"/>
                              <a:gd name="T135" fmla="*/ 742 h 390"/>
                              <a:gd name="T136" fmla="+- 0 2645 2636"/>
                              <a:gd name="T137" fmla="*/ T136 w 1036"/>
                              <a:gd name="T138" fmla="+- 0 770 517"/>
                              <a:gd name="T139" fmla="*/ 770 h 390"/>
                              <a:gd name="T140" fmla="+- 0 2656 2636"/>
                              <a:gd name="T141" fmla="*/ T140 w 1036"/>
                              <a:gd name="T142" fmla="+- 0 796 517"/>
                              <a:gd name="T143" fmla="*/ 796 h 390"/>
                              <a:gd name="T144" fmla="+- 0 2670 2636"/>
                              <a:gd name="T145" fmla="*/ T144 w 1036"/>
                              <a:gd name="T146" fmla="+- 0 821 517"/>
                              <a:gd name="T147" fmla="*/ 821 h 390"/>
                              <a:gd name="T148" fmla="+- 0 2687 2636"/>
                              <a:gd name="T149" fmla="*/ T148 w 1036"/>
                              <a:gd name="T150" fmla="+- 0 843 517"/>
                              <a:gd name="T151" fmla="*/ 843 h 390"/>
                              <a:gd name="T152" fmla="+- 0 2708 2636"/>
                              <a:gd name="T153" fmla="*/ T152 w 1036"/>
                              <a:gd name="T154" fmla="+- 0 862 517"/>
                              <a:gd name="T155" fmla="*/ 862 h 390"/>
                              <a:gd name="T156" fmla="+- 0 2730 2636"/>
                              <a:gd name="T157" fmla="*/ T156 w 1036"/>
                              <a:gd name="T158" fmla="+- 0 878 517"/>
                              <a:gd name="T159" fmla="*/ 878 h 390"/>
                              <a:gd name="T160" fmla="+- 0 2755 2636"/>
                              <a:gd name="T161" fmla="*/ T160 w 1036"/>
                              <a:gd name="T162" fmla="+- 0 892 517"/>
                              <a:gd name="T163" fmla="*/ 892 h 390"/>
                              <a:gd name="T164" fmla="+- 0 2782 2636"/>
                              <a:gd name="T165" fmla="*/ T164 w 1036"/>
                              <a:gd name="T166" fmla="+- 0 900 517"/>
                              <a:gd name="T167" fmla="*/ 900 h 390"/>
                              <a:gd name="T168" fmla="+- 0 2811 2636"/>
                              <a:gd name="T169" fmla="*/ T168 w 1036"/>
                              <a:gd name="T170" fmla="+- 0 905 517"/>
                              <a:gd name="T171" fmla="*/ 905 h 39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 ang="0">
                                <a:pos x="T141" y="T143"/>
                              </a:cxn>
                              <a:cxn ang="0">
                                <a:pos x="T145" y="T147"/>
                              </a:cxn>
                              <a:cxn ang="0">
                                <a:pos x="T149" y="T151"/>
                              </a:cxn>
                              <a:cxn ang="0">
                                <a:pos x="T153" y="T155"/>
                              </a:cxn>
                              <a:cxn ang="0">
                                <a:pos x="T157" y="T159"/>
                              </a:cxn>
                              <a:cxn ang="0">
                                <a:pos x="T161" y="T163"/>
                              </a:cxn>
                              <a:cxn ang="0">
                                <a:pos x="T165" y="T167"/>
                              </a:cxn>
                              <a:cxn ang="0">
                                <a:pos x="T169" y="T171"/>
                              </a:cxn>
                            </a:cxnLst>
                            <a:rect l="0" t="0" r="r" b="b"/>
                            <a:pathLst>
                              <a:path w="1036" h="390">
                                <a:moveTo>
                                  <a:pt x="195" y="389"/>
                                </a:moveTo>
                                <a:lnTo>
                                  <a:pt x="843" y="389"/>
                                </a:lnTo>
                                <a:lnTo>
                                  <a:pt x="853" y="389"/>
                                </a:lnTo>
                                <a:lnTo>
                                  <a:pt x="862" y="388"/>
                                </a:lnTo>
                                <a:lnTo>
                                  <a:pt x="872" y="387"/>
                                </a:lnTo>
                                <a:lnTo>
                                  <a:pt x="882" y="386"/>
                                </a:lnTo>
                                <a:lnTo>
                                  <a:pt x="891" y="383"/>
                                </a:lnTo>
                                <a:lnTo>
                                  <a:pt x="901" y="381"/>
                                </a:lnTo>
                                <a:lnTo>
                                  <a:pt x="909" y="378"/>
                                </a:lnTo>
                                <a:lnTo>
                                  <a:pt x="918" y="375"/>
                                </a:lnTo>
                                <a:lnTo>
                                  <a:pt x="927" y="371"/>
                                </a:lnTo>
                                <a:lnTo>
                                  <a:pt x="935" y="366"/>
                                </a:lnTo>
                                <a:lnTo>
                                  <a:pt x="943" y="361"/>
                                </a:lnTo>
                                <a:lnTo>
                                  <a:pt x="951" y="356"/>
                                </a:lnTo>
                                <a:lnTo>
                                  <a:pt x="959" y="351"/>
                                </a:lnTo>
                                <a:lnTo>
                                  <a:pt x="966" y="345"/>
                                </a:lnTo>
                                <a:lnTo>
                                  <a:pt x="973" y="339"/>
                                </a:lnTo>
                                <a:lnTo>
                                  <a:pt x="980" y="333"/>
                                </a:lnTo>
                                <a:lnTo>
                                  <a:pt x="986" y="326"/>
                                </a:lnTo>
                                <a:lnTo>
                                  <a:pt x="992" y="319"/>
                                </a:lnTo>
                                <a:lnTo>
                                  <a:pt x="998" y="312"/>
                                </a:lnTo>
                                <a:lnTo>
                                  <a:pt x="1003" y="304"/>
                                </a:lnTo>
                                <a:lnTo>
                                  <a:pt x="1008" y="295"/>
                                </a:lnTo>
                                <a:lnTo>
                                  <a:pt x="1013" y="288"/>
                                </a:lnTo>
                                <a:lnTo>
                                  <a:pt x="1018" y="279"/>
                                </a:lnTo>
                                <a:lnTo>
                                  <a:pt x="1021" y="271"/>
                                </a:lnTo>
                                <a:lnTo>
                                  <a:pt x="1025" y="262"/>
                                </a:lnTo>
                                <a:lnTo>
                                  <a:pt x="1028" y="253"/>
                                </a:lnTo>
                                <a:lnTo>
                                  <a:pt x="1030" y="243"/>
                                </a:lnTo>
                                <a:lnTo>
                                  <a:pt x="1033" y="234"/>
                                </a:lnTo>
                                <a:lnTo>
                                  <a:pt x="1034" y="225"/>
                                </a:lnTo>
                                <a:lnTo>
                                  <a:pt x="1035" y="215"/>
                                </a:lnTo>
                                <a:lnTo>
                                  <a:pt x="1036" y="205"/>
                                </a:lnTo>
                                <a:lnTo>
                                  <a:pt x="1036" y="195"/>
                                </a:lnTo>
                                <a:lnTo>
                                  <a:pt x="1036" y="185"/>
                                </a:lnTo>
                                <a:lnTo>
                                  <a:pt x="1035" y="176"/>
                                </a:lnTo>
                                <a:lnTo>
                                  <a:pt x="1034" y="166"/>
                                </a:lnTo>
                                <a:lnTo>
                                  <a:pt x="1033" y="156"/>
                                </a:lnTo>
                                <a:lnTo>
                                  <a:pt x="1030" y="146"/>
                                </a:lnTo>
                                <a:lnTo>
                                  <a:pt x="1028" y="137"/>
                                </a:lnTo>
                                <a:lnTo>
                                  <a:pt x="1025" y="128"/>
                                </a:lnTo>
                                <a:lnTo>
                                  <a:pt x="1021" y="119"/>
                                </a:lnTo>
                                <a:lnTo>
                                  <a:pt x="1018" y="110"/>
                                </a:lnTo>
                                <a:lnTo>
                                  <a:pt x="1013" y="103"/>
                                </a:lnTo>
                                <a:lnTo>
                                  <a:pt x="1008" y="94"/>
                                </a:lnTo>
                                <a:lnTo>
                                  <a:pt x="1003" y="86"/>
                                </a:lnTo>
                                <a:lnTo>
                                  <a:pt x="998" y="79"/>
                                </a:lnTo>
                                <a:lnTo>
                                  <a:pt x="992" y="72"/>
                                </a:lnTo>
                                <a:lnTo>
                                  <a:pt x="986" y="64"/>
                                </a:lnTo>
                                <a:lnTo>
                                  <a:pt x="980" y="57"/>
                                </a:lnTo>
                                <a:lnTo>
                                  <a:pt x="973" y="51"/>
                                </a:lnTo>
                                <a:lnTo>
                                  <a:pt x="966" y="44"/>
                                </a:lnTo>
                                <a:lnTo>
                                  <a:pt x="959" y="39"/>
                                </a:lnTo>
                                <a:lnTo>
                                  <a:pt x="951" y="33"/>
                                </a:lnTo>
                                <a:lnTo>
                                  <a:pt x="943" y="28"/>
                                </a:lnTo>
                                <a:lnTo>
                                  <a:pt x="935" y="23"/>
                                </a:lnTo>
                                <a:lnTo>
                                  <a:pt x="927" y="20"/>
                                </a:lnTo>
                                <a:lnTo>
                                  <a:pt x="918" y="16"/>
                                </a:lnTo>
                                <a:lnTo>
                                  <a:pt x="909" y="12"/>
                                </a:lnTo>
                                <a:lnTo>
                                  <a:pt x="901" y="9"/>
                                </a:lnTo>
                                <a:lnTo>
                                  <a:pt x="891" y="6"/>
                                </a:lnTo>
                                <a:lnTo>
                                  <a:pt x="881" y="4"/>
                                </a:lnTo>
                                <a:lnTo>
                                  <a:pt x="872" y="2"/>
                                </a:lnTo>
                                <a:lnTo>
                                  <a:pt x="862" y="1"/>
                                </a:lnTo>
                                <a:lnTo>
                                  <a:pt x="853" y="0"/>
                                </a:lnTo>
                                <a:lnTo>
                                  <a:pt x="843" y="0"/>
                                </a:lnTo>
                                <a:lnTo>
                                  <a:pt x="195" y="0"/>
                                </a:lnTo>
                                <a:lnTo>
                                  <a:pt x="185" y="0"/>
                                </a:lnTo>
                                <a:lnTo>
                                  <a:pt x="175" y="1"/>
                                </a:lnTo>
                                <a:lnTo>
                                  <a:pt x="166" y="2"/>
                                </a:lnTo>
                                <a:lnTo>
                                  <a:pt x="156" y="4"/>
                                </a:lnTo>
                                <a:lnTo>
                                  <a:pt x="146" y="6"/>
                                </a:lnTo>
                                <a:lnTo>
                                  <a:pt x="137" y="9"/>
                                </a:lnTo>
                                <a:lnTo>
                                  <a:pt x="129" y="12"/>
                                </a:lnTo>
                                <a:lnTo>
                                  <a:pt x="119" y="16"/>
                                </a:lnTo>
                                <a:lnTo>
                                  <a:pt x="110" y="20"/>
                                </a:lnTo>
                                <a:lnTo>
                                  <a:pt x="103" y="23"/>
                                </a:lnTo>
                                <a:lnTo>
                                  <a:pt x="94" y="28"/>
                                </a:lnTo>
                                <a:lnTo>
                                  <a:pt x="87" y="33"/>
                                </a:lnTo>
                                <a:lnTo>
                                  <a:pt x="79" y="39"/>
                                </a:lnTo>
                                <a:lnTo>
                                  <a:pt x="72" y="44"/>
                                </a:lnTo>
                                <a:lnTo>
                                  <a:pt x="65" y="51"/>
                                </a:lnTo>
                                <a:lnTo>
                                  <a:pt x="57" y="57"/>
                                </a:lnTo>
                                <a:lnTo>
                                  <a:pt x="51" y="64"/>
                                </a:lnTo>
                                <a:lnTo>
                                  <a:pt x="45" y="72"/>
                                </a:lnTo>
                                <a:lnTo>
                                  <a:pt x="40" y="79"/>
                                </a:lnTo>
                                <a:lnTo>
                                  <a:pt x="34" y="86"/>
                                </a:lnTo>
                                <a:lnTo>
                                  <a:pt x="29" y="94"/>
                                </a:lnTo>
                                <a:lnTo>
                                  <a:pt x="24" y="103"/>
                                </a:lnTo>
                                <a:lnTo>
                                  <a:pt x="20" y="110"/>
                                </a:lnTo>
                                <a:lnTo>
                                  <a:pt x="16" y="119"/>
                                </a:lnTo>
                                <a:lnTo>
                                  <a:pt x="13" y="128"/>
                                </a:lnTo>
                                <a:lnTo>
                                  <a:pt x="9" y="137"/>
                                </a:lnTo>
                                <a:lnTo>
                                  <a:pt x="7" y="146"/>
                                </a:lnTo>
                                <a:lnTo>
                                  <a:pt x="4" y="156"/>
                                </a:lnTo>
                                <a:lnTo>
                                  <a:pt x="3" y="166"/>
                                </a:lnTo>
                                <a:lnTo>
                                  <a:pt x="2" y="176"/>
                                </a:lnTo>
                                <a:lnTo>
                                  <a:pt x="0" y="185"/>
                                </a:lnTo>
                                <a:lnTo>
                                  <a:pt x="0" y="195"/>
                                </a:lnTo>
                                <a:lnTo>
                                  <a:pt x="0" y="205"/>
                                </a:lnTo>
                                <a:lnTo>
                                  <a:pt x="2" y="215"/>
                                </a:lnTo>
                                <a:lnTo>
                                  <a:pt x="3" y="225"/>
                                </a:lnTo>
                                <a:lnTo>
                                  <a:pt x="4" y="235"/>
                                </a:lnTo>
                                <a:lnTo>
                                  <a:pt x="7" y="243"/>
                                </a:lnTo>
                                <a:lnTo>
                                  <a:pt x="9" y="253"/>
                                </a:lnTo>
                                <a:lnTo>
                                  <a:pt x="13" y="262"/>
                                </a:lnTo>
                                <a:lnTo>
                                  <a:pt x="16" y="271"/>
                                </a:lnTo>
                                <a:lnTo>
                                  <a:pt x="20" y="279"/>
                                </a:lnTo>
                                <a:lnTo>
                                  <a:pt x="24" y="288"/>
                                </a:lnTo>
                                <a:lnTo>
                                  <a:pt x="29" y="295"/>
                                </a:lnTo>
                                <a:lnTo>
                                  <a:pt x="34" y="304"/>
                                </a:lnTo>
                                <a:lnTo>
                                  <a:pt x="40" y="312"/>
                                </a:lnTo>
                                <a:lnTo>
                                  <a:pt x="45" y="319"/>
                                </a:lnTo>
                                <a:lnTo>
                                  <a:pt x="51" y="326"/>
                                </a:lnTo>
                                <a:lnTo>
                                  <a:pt x="57" y="333"/>
                                </a:lnTo>
                                <a:lnTo>
                                  <a:pt x="65" y="339"/>
                                </a:lnTo>
                                <a:lnTo>
                                  <a:pt x="72" y="345"/>
                                </a:lnTo>
                                <a:lnTo>
                                  <a:pt x="79" y="351"/>
                                </a:lnTo>
                                <a:lnTo>
                                  <a:pt x="87" y="356"/>
                                </a:lnTo>
                                <a:lnTo>
                                  <a:pt x="94" y="361"/>
                                </a:lnTo>
                                <a:lnTo>
                                  <a:pt x="103" y="366"/>
                                </a:lnTo>
                                <a:lnTo>
                                  <a:pt x="110" y="371"/>
                                </a:lnTo>
                                <a:lnTo>
                                  <a:pt x="119" y="375"/>
                                </a:lnTo>
                                <a:lnTo>
                                  <a:pt x="129" y="378"/>
                                </a:lnTo>
                                <a:lnTo>
                                  <a:pt x="137" y="381"/>
                                </a:lnTo>
                                <a:lnTo>
                                  <a:pt x="146" y="383"/>
                                </a:lnTo>
                                <a:lnTo>
                                  <a:pt x="156" y="386"/>
                                </a:lnTo>
                                <a:lnTo>
                                  <a:pt x="166" y="387"/>
                                </a:lnTo>
                                <a:lnTo>
                                  <a:pt x="175" y="388"/>
                                </a:lnTo>
                                <a:lnTo>
                                  <a:pt x="185" y="389"/>
                                </a:lnTo>
                                <a:lnTo>
                                  <a:pt x="195" y="389"/>
                                </a:lnTo>
                              </a:path>
                            </a:pathLst>
                          </a:custGeom>
                          <a:noFill/>
                          <a:ln w="234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D387240" id="Group 57" o:spid="_x0000_s1026" style="position:absolute;margin-left:115.9pt;margin-top:3.05pt;width:51.8pt;height:19.5pt;z-index:-251654144;mso-position-horizontal-relative:page" coordorigin="2636,517" coordsize="1036,3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">
                <v:shape id="Freeform 51" o:spid="_x0000_s1027" style="position:absolute;left:2636;top:517;width:1036;height:390;visibility:visible;mso-wrap-style:square;v-text-anchor:top" coordsize="1036,3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" path="m195,389r648,l853,389r9,-1l872,387r10,-1l891,383r10,-2l909,378r9,-3l927,371r8,-5l943,361r8,-5l959,351r7,-6l973,339r7,-6l986,326r6,-7l998,312r5,-8l1008,295r5,-7l1018,279r3,-8l1025,262r3,-9l1030,243r3,-9l1034,225r1,-10l1036,205r,-10l1036,185r-1,-9l1034,166r-1,-10l1030,146r-2,-9l1025,128r-4,-9l1018,110r-5,-7l1008,94r-5,-8l998,79r-6,-7l986,64r-6,-7l973,51r-7,-7l959,39r-8,-6l943,28r-8,-5l927,20r-9,-4l909,12,901,9,891,6,881,4,872,2,862,1,853,,843,,195,,185,,175,1r-9,1l156,4,146,6r-9,3l129,12r-10,4l110,20r-7,3l94,28r-7,5l79,39r-7,5l65,51r-8,6l51,64r-6,8l40,79r-6,7l29,94r-5,9l20,110r-4,9l13,128r-4,9l7,146,4,156,3,166,2,176,,185r,10l,205r2,10l3,225r1,10l7,243r2,10l13,262r3,9l20,279r4,9l29,295r5,9l40,312r5,7l51,326r6,7l65,339r7,6l79,351r8,5l94,361r9,5l110,371r9,4l129,378r8,3l146,383r10,3l166,387r9,1l185,389r10,e" filled="f" strokeweight=".06525mm">
                  <v:path arrowok="t" o:connecttype="custom" o:connectlocs="853,906;882,903;909,895;935,883;959,868;980,850;998,829;1013,805;1025,779;1033,751;1036,722;1035,693;1030,663;1021,636;1008,611;992,589;973,568;951,550;927,537;901,526;872,519;843,517;175,518;146,523;119,533;94,545;72,561;51,581;34,603;20,627;9,654;3,683;0,712;3,742;9,770;20,796;34,821;51,843;72,862;94,878;119,892;146,900;175,905" o:connectangles="0,0,0,0,0,0,0,0,0,0,0,0,0,0,0,0,0,0,0,0,0,0,0,0,0,0,0,0,0,0,0,0,0,0,0,0,0,0,0,0,0,0,0"/>
                </v:shape>
                <w10:wrap anchorx="page"/>
              </v:group>
            </w:pict>
          </mc:Fallback>
        </mc:AlternateContent>
      </w:r>
      <w:proofErr w:type="spellStart"/>
      <w:r w:rsidRPr="009F41B5">
        <w:t>Terminator</w:t>
      </w:r>
      <w:proofErr w:type="spellEnd"/>
      <w:r w:rsidRPr="009F41B5">
        <w:t xml:space="preserve"> : Simbol </w:t>
      </w:r>
      <w:proofErr w:type="spellStart"/>
      <w:r w:rsidRPr="009F41B5">
        <w:t>terminator</w:t>
      </w:r>
      <w:proofErr w:type="spellEnd"/>
      <w:r w:rsidRPr="009F41B5">
        <w:t xml:space="preserve"> (mulai / selesai) merupakan tanda bahwa sistem akan dijalankan atau berakhir.</w:t>
      </w:r>
    </w:p>
    <w:p w14:paraId="5B2EA31E" w14:textId="77777777" w:rsidR="00122909" w:rsidRPr="009F41B5" w:rsidRDefault="00122909" w:rsidP="00122909">
      <w:pPr>
        <w:ind w:left="1440" w:hanging="22"/>
      </w:pPr>
    </w:p>
    <w:p w14:paraId="63BF6C22" w14:textId="03E17C83" w:rsidR="00122909" w:rsidRPr="009F41B5" w:rsidRDefault="00122909" w:rsidP="00122909">
      <w:pPr>
        <w:ind w:left="1418"/>
      </w:pPr>
      <w:r w:rsidRPr="009F41B5">
        <w:rPr>
          <w:noProof/>
          <w:lang w:eastAsia="id-ID"/>
        </w:rPr>
        <mc:AlternateContent>
          <mc:Choice Requires="wpg">
            <w:drawing>
              <wp:anchor distT="0" distB="0" distL="114300" distR="114300" simplePos="0" relativeHeight="251663360" behindDoc="1" locked="0" layoutInCell="1" allowOverlap="1" wp14:anchorId="579E8B29" wp14:editId="79845075">
                <wp:simplePos x="0" y="0"/>
                <wp:positionH relativeFrom="page">
                  <wp:posOffset>1469753</wp:posOffset>
                </wp:positionH>
                <wp:positionV relativeFrom="paragraph">
                  <wp:posOffset>131165</wp:posOffset>
                </wp:positionV>
                <wp:extent cx="659765" cy="319405"/>
                <wp:effectExtent l="6350" t="7620" r="10160" b="6350"/>
                <wp:wrapNone/>
                <wp:docPr id="59" name="Group 5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9765" cy="319405"/>
                          <a:chOff x="2725" y="42"/>
                          <a:chExt cx="1039" cy="503"/>
                        </a:xfrm>
                      </wpg:grpSpPr>
                      <wps:wsp>
                        <wps:cNvPr id="60" name="Freeform 53"/>
                        <wps:cNvSpPr>
                          <a:spLocks/>
                        </wps:cNvSpPr>
                        <wps:spPr bwMode="auto">
                          <a:xfrm>
                            <a:off x="2725" y="42"/>
                            <a:ext cx="1039" cy="503"/>
                          </a:xfrm>
                          <a:custGeom>
                            <a:avLst/>
                            <a:gdLst>
                              <a:gd name="T0" fmla="+- 0 2725 2725"/>
                              <a:gd name="T1" fmla="*/ T0 w 1039"/>
                              <a:gd name="T2" fmla="+- 0 545 42"/>
                              <a:gd name="T3" fmla="*/ 545 h 503"/>
                              <a:gd name="T4" fmla="+- 0 3764 2725"/>
                              <a:gd name="T5" fmla="*/ T4 w 1039"/>
                              <a:gd name="T6" fmla="+- 0 545 42"/>
                              <a:gd name="T7" fmla="*/ 545 h 503"/>
                              <a:gd name="T8" fmla="+- 0 3764 2725"/>
                              <a:gd name="T9" fmla="*/ T8 w 1039"/>
                              <a:gd name="T10" fmla="+- 0 42 42"/>
                              <a:gd name="T11" fmla="*/ 42 h 503"/>
                              <a:gd name="T12" fmla="+- 0 2725 2725"/>
                              <a:gd name="T13" fmla="*/ T12 w 1039"/>
                              <a:gd name="T14" fmla="+- 0 42 42"/>
                              <a:gd name="T15" fmla="*/ 42 h 503"/>
                              <a:gd name="T16" fmla="+- 0 2725 2725"/>
                              <a:gd name="T17" fmla="*/ T16 w 1039"/>
                              <a:gd name="T18" fmla="+- 0 545 42"/>
                              <a:gd name="T19" fmla="*/ 545 h 503"/>
                            </a:gdLst>
                            <a:ahLst/>
                            <a:cxnLst>
                              <a:cxn ang="0">
                                <a:pos x="T1" y="T3"/>
                              </a:cxn>
                              <a:cxn ang="0">
                                <a:pos x="T5" y="T7"/>
                              </a:cxn>
                              <a:cxn ang="0">
                                <a:pos x="T9" y="T11"/>
                              </a:cxn>
                              <a:cxn ang="0">
                                <a:pos x="T13" y="T15"/>
                              </a:cxn>
                              <a:cxn ang="0">
                                <a:pos x="T17" y="T19"/>
                              </a:cxn>
                            </a:cxnLst>
                            <a:rect l="0" t="0" r="r" b="b"/>
                            <a:pathLst>
                              <a:path w="1039" h="503">
                                <a:moveTo>
                                  <a:pt x="0" y="503"/>
                                </a:moveTo>
                                <a:lnTo>
                                  <a:pt x="1039" y="503"/>
                                </a:lnTo>
                                <a:lnTo>
                                  <a:pt x="1039" y="0"/>
                                </a:lnTo>
                                <a:lnTo>
                                  <a:pt x="0" y="0"/>
                                </a:lnTo>
                                <a:lnTo>
                                  <a:pt x="0" y="503"/>
                                </a:lnTo>
                                <a:close/>
                              </a:path>
                            </a:pathLst>
                          </a:custGeom>
                          <a:noFill/>
                          <a:ln w="1999">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75D5CEF" id="Group 59" o:spid="_x0000_s1026" style="position:absolute;margin-left:115.75pt;margin-top:10.35pt;width:51.95pt;height:25.15pt;z-index:-251653120;mso-position-horizontal-relative:page" coordorigin="2725,42" coordsize="1039,5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">
                <v:shape id="Freeform 53" o:spid="_x0000_s1027" style="position:absolute;left:2725;top:42;width:1039;height:503;visibility:visible;mso-wrap-style:square;v-text-anchor:top" coordsize="1039,5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" path="m,503r1039,l1039,,,,,503xe" filled="f" strokeweight=".05553mm">
                  <v:path arrowok="t" o:connecttype="custom" o:connectlocs="0,545;1039,545;1039,42;0,42;0,545" o:connectangles="0,0,0,0,0"/>
                </v:shape>
                <w10:wrap anchorx="page"/>
              </v:group>
            </w:pict>
          </mc:Fallback>
        </mc:AlternateContent>
      </w:r>
      <w:r w:rsidRPr="009F41B5">
        <w:t xml:space="preserve">Proses       : Simbol yang digunakan untuk melakukan pemrosesan data baik oleh </w:t>
      </w:r>
      <w:proofErr w:type="spellStart"/>
      <w:r w:rsidRPr="009F41B5">
        <w:t>user</w:t>
      </w:r>
      <w:proofErr w:type="spellEnd"/>
      <w:r w:rsidRPr="009F41B5">
        <w:t xml:space="preserve"> maupun komputer (sistem).</w:t>
      </w:r>
    </w:p>
    <w:p w14:paraId="1798E9EB" w14:textId="01963DEF" w:rsidR="00122909" w:rsidRPr="009F41B5" w:rsidRDefault="00122909" w:rsidP="00122909"/>
    <w:p w14:paraId="5375B4FF" w14:textId="7BD2A98D" w:rsidR="00122909" w:rsidRPr="009F41B5" w:rsidRDefault="00122909" w:rsidP="00122909">
      <w:pPr>
        <w:ind w:left="1418"/>
      </w:pPr>
      <w:r w:rsidRPr="009F41B5">
        <w:rPr>
          <w:noProof/>
          <w:lang w:eastAsia="id-ID"/>
        </w:rPr>
        <mc:AlternateContent>
          <mc:Choice Requires="wpg">
            <w:drawing>
              <wp:anchor distT="0" distB="0" distL="114300" distR="114300" simplePos="0" relativeHeight="251664384" behindDoc="1" locked="0" layoutInCell="1" allowOverlap="1" wp14:anchorId="784D7F27" wp14:editId="327AE07A">
                <wp:simplePos x="0" y="0"/>
                <wp:positionH relativeFrom="page">
                  <wp:posOffset>1462405</wp:posOffset>
                </wp:positionH>
                <wp:positionV relativeFrom="paragraph">
                  <wp:posOffset>4585</wp:posOffset>
                </wp:positionV>
                <wp:extent cx="660400" cy="420370"/>
                <wp:effectExtent l="15875" t="17145" r="19050" b="1016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0400" cy="420370"/>
                          <a:chOff x="2710" y="-93"/>
                          <a:chExt cx="1040" cy="662"/>
                        </a:xfrm>
                      </wpg:grpSpPr>
                      <wps:wsp>
                        <wps:cNvPr id="62" name="Freeform 55"/>
                        <wps:cNvSpPr>
                          <a:spLocks/>
                        </wps:cNvSpPr>
                        <wps:spPr bwMode="auto">
                          <a:xfrm>
                            <a:off x="2710" y="-93"/>
                            <a:ext cx="1040" cy="662"/>
                          </a:xfrm>
                          <a:custGeom>
                            <a:avLst/>
                            <a:gdLst>
                              <a:gd name="T0" fmla="+- 0 2710 2710"/>
                              <a:gd name="T1" fmla="*/ T0 w 1040"/>
                              <a:gd name="T2" fmla="+- 0 238 -93"/>
                              <a:gd name="T3" fmla="*/ 238 h 662"/>
                              <a:gd name="T4" fmla="+- 0 3230 2710"/>
                              <a:gd name="T5" fmla="*/ T4 w 1040"/>
                              <a:gd name="T6" fmla="+- 0 -93 -93"/>
                              <a:gd name="T7" fmla="*/ -93 h 662"/>
                              <a:gd name="T8" fmla="+- 0 3749 2710"/>
                              <a:gd name="T9" fmla="*/ T8 w 1040"/>
                              <a:gd name="T10" fmla="+- 0 238 -93"/>
                              <a:gd name="T11" fmla="*/ 238 h 662"/>
                              <a:gd name="T12" fmla="+- 0 3230 2710"/>
                              <a:gd name="T13" fmla="*/ T12 w 1040"/>
                              <a:gd name="T14" fmla="+- 0 569 -93"/>
                              <a:gd name="T15" fmla="*/ 569 h 662"/>
                              <a:gd name="T16" fmla="+- 0 2710 2710"/>
                              <a:gd name="T17" fmla="*/ T16 w 1040"/>
                              <a:gd name="T18" fmla="+- 0 238 -93"/>
                              <a:gd name="T19" fmla="*/ 238 h 662"/>
                            </a:gdLst>
                            <a:ahLst/>
                            <a:cxnLst>
                              <a:cxn ang="0">
                                <a:pos x="T1" y="T3"/>
                              </a:cxn>
                              <a:cxn ang="0">
                                <a:pos x="T5" y="T7"/>
                              </a:cxn>
                              <a:cxn ang="0">
                                <a:pos x="T9" y="T11"/>
                              </a:cxn>
                              <a:cxn ang="0">
                                <a:pos x="T13" y="T15"/>
                              </a:cxn>
                              <a:cxn ang="0">
                                <a:pos x="T17" y="T19"/>
                              </a:cxn>
                            </a:cxnLst>
                            <a:rect l="0" t="0" r="r" b="b"/>
                            <a:pathLst>
                              <a:path w="1040" h="662">
                                <a:moveTo>
                                  <a:pt x="0" y="331"/>
                                </a:moveTo>
                                <a:lnTo>
                                  <a:pt x="520" y="0"/>
                                </a:lnTo>
                                <a:lnTo>
                                  <a:pt x="1039" y="331"/>
                                </a:lnTo>
                                <a:lnTo>
                                  <a:pt x="520" y="662"/>
                                </a:lnTo>
                                <a:lnTo>
                                  <a:pt x="0" y="331"/>
                                </a:lnTo>
                                <a:close/>
                              </a:path>
                            </a:pathLst>
                          </a:custGeom>
                          <a:noFill/>
                          <a:ln w="212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66EC6DD" id="Group 61" o:spid="_x0000_s1026" style="position:absolute;margin-left:115.15pt;margin-top:.35pt;width:52pt;height:33.1pt;z-index:-251652096;mso-position-horizontal-relative:page" coordorigin="2710,-93" coordsize="1040,66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">
                <v:shape id="Freeform 55" o:spid="_x0000_s1027" style="position:absolute;left:2710;top:-93;width:1040;height:662;visibility:visible;mso-wrap-style:square;v-text-anchor:top" coordsize="1040,6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" path="m,331l520,r519,331l520,662,,331xe" filled="f" strokeweight=".05889mm">
                  <v:path arrowok="t" o:connecttype="custom" o:connectlocs="0,238;520,-93;1039,238;520,569;0,238" o:connectangles="0,0,0,0,0"/>
                </v:shape>
                <w10:wrap anchorx="page"/>
              </v:group>
            </w:pict>
          </mc:Fallback>
        </mc:AlternateContent>
      </w:r>
      <w:r w:rsidRPr="009F41B5">
        <w:t>Verifikasi     :  Simbol  yang  digunakan  untuk  memutuskan apakah   valid   atau   tidak   validnya   suatu kejadian.</w:t>
      </w:r>
    </w:p>
    <w:p w14:paraId="65AD7F7D" w14:textId="277A5ADC" w:rsidR="00122909" w:rsidRPr="009F41B5" w:rsidRDefault="00122909" w:rsidP="00122909"/>
    <w:p w14:paraId="4C00CAFB" w14:textId="495E82F5" w:rsidR="00122909" w:rsidRPr="009F41B5" w:rsidRDefault="00122909" w:rsidP="00122909">
      <w:pPr>
        <w:ind w:left="1418"/>
      </w:pPr>
      <w:r w:rsidRPr="009F41B5">
        <w:rPr>
          <w:noProof/>
          <w:lang w:eastAsia="id-ID"/>
        </w:rPr>
        <mc:AlternateContent>
          <mc:Choice Requires="wpg">
            <w:drawing>
              <wp:anchor distT="0" distB="0" distL="114300" distR="114300" simplePos="0" relativeHeight="251667456" behindDoc="1" locked="0" layoutInCell="1" allowOverlap="1" wp14:anchorId="50140483" wp14:editId="73BE8221">
                <wp:simplePos x="0" y="0"/>
                <wp:positionH relativeFrom="page">
                  <wp:posOffset>1466644</wp:posOffset>
                </wp:positionH>
                <wp:positionV relativeFrom="paragraph">
                  <wp:posOffset>81197</wp:posOffset>
                </wp:positionV>
                <wp:extent cx="718185" cy="251460"/>
                <wp:effectExtent l="8255" t="11430" r="16510" b="13335"/>
                <wp:wrapNone/>
                <wp:docPr id="67" name="Group 6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18185" cy="251460"/>
                          <a:chOff x="2653" y="33"/>
                          <a:chExt cx="1131" cy="396"/>
                        </a:xfrm>
                      </wpg:grpSpPr>
                      <wps:wsp>
                        <wps:cNvPr id="68" name="Freeform 61"/>
                        <wps:cNvSpPr>
                          <a:spLocks/>
                        </wps:cNvSpPr>
                        <wps:spPr bwMode="auto">
                          <a:xfrm>
                            <a:off x="2653" y="33"/>
                            <a:ext cx="1131" cy="396"/>
                          </a:xfrm>
                          <a:custGeom>
                            <a:avLst/>
                            <a:gdLst>
                              <a:gd name="T0" fmla="+- 0 3785 2653"/>
                              <a:gd name="T1" fmla="*/ T0 w 1131"/>
                              <a:gd name="T2" fmla="+- 0 33 33"/>
                              <a:gd name="T3" fmla="*/ 33 h 396"/>
                              <a:gd name="T4" fmla="+- 0 3773 2653"/>
                              <a:gd name="T5" fmla="*/ T4 w 1131"/>
                              <a:gd name="T6" fmla="+- 0 57 33"/>
                              <a:gd name="T7" fmla="*/ 57 h 396"/>
                              <a:gd name="T8" fmla="+- 0 3764 2653"/>
                              <a:gd name="T9" fmla="*/ T8 w 1131"/>
                              <a:gd name="T10" fmla="+- 0 81 33"/>
                              <a:gd name="T11" fmla="*/ 81 h 396"/>
                              <a:gd name="T12" fmla="+- 0 3755 2653"/>
                              <a:gd name="T13" fmla="*/ T12 w 1131"/>
                              <a:gd name="T14" fmla="+- 0 104 33"/>
                              <a:gd name="T15" fmla="*/ 104 h 396"/>
                              <a:gd name="T16" fmla="+- 0 3747 2653"/>
                              <a:gd name="T17" fmla="*/ T16 w 1131"/>
                              <a:gd name="T18" fmla="+- 0 130 33"/>
                              <a:gd name="T19" fmla="*/ 130 h 396"/>
                              <a:gd name="T20" fmla="+- 0 3743 2653"/>
                              <a:gd name="T21" fmla="*/ T20 w 1131"/>
                              <a:gd name="T22" fmla="+- 0 155 33"/>
                              <a:gd name="T23" fmla="*/ 155 h 396"/>
                              <a:gd name="T24" fmla="+- 0 3738 2653"/>
                              <a:gd name="T25" fmla="*/ T24 w 1131"/>
                              <a:gd name="T26" fmla="+- 0 181 33"/>
                              <a:gd name="T27" fmla="*/ 181 h 396"/>
                              <a:gd name="T28" fmla="+- 0 3737 2653"/>
                              <a:gd name="T29" fmla="*/ T28 w 1131"/>
                              <a:gd name="T30" fmla="+- 0 206 33"/>
                              <a:gd name="T31" fmla="*/ 206 h 396"/>
                              <a:gd name="T32" fmla="+- 0 3735 2653"/>
                              <a:gd name="T33" fmla="*/ T32 w 1131"/>
                              <a:gd name="T34" fmla="+- 0 232 33"/>
                              <a:gd name="T35" fmla="*/ 232 h 396"/>
                              <a:gd name="T36" fmla="+- 0 3737 2653"/>
                              <a:gd name="T37" fmla="*/ T36 w 1131"/>
                              <a:gd name="T38" fmla="+- 0 257 33"/>
                              <a:gd name="T39" fmla="*/ 257 h 396"/>
                              <a:gd name="T40" fmla="+- 0 3738 2653"/>
                              <a:gd name="T41" fmla="*/ T40 w 1131"/>
                              <a:gd name="T42" fmla="+- 0 282 33"/>
                              <a:gd name="T43" fmla="*/ 282 h 396"/>
                              <a:gd name="T44" fmla="+- 0 3743 2653"/>
                              <a:gd name="T45" fmla="*/ T44 w 1131"/>
                              <a:gd name="T46" fmla="+- 0 306 33"/>
                              <a:gd name="T47" fmla="*/ 306 h 396"/>
                              <a:gd name="T48" fmla="+- 0 3747 2653"/>
                              <a:gd name="T49" fmla="*/ T48 w 1131"/>
                              <a:gd name="T50" fmla="+- 0 332 33"/>
                              <a:gd name="T51" fmla="*/ 332 h 396"/>
                              <a:gd name="T52" fmla="+- 0 3755 2653"/>
                              <a:gd name="T53" fmla="*/ T52 w 1131"/>
                              <a:gd name="T54" fmla="+- 0 357 33"/>
                              <a:gd name="T55" fmla="*/ 357 h 396"/>
                              <a:gd name="T56" fmla="+- 0 3764 2653"/>
                              <a:gd name="T57" fmla="*/ T56 w 1131"/>
                              <a:gd name="T58" fmla="+- 0 381 33"/>
                              <a:gd name="T59" fmla="*/ 381 h 396"/>
                              <a:gd name="T60" fmla="+- 0 3773 2653"/>
                              <a:gd name="T61" fmla="*/ T60 w 1131"/>
                              <a:gd name="T62" fmla="+- 0 405 33"/>
                              <a:gd name="T63" fmla="*/ 405 h 396"/>
                              <a:gd name="T64" fmla="+- 0 3785 2653"/>
                              <a:gd name="T65" fmla="*/ T64 w 1131"/>
                              <a:gd name="T66" fmla="+- 0 429 33"/>
                              <a:gd name="T67" fmla="*/ 429 h 396"/>
                              <a:gd name="T68" fmla="+- 0 2697 2653"/>
                              <a:gd name="T69" fmla="*/ T68 w 1131"/>
                              <a:gd name="T70" fmla="+- 0 417 33"/>
                              <a:gd name="T71" fmla="*/ 417 h 396"/>
                              <a:gd name="T72" fmla="+- 0 2686 2653"/>
                              <a:gd name="T73" fmla="*/ T72 w 1131"/>
                              <a:gd name="T74" fmla="+- 0 393 33"/>
                              <a:gd name="T75" fmla="*/ 393 h 396"/>
                              <a:gd name="T76" fmla="+- 0 2677 2653"/>
                              <a:gd name="T77" fmla="*/ T76 w 1131"/>
                              <a:gd name="T78" fmla="+- 0 369 33"/>
                              <a:gd name="T79" fmla="*/ 369 h 396"/>
                              <a:gd name="T80" fmla="+- 0 2670 2653"/>
                              <a:gd name="T81" fmla="*/ T80 w 1131"/>
                              <a:gd name="T82" fmla="+- 0 345 33"/>
                              <a:gd name="T83" fmla="*/ 345 h 396"/>
                              <a:gd name="T84" fmla="+- 0 2664 2653"/>
                              <a:gd name="T85" fmla="*/ T84 w 1131"/>
                              <a:gd name="T86" fmla="+- 0 320 33"/>
                              <a:gd name="T87" fmla="*/ 320 h 396"/>
                              <a:gd name="T88" fmla="+- 0 2658 2653"/>
                              <a:gd name="T89" fmla="*/ T88 w 1131"/>
                              <a:gd name="T90" fmla="+- 0 294 33"/>
                              <a:gd name="T91" fmla="*/ 294 h 396"/>
                              <a:gd name="T92" fmla="+- 0 2655 2653"/>
                              <a:gd name="T93" fmla="*/ T92 w 1131"/>
                              <a:gd name="T94" fmla="+- 0 269 33"/>
                              <a:gd name="T95" fmla="*/ 269 h 396"/>
                              <a:gd name="T96" fmla="+- 0 2653 2653"/>
                              <a:gd name="T97" fmla="*/ T96 w 1131"/>
                              <a:gd name="T98" fmla="+- 0 244 33"/>
                              <a:gd name="T99" fmla="*/ 244 h 396"/>
                              <a:gd name="T100" fmla="+- 0 2653 2653"/>
                              <a:gd name="T101" fmla="*/ T100 w 1131"/>
                              <a:gd name="T102" fmla="+- 0 218 33"/>
                              <a:gd name="T103" fmla="*/ 218 h 396"/>
                              <a:gd name="T104" fmla="+- 0 2655 2653"/>
                              <a:gd name="T105" fmla="*/ T104 w 1131"/>
                              <a:gd name="T106" fmla="+- 0 193 33"/>
                              <a:gd name="T107" fmla="*/ 193 h 396"/>
                              <a:gd name="T108" fmla="+- 0 2658 2653"/>
                              <a:gd name="T109" fmla="*/ T108 w 1131"/>
                              <a:gd name="T110" fmla="+- 0 167 33"/>
                              <a:gd name="T111" fmla="*/ 167 h 396"/>
                              <a:gd name="T112" fmla="+- 0 2664 2653"/>
                              <a:gd name="T113" fmla="*/ T112 w 1131"/>
                              <a:gd name="T114" fmla="+- 0 142 33"/>
                              <a:gd name="T115" fmla="*/ 142 h 396"/>
                              <a:gd name="T116" fmla="+- 0 2670 2653"/>
                              <a:gd name="T117" fmla="*/ T116 w 1131"/>
                              <a:gd name="T118" fmla="+- 0 118 33"/>
                              <a:gd name="T119" fmla="*/ 118 h 396"/>
                              <a:gd name="T120" fmla="+- 0 2677 2653"/>
                              <a:gd name="T121" fmla="*/ T120 w 1131"/>
                              <a:gd name="T122" fmla="+- 0 93 33"/>
                              <a:gd name="T123" fmla="*/ 93 h 396"/>
                              <a:gd name="T124" fmla="+- 0 2686 2653"/>
                              <a:gd name="T125" fmla="*/ T124 w 1131"/>
                              <a:gd name="T126" fmla="+- 0 69 33"/>
                              <a:gd name="T127" fmla="*/ 69 h 396"/>
                              <a:gd name="T128" fmla="+- 0 2697 2653"/>
                              <a:gd name="T129" fmla="*/ T128 w 1131"/>
                              <a:gd name="T130" fmla="+- 0 45 33"/>
                              <a:gd name="T131" fmla="*/ 45 h 396"/>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Lst>
                            <a:rect l="0" t="0" r="r" b="b"/>
                            <a:pathLst>
                              <a:path w="1131" h="396">
                                <a:moveTo>
                                  <a:pt x="50" y="0"/>
                                </a:moveTo>
                                <a:lnTo>
                                  <a:pt x="1132" y="0"/>
                                </a:lnTo>
                                <a:lnTo>
                                  <a:pt x="1126" y="12"/>
                                </a:lnTo>
                                <a:lnTo>
                                  <a:pt x="1120" y="24"/>
                                </a:lnTo>
                                <a:lnTo>
                                  <a:pt x="1115" y="36"/>
                                </a:lnTo>
                                <a:lnTo>
                                  <a:pt x="1111" y="48"/>
                                </a:lnTo>
                                <a:lnTo>
                                  <a:pt x="1106" y="60"/>
                                </a:lnTo>
                                <a:lnTo>
                                  <a:pt x="1102" y="71"/>
                                </a:lnTo>
                                <a:lnTo>
                                  <a:pt x="1099" y="85"/>
                                </a:lnTo>
                                <a:lnTo>
                                  <a:pt x="1094" y="97"/>
                                </a:lnTo>
                                <a:lnTo>
                                  <a:pt x="1091" y="109"/>
                                </a:lnTo>
                                <a:lnTo>
                                  <a:pt x="1090" y="122"/>
                                </a:lnTo>
                                <a:lnTo>
                                  <a:pt x="1087" y="134"/>
                                </a:lnTo>
                                <a:lnTo>
                                  <a:pt x="1085" y="148"/>
                                </a:lnTo>
                                <a:lnTo>
                                  <a:pt x="1084" y="160"/>
                                </a:lnTo>
                                <a:lnTo>
                                  <a:pt x="1084" y="173"/>
                                </a:lnTo>
                                <a:lnTo>
                                  <a:pt x="1082" y="185"/>
                                </a:lnTo>
                                <a:lnTo>
                                  <a:pt x="1082" y="199"/>
                                </a:lnTo>
                                <a:lnTo>
                                  <a:pt x="1082" y="211"/>
                                </a:lnTo>
                                <a:lnTo>
                                  <a:pt x="1084" y="224"/>
                                </a:lnTo>
                                <a:lnTo>
                                  <a:pt x="1084" y="236"/>
                                </a:lnTo>
                                <a:lnTo>
                                  <a:pt x="1085" y="249"/>
                                </a:lnTo>
                                <a:lnTo>
                                  <a:pt x="1087" y="261"/>
                                </a:lnTo>
                                <a:lnTo>
                                  <a:pt x="1090" y="273"/>
                                </a:lnTo>
                                <a:lnTo>
                                  <a:pt x="1091" y="287"/>
                                </a:lnTo>
                                <a:lnTo>
                                  <a:pt x="1094" y="299"/>
                                </a:lnTo>
                                <a:lnTo>
                                  <a:pt x="1099" y="312"/>
                                </a:lnTo>
                                <a:lnTo>
                                  <a:pt x="1102" y="324"/>
                                </a:lnTo>
                                <a:lnTo>
                                  <a:pt x="1106" y="336"/>
                                </a:lnTo>
                                <a:lnTo>
                                  <a:pt x="1111" y="348"/>
                                </a:lnTo>
                                <a:lnTo>
                                  <a:pt x="1115" y="360"/>
                                </a:lnTo>
                                <a:lnTo>
                                  <a:pt x="1120" y="372"/>
                                </a:lnTo>
                                <a:lnTo>
                                  <a:pt x="1126" y="384"/>
                                </a:lnTo>
                                <a:lnTo>
                                  <a:pt x="1132" y="396"/>
                                </a:lnTo>
                                <a:lnTo>
                                  <a:pt x="50" y="396"/>
                                </a:lnTo>
                                <a:lnTo>
                                  <a:pt x="44" y="384"/>
                                </a:lnTo>
                                <a:lnTo>
                                  <a:pt x="39" y="372"/>
                                </a:lnTo>
                                <a:lnTo>
                                  <a:pt x="33" y="360"/>
                                </a:lnTo>
                                <a:lnTo>
                                  <a:pt x="29" y="348"/>
                                </a:lnTo>
                                <a:lnTo>
                                  <a:pt x="24" y="336"/>
                                </a:lnTo>
                                <a:lnTo>
                                  <a:pt x="20" y="324"/>
                                </a:lnTo>
                                <a:lnTo>
                                  <a:pt x="17" y="312"/>
                                </a:lnTo>
                                <a:lnTo>
                                  <a:pt x="14" y="299"/>
                                </a:lnTo>
                                <a:lnTo>
                                  <a:pt x="11" y="287"/>
                                </a:lnTo>
                                <a:lnTo>
                                  <a:pt x="8" y="273"/>
                                </a:lnTo>
                                <a:lnTo>
                                  <a:pt x="5" y="261"/>
                                </a:lnTo>
                                <a:lnTo>
                                  <a:pt x="3" y="249"/>
                                </a:lnTo>
                                <a:lnTo>
                                  <a:pt x="2" y="236"/>
                                </a:lnTo>
                                <a:lnTo>
                                  <a:pt x="2" y="224"/>
                                </a:lnTo>
                                <a:lnTo>
                                  <a:pt x="0" y="211"/>
                                </a:lnTo>
                                <a:lnTo>
                                  <a:pt x="0" y="199"/>
                                </a:lnTo>
                                <a:lnTo>
                                  <a:pt x="0" y="185"/>
                                </a:lnTo>
                                <a:lnTo>
                                  <a:pt x="2" y="173"/>
                                </a:lnTo>
                                <a:lnTo>
                                  <a:pt x="2" y="160"/>
                                </a:lnTo>
                                <a:lnTo>
                                  <a:pt x="3" y="148"/>
                                </a:lnTo>
                                <a:lnTo>
                                  <a:pt x="5" y="134"/>
                                </a:lnTo>
                                <a:lnTo>
                                  <a:pt x="8" y="122"/>
                                </a:lnTo>
                                <a:lnTo>
                                  <a:pt x="11" y="109"/>
                                </a:lnTo>
                                <a:lnTo>
                                  <a:pt x="14" y="97"/>
                                </a:lnTo>
                                <a:lnTo>
                                  <a:pt x="17" y="85"/>
                                </a:lnTo>
                                <a:lnTo>
                                  <a:pt x="20" y="71"/>
                                </a:lnTo>
                                <a:lnTo>
                                  <a:pt x="24" y="60"/>
                                </a:lnTo>
                                <a:lnTo>
                                  <a:pt x="29" y="48"/>
                                </a:lnTo>
                                <a:lnTo>
                                  <a:pt x="33" y="36"/>
                                </a:lnTo>
                                <a:lnTo>
                                  <a:pt x="39" y="24"/>
                                </a:lnTo>
                                <a:lnTo>
                                  <a:pt x="44" y="12"/>
                                </a:lnTo>
                                <a:lnTo>
                                  <a:pt x="50" y="0"/>
                                </a:lnTo>
                              </a:path>
                            </a:pathLst>
                          </a:custGeom>
                          <a:noFill/>
                          <a:ln w="284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3EEFEDE" id="Group 67" o:spid="_x0000_s1026" style="position:absolute;margin-left:115.5pt;margin-top:6.4pt;width:56.55pt;height:19.8pt;z-index:-251649024;mso-position-horizontal-relative:page" coordorigin="2653,33" coordsize="1131,39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">
                <v:shape id="Freeform 61" o:spid="_x0000_s1027" style="position:absolute;left:2653;top:33;width:1131;height:396;visibility:visible;mso-wrap-style:square;v-text-anchor:top" coordsize="1131,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" path="m50,l1132,r-6,12l1120,24r-5,12l1111,48r-5,12l1102,71r-3,14l1094,97r-3,12l1090,122r-3,12l1085,148r-1,12l1084,173r-2,12l1082,199r,12l1084,224r,12l1085,249r2,12l1090,273r1,14l1094,299r5,13l1102,324r4,12l1111,348r4,12l1120,372r6,12l1132,396,50,396,44,384,39,372,33,360,29,348,24,336,20,324,17,312,14,299,11,287,8,273,5,261,3,249,2,236r,-12l,211,,199,,185,2,173r,-13l3,148,5,134,8,122r3,-13l14,97,17,85,20,71,24,60,29,48,33,36,39,24,44,12,50,e" filled="f" strokeweight=".07889mm">
                  <v:path arrowok="t" o:connecttype="custom" o:connectlocs="1132,33;1120,57;1111,81;1102,104;1094,130;1090,155;1085,181;1084,206;1082,232;1084,257;1085,282;1090,306;1094,332;1102,357;1111,381;1120,405;1132,429;44,417;33,393;24,369;17,345;11,320;5,294;2,269;0,244;0,218;2,193;5,167;11,142;17,118;24,93;33,69;44,45" o:connectangles="0,0,0,0,0,0,0,0,0,0,0,0,0,0,0,0,0,0,0,0,0,0,0,0,0,0,0,0,0,0,0,0,0"/>
                </v:shape>
                <w10:wrap anchorx="page"/>
              </v:group>
            </w:pict>
          </mc:Fallback>
        </mc:AlternateContent>
      </w:r>
      <w:r w:rsidRPr="009F41B5">
        <w:t>Data Store : Simbol yang digunakan untuk mewakili suatu penyimpanan data (</w:t>
      </w:r>
      <w:proofErr w:type="spellStart"/>
      <w:r w:rsidRPr="009F41B5">
        <w:t>database</w:t>
      </w:r>
      <w:proofErr w:type="spellEnd"/>
      <w:r w:rsidRPr="009F41B5">
        <w:t>).</w:t>
      </w:r>
    </w:p>
    <w:p w14:paraId="5577E097" w14:textId="53281B6F" w:rsidR="00122909" w:rsidRPr="009F41B5" w:rsidRDefault="00122909" w:rsidP="00122909"/>
    <w:p w14:paraId="72EFDFC9" w14:textId="2299A267" w:rsidR="00122909" w:rsidRPr="009F41B5" w:rsidRDefault="00122909" w:rsidP="00122909">
      <w:pPr>
        <w:ind w:left="1418"/>
      </w:pPr>
      <w:r w:rsidRPr="009F41B5">
        <w:rPr>
          <w:noProof/>
          <w:lang w:eastAsia="id-ID"/>
        </w:rPr>
        <mc:AlternateContent>
          <mc:Choice Requires="wpg">
            <w:drawing>
              <wp:anchor distT="0" distB="0" distL="114300" distR="114300" simplePos="0" relativeHeight="251665408" behindDoc="1" locked="0" layoutInCell="1" allowOverlap="1" wp14:anchorId="2AFDED7B" wp14:editId="5377E2CE">
                <wp:simplePos x="0" y="0"/>
                <wp:positionH relativeFrom="page">
                  <wp:posOffset>1473373</wp:posOffset>
                </wp:positionH>
                <wp:positionV relativeFrom="paragraph">
                  <wp:posOffset>28509</wp:posOffset>
                </wp:positionV>
                <wp:extent cx="669925" cy="280035"/>
                <wp:effectExtent l="15240" t="12065" r="19685" b="12700"/>
                <wp:wrapNone/>
                <wp:docPr id="63" name="Group 6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9925" cy="280035"/>
                          <a:chOff x="2724" y="109"/>
                          <a:chExt cx="1055" cy="441"/>
                        </a:xfrm>
                      </wpg:grpSpPr>
                      <wps:wsp>
                        <wps:cNvPr id="64" name="Freeform 57"/>
                        <wps:cNvSpPr>
                          <a:spLocks/>
                        </wps:cNvSpPr>
                        <wps:spPr bwMode="auto">
                          <a:xfrm>
                            <a:off x="2724" y="109"/>
                            <a:ext cx="1055" cy="441"/>
                          </a:xfrm>
                          <a:custGeom>
                            <a:avLst/>
                            <a:gdLst>
                              <a:gd name="T0" fmla="+- 0 2724 2724"/>
                              <a:gd name="T1" fmla="*/ T0 w 1055"/>
                              <a:gd name="T2" fmla="+- 0 550 109"/>
                              <a:gd name="T3" fmla="*/ 550 h 441"/>
                              <a:gd name="T4" fmla="+- 0 3516 2724"/>
                              <a:gd name="T5" fmla="*/ T4 w 1055"/>
                              <a:gd name="T6" fmla="+- 0 550 109"/>
                              <a:gd name="T7" fmla="*/ 550 h 441"/>
                              <a:gd name="T8" fmla="+- 0 3779 2724"/>
                              <a:gd name="T9" fmla="*/ T8 w 1055"/>
                              <a:gd name="T10" fmla="+- 0 109 109"/>
                              <a:gd name="T11" fmla="*/ 109 h 441"/>
                              <a:gd name="T12" fmla="+- 0 2988 2724"/>
                              <a:gd name="T13" fmla="*/ T12 w 1055"/>
                              <a:gd name="T14" fmla="+- 0 109 109"/>
                              <a:gd name="T15" fmla="*/ 109 h 441"/>
                              <a:gd name="T16" fmla="+- 0 2724 2724"/>
                              <a:gd name="T17" fmla="*/ T16 w 1055"/>
                              <a:gd name="T18" fmla="+- 0 550 109"/>
                              <a:gd name="T19" fmla="*/ 550 h 441"/>
                            </a:gdLst>
                            <a:ahLst/>
                            <a:cxnLst>
                              <a:cxn ang="0">
                                <a:pos x="T1" y="T3"/>
                              </a:cxn>
                              <a:cxn ang="0">
                                <a:pos x="T5" y="T7"/>
                              </a:cxn>
                              <a:cxn ang="0">
                                <a:pos x="T9" y="T11"/>
                              </a:cxn>
                              <a:cxn ang="0">
                                <a:pos x="T13" y="T15"/>
                              </a:cxn>
                              <a:cxn ang="0">
                                <a:pos x="T17" y="T19"/>
                              </a:cxn>
                            </a:cxnLst>
                            <a:rect l="0" t="0" r="r" b="b"/>
                            <a:pathLst>
                              <a:path w="1055" h="441">
                                <a:moveTo>
                                  <a:pt x="0" y="441"/>
                                </a:moveTo>
                                <a:lnTo>
                                  <a:pt x="792" y="441"/>
                                </a:lnTo>
                                <a:lnTo>
                                  <a:pt x="1055" y="0"/>
                                </a:lnTo>
                                <a:lnTo>
                                  <a:pt x="264" y="0"/>
                                </a:lnTo>
                                <a:lnTo>
                                  <a:pt x="0" y="441"/>
                                </a:lnTo>
                                <a:close/>
                              </a:path>
                            </a:pathLst>
                          </a:custGeom>
                          <a:noFill/>
                          <a:ln w="1798">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850D5FB" id="Group 63" o:spid="_x0000_s1026" style="position:absolute;margin-left:116pt;margin-top:2.25pt;width:52.75pt;height:22.05pt;z-index:-251651072;mso-position-horizontal-relative:page" coordorigin="2724,109" coordsize="1055,44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">
                <v:shape id="Freeform 57" o:spid="_x0000_s1027" style="position:absolute;left:2724;top:109;width:1055;height:441;visibility:visible;mso-wrap-style:square;v-text-anchor:top" coordsize="1055,4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" path="m,441r792,l1055,,264,,,441xe" filled="f" strokeweight=".04994mm">
                  <v:path arrowok="t" o:connecttype="custom" o:connectlocs="0,550;792,550;1055,109;264,109;0,550" o:connectangles="0,0,0,0,0"/>
                </v:shape>
                <w10:wrap anchorx="page"/>
              </v:group>
            </w:pict>
          </mc:Fallback>
        </mc:AlternateContent>
      </w:r>
      <w:r w:rsidRPr="009F41B5">
        <w:t>Data           : Simbol yang digunakan untuk mendeskripsikan data yang digunakan</w:t>
      </w:r>
    </w:p>
    <w:p w14:paraId="7769278A" w14:textId="7C7264BC" w:rsidR="00122909" w:rsidRPr="009F41B5" w:rsidRDefault="00122909" w:rsidP="00122909">
      <w:r w:rsidRPr="009F41B5">
        <w:rPr>
          <w:noProof/>
          <w:lang w:eastAsia="id-ID"/>
        </w:rPr>
        <mc:AlternateContent>
          <mc:Choice Requires="wpg">
            <w:drawing>
              <wp:anchor distT="0" distB="0" distL="114300" distR="114300" simplePos="0" relativeHeight="251666432" behindDoc="1" locked="0" layoutInCell="1" allowOverlap="1" wp14:anchorId="6A8C63FE" wp14:editId="4C76E447">
                <wp:simplePos x="0" y="0"/>
                <wp:positionH relativeFrom="page">
                  <wp:posOffset>1478132</wp:posOffset>
                </wp:positionH>
                <wp:positionV relativeFrom="paragraph">
                  <wp:posOffset>344888</wp:posOffset>
                </wp:positionV>
                <wp:extent cx="657860" cy="375920"/>
                <wp:effectExtent l="5080" t="5715" r="13335" b="8890"/>
                <wp:wrapNone/>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7860" cy="375920"/>
                          <a:chOff x="2798" y="39"/>
                          <a:chExt cx="1036" cy="591"/>
                        </a:xfrm>
                      </wpg:grpSpPr>
                      <wps:wsp>
                        <wps:cNvPr id="66" name="Freeform 59"/>
                        <wps:cNvSpPr>
                          <a:spLocks/>
                        </wps:cNvSpPr>
                        <wps:spPr bwMode="auto">
                          <a:xfrm>
                            <a:off x="2798" y="39"/>
                            <a:ext cx="1036" cy="591"/>
                          </a:xfrm>
                          <a:custGeom>
                            <a:avLst/>
                            <a:gdLst>
                              <a:gd name="T0" fmla="+- 0 2798 2798"/>
                              <a:gd name="T1" fmla="*/ T0 w 1036"/>
                              <a:gd name="T2" fmla="+- 0 39 39"/>
                              <a:gd name="T3" fmla="*/ 39 h 591"/>
                              <a:gd name="T4" fmla="+- 0 3834 2798"/>
                              <a:gd name="T5" fmla="*/ T4 w 1036"/>
                              <a:gd name="T6" fmla="+- 0 556 39"/>
                              <a:gd name="T7" fmla="*/ 556 h 591"/>
                              <a:gd name="T8" fmla="+- 0 3805 2798"/>
                              <a:gd name="T9" fmla="*/ T8 w 1036"/>
                              <a:gd name="T10" fmla="+- 0 539 39"/>
                              <a:gd name="T11" fmla="*/ 539 h 591"/>
                              <a:gd name="T12" fmla="+- 0 3774 2798"/>
                              <a:gd name="T13" fmla="*/ T12 w 1036"/>
                              <a:gd name="T14" fmla="+- 0 524 39"/>
                              <a:gd name="T15" fmla="*/ 524 h 591"/>
                              <a:gd name="T16" fmla="+- 0 3742 2798"/>
                              <a:gd name="T17" fmla="*/ T16 w 1036"/>
                              <a:gd name="T18" fmla="+- 0 512 39"/>
                              <a:gd name="T19" fmla="*/ 512 h 591"/>
                              <a:gd name="T20" fmla="+- 0 3708 2798"/>
                              <a:gd name="T21" fmla="*/ T20 w 1036"/>
                              <a:gd name="T22" fmla="+- 0 501 39"/>
                              <a:gd name="T23" fmla="*/ 501 h 591"/>
                              <a:gd name="T24" fmla="+- 0 3676 2798"/>
                              <a:gd name="T25" fmla="*/ T24 w 1036"/>
                              <a:gd name="T26" fmla="+- 0 493 39"/>
                              <a:gd name="T27" fmla="*/ 493 h 591"/>
                              <a:gd name="T28" fmla="+- 0 3643 2798"/>
                              <a:gd name="T29" fmla="*/ T28 w 1036"/>
                              <a:gd name="T30" fmla="+- 0 487 39"/>
                              <a:gd name="T31" fmla="*/ 487 h 591"/>
                              <a:gd name="T32" fmla="+- 0 3610 2798"/>
                              <a:gd name="T33" fmla="*/ T32 w 1036"/>
                              <a:gd name="T34" fmla="+- 0 484 39"/>
                              <a:gd name="T35" fmla="*/ 484 h 591"/>
                              <a:gd name="T36" fmla="+- 0 3575 2798"/>
                              <a:gd name="T37" fmla="*/ T36 w 1036"/>
                              <a:gd name="T38" fmla="+- 0 482 39"/>
                              <a:gd name="T39" fmla="*/ 482 h 591"/>
                              <a:gd name="T40" fmla="+- 0 3542 2798"/>
                              <a:gd name="T41" fmla="*/ T40 w 1036"/>
                              <a:gd name="T42" fmla="+- 0 484 39"/>
                              <a:gd name="T43" fmla="*/ 484 h 591"/>
                              <a:gd name="T44" fmla="+- 0 3509 2798"/>
                              <a:gd name="T45" fmla="*/ T44 w 1036"/>
                              <a:gd name="T46" fmla="+- 0 487 39"/>
                              <a:gd name="T47" fmla="*/ 487 h 591"/>
                              <a:gd name="T48" fmla="+- 0 3475 2798"/>
                              <a:gd name="T49" fmla="*/ T48 w 1036"/>
                              <a:gd name="T50" fmla="+- 0 493 39"/>
                              <a:gd name="T51" fmla="*/ 493 h 591"/>
                              <a:gd name="T52" fmla="+- 0 3442 2798"/>
                              <a:gd name="T53" fmla="*/ T52 w 1036"/>
                              <a:gd name="T54" fmla="+- 0 501 39"/>
                              <a:gd name="T55" fmla="*/ 501 h 591"/>
                              <a:gd name="T56" fmla="+- 0 3410 2798"/>
                              <a:gd name="T57" fmla="*/ T56 w 1036"/>
                              <a:gd name="T58" fmla="+- 0 512 39"/>
                              <a:gd name="T59" fmla="*/ 512 h 591"/>
                              <a:gd name="T60" fmla="+- 0 3378 2798"/>
                              <a:gd name="T61" fmla="*/ T60 w 1036"/>
                              <a:gd name="T62" fmla="+- 0 524 39"/>
                              <a:gd name="T63" fmla="*/ 524 h 591"/>
                              <a:gd name="T64" fmla="+- 0 3347 2798"/>
                              <a:gd name="T65" fmla="*/ T64 w 1036"/>
                              <a:gd name="T66" fmla="+- 0 539 39"/>
                              <a:gd name="T67" fmla="*/ 539 h 591"/>
                              <a:gd name="T68" fmla="+- 0 3316 2798"/>
                              <a:gd name="T69" fmla="*/ T68 w 1036"/>
                              <a:gd name="T70" fmla="+- 0 556 39"/>
                              <a:gd name="T71" fmla="*/ 556 h 591"/>
                              <a:gd name="T72" fmla="+- 0 3287 2798"/>
                              <a:gd name="T73" fmla="*/ T72 w 1036"/>
                              <a:gd name="T74" fmla="+- 0 574 39"/>
                              <a:gd name="T75" fmla="*/ 574 h 591"/>
                              <a:gd name="T76" fmla="+- 0 3256 2798"/>
                              <a:gd name="T77" fmla="*/ T76 w 1036"/>
                              <a:gd name="T78" fmla="+- 0 590 39"/>
                              <a:gd name="T79" fmla="*/ 590 h 591"/>
                              <a:gd name="T80" fmla="+- 0 3224 2798"/>
                              <a:gd name="T81" fmla="*/ T80 w 1036"/>
                              <a:gd name="T82" fmla="+- 0 602 39"/>
                              <a:gd name="T83" fmla="*/ 602 h 591"/>
                              <a:gd name="T84" fmla="+- 0 3191 2798"/>
                              <a:gd name="T85" fmla="*/ T84 w 1036"/>
                              <a:gd name="T86" fmla="+- 0 612 39"/>
                              <a:gd name="T87" fmla="*/ 612 h 591"/>
                              <a:gd name="T88" fmla="+- 0 3158 2798"/>
                              <a:gd name="T89" fmla="*/ T88 w 1036"/>
                              <a:gd name="T90" fmla="+- 0 620 39"/>
                              <a:gd name="T91" fmla="*/ 620 h 591"/>
                              <a:gd name="T92" fmla="+- 0 3125 2798"/>
                              <a:gd name="T93" fmla="*/ T92 w 1036"/>
                              <a:gd name="T94" fmla="+- 0 627 39"/>
                              <a:gd name="T95" fmla="*/ 627 h 591"/>
                              <a:gd name="T96" fmla="+- 0 3092 2798"/>
                              <a:gd name="T97" fmla="*/ T96 w 1036"/>
                              <a:gd name="T98" fmla="+- 0 629 39"/>
                              <a:gd name="T99" fmla="*/ 629 h 591"/>
                              <a:gd name="T100" fmla="+- 0 3057 2798"/>
                              <a:gd name="T101" fmla="*/ T100 w 1036"/>
                              <a:gd name="T102" fmla="+- 0 630 39"/>
                              <a:gd name="T103" fmla="*/ 630 h 591"/>
                              <a:gd name="T104" fmla="+- 0 3024 2798"/>
                              <a:gd name="T105" fmla="*/ T104 w 1036"/>
                              <a:gd name="T106" fmla="+- 0 629 39"/>
                              <a:gd name="T107" fmla="*/ 629 h 591"/>
                              <a:gd name="T108" fmla="+- 0 2991 2798"/>
                              <a:gd name="T109" fmla="*/ T108 w 1036"/>
                              <a:gd name="T110" fmla="+- 0 627 39"/>
                              <a:gd name="T111" fmla="*/ 627 h 591"/>
                              <a:gd name="T112" fmla="+- 0 2957 2798"/>
                              <a:gd name="T113" fmla="*/ T112 w 1036"/>
                              <a:gd name="T114" fmla="+- 0 620 39"/>
                              <a:gd name="T115" fmla="*/ 620 h 591"/>
                              <a:gd name="T116" fmla="+- 0 2924 2798"/>
                              <a:gd name="T117" fmla="*/ T116 w 1036"/>
                              <a:gd name="T118" fmla="+- 0 612 39"/>
                              <a:gd name="T119" fmla="*/ 612 h 591"/>
                              <a:gd name="T120" fmla="+- 0 2892 2798"/>
                              <a:gd name="T121" fmla="*/ T120 w 1036"/>
                              <a:gd name="T122" fmla="+- 0 602 39"/>
                              <a:gd name="T123" fmla="*/ 602 h 591"/>
                              <a:gd name="T124" fmla="+- 0 2860 2798"/>
                              <a:gd name="T125" fmla="*/ T124 w 1036"/>
                              <a:gd name="T126" fmla="+- 0 590 39"/>
                              <a:gd name="T127" fmla="*/ 590 h 591"/>
                              <a:gd name="T128" fmla="+- 0 2829 2798"/>
                              <a:gd name="T129" fmla="*/ T128 w 1036"/>
                              <a:gd name="T130" fmla="+- 0 574 39"/>
                              <a:gd name="T131" fmla="*/ 574 h 591"/>
                              <a:gd name="T132" fmla="+- 0 2798 2798"/>
                              <a:gd name="T133" fmla="*/ T132 w 1036"/>
                              <a:gd name="T134" fmla="+- 0 556 39"/>
                              <a:gd name="T135" fmla="*/ 556 h 591"/>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Lst>
                            <a:rect l="0" t="0" r="r" b="b"/>
                            <a:pathLst>
                              <a:path w="1036" h="591">
                                <a:moveTo>
                                  <a:pt x="0" y="517"/>
                                </a:moveTo>
                                <a:lnTo>
                                  <a:pt x="0" y="0"/>
                                </a:lnTo>
                                <a:lnTo>
                                  <a:pt x="1036" y="0"/>
                                </a:lnTo>
                                <a:lnTo>
                                  <a:pt x="1036" y="517"/>
                                </a:lnTo>
                                <a:lnTo>
                                  <a:pt x="1021" y="509"/>
                                </a:lnTo>
                                <a:lnTo>
                                  <a:pt x="1007" y="500"/>
                                </a:lnTo>
                                <a:lnTo>
                                  <a:pt x="991" y="493"/>
                                </a:lnTo>
                                <a:lnTo>
                                  <a:pt x="976" y="485"/>
                                </a:lnTo>
                                <a:lnTo>
                                  <a:pt x="960" y="479"/>
                                </a:lnTo>
                                <a:lnTo>
                                  <a:pt x="944" y="473"/>
                                </a:lnTo>
                                <a:lnTo>
                                  <a:pt x="928" y="467"/>
                                </a:lnTo>
                                <a:lnTo>
                                  <a:pt x="910" y="462"/>
                                </a:lnTo>
                                <a:lnTo>
                                  <a:pt x="894" y="458"/>
                                </a:lnTo>
                                <a:lnTo>
                                  <a:pt x="878" y="454"/>
                                </a:lnTo>
                                <a:lnTo>
                                  <a:pt x="861" y="451"/>
                                </a:lnTo>
                                <a:lnTo>
                                  <a:pt x="845" y="448"/>
                                </a:lnTo>
                                <a:lnTo>
                                  <a:pt x="828" y="446"/>
                                </a:lnTo>
                                <a:lnTo>
                                  <a:pt x="812" y="445"/>
                                </a:lnTo>
                                <a:lnTo>
                                  <a:pt x="795" y="445"/>
                                </a:lnTo>
                                <a:lnTo>
                                  <a:pt x="777" y="443"/>
                                </a:lnTo>
                                <a:lnTo>
                                  <a:pt x="761" y="445"/>
                                </a:lnTo>
                                <a:lnTo>
                                  <a:pt x="744" y="445"/>
                                </a:lnTo>
                                <a:lnTo>
                                  <a:pt x="727" y="446"/>
                                </a:lnTo>
                                <a:lnTo>
                                  <a:pt x="711" y="448"/>
                                </a:lnTo>
                                <a:lnTo>
                                  <a:pt x="693" y="451"/>
                                </a:lnTo>
                                <a:lnTo>
                                  <a:pt x="677" y="454"/>
                                </a:lnTo>
                                <a:lnTo>
                                  <a:pt x="660" y="458"/>
                                </a:lnTo>
                                <a:lnTo>
                                  <a:pt x="644" y="462"/>
                                </a:lnTo>
                                <a:lnTo>
                                  <a:pt x="628" y="467"/>
                                </a:lnTo>
                                <a:lnTo>
                                  <a:pt x="612" y="473"/>
                                </a:lnTo>
                                <a:lnTo>
                                  <a:pt x="596" y="479"/>
                                </a:lnTo>
                                <a:lnTo>
                                  <a:pt x="580" y="485"/>
                                </a:lnTo>
                                <a:lnTo>
                                  <a:pt x="564" y="493"/>
                                </a:lnTo>
                                <a:lnTo>
                                  <a:pt x="549" y="500"/>
                                </a:lnTo>
                                <a:lnTo>
                                  <a:pt x="533" y="509"/>
                                </a:lnTo>
                                <a:lnTo>
                                  <a:pt x="518" y="517"/>
                                </a:lnTo>
                                <a:lnTo>
                                  <a:pt x="504" y="527"/>
                                </a:lnTo>
                                <a:lnTo>
                                  <a:pt x="489" y="535"/>
                                </a:lnTo>
                                <a:lnTo>
                                  <a:pt x="473" y="543"/>
                                </a:lnTo>
                                <a:lnTo>
                                  <a:pt x="458" y="551"/>
                                </a:lnTo>
                                <a:lnTo>
                                  <a:pt x="442" y="557"/>
                                </a:lnTo>
                                <a:lnTo>
                                  <a:pt x="426" y="563"/>
                                </a:lnTo>
                                <a:lnTo>
                                  <a:pt x="410" y="568"/>
                                </a:lnTo>
                                <a:lnTo>
                                  <a:pt x="393" y="573"/>
                                </a:lnTo>
                                <a:lnTo>
                                  <a:pt x="377" y="578"/>
                                </a:lnTo>
                                <a:lnTo>
                                  <a:pt x="360" y="581"/>
                                </a:lnTo>
                                <a:lnTo>
                                  <a:pt x="343" y="584"/>
                                </a:lnTo>
                                <a:lnTo>
                                  <a:pt x="327" y="588"/>
                                </a:lnTo>
                                <a:lnTo>
                                  <a:pt x="310" y="589"/>
                                </a:lnTo>
                                <a:lnTo>
                                  <a:pt x="294" y="590"/>
                                </a:lnTo>
                                <a:lnTo>
                                  <a:pt x="277" y="591"/>
                                </a:lnTo>
                                <a:lnTo>
                                  <a:pt x="259" y="591"/>
                                </a:lnTo>
                                <a:lnTo>
                                  <a:pt x="243" y="591"/>
                                </a:lnTo>
                                <a:lnTo>
                                  <a:pt x="226" y="590"/>
                                </a:lnTo>
                                <a:lnTo>
                                  <a:pt x="209" y="589"/>
                                </a:lnTo>
                                <a:lnTo>
                                  <a:pt x="193" y="588"/>
                                </a:lnTo>
                                <a:lnTo>
                                  <a:pt x="175" y="584"/>
                                </a:lnTo>
                                <a:lnTo>
                                  <a:pt x="159" y="581"/>
                                </a:lnTo>
                                <a:lnTo>
                                  <a:pt x="142" y="578"/>
                                </a:lnTo>
                                <a:lnTo>
                                  <a:pt x="126" y="573"/>
                                </a:lnTo>
                                <a:lnTo>
                                  <a:pt x="110" y="568"/>
                                </a:lnTo>
                                <a:lnTo>
                                  <a:pt x="94" y="563"/>
                                </a:lnTo>
                                <a:lnTo>
                                  <a:pt x="78" y="557"/>
                                </a:lnTo>
                                <a:lnTo>
                                  <a:pt x="62" y="551"/>
                                </a:lnTo>
                                <a:lnTo>
                                  <a:pt x="46" y="543"/>
                                </a:lnTo>
                                <a:lnTo>
                                  <a:pt x="31" y="535"/>
                                </a:lnTo>
                                <a:lnTo>
                                  <a:pt x="15" y="527"/>
                                </a:lnTo>
                                <a:lnTo>
                                  <a:pt x="0" y="517"/>
                                </a:lnTo>
                              </a:path>
                            </a:pathLst>
                          </a:custGeom>
                          <a:noFill/>
                          <a:ln w="23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DF6CEA5" id="Group 65" o:spid="_x0000_s1026" style="position:absolute;margin-left:116.4pt;margin-top:27.15pt;width:51.8pt;height:29.6pt;z-index:-251650048;mso-position-horizontal-relative:page" coordorigin="2798,39" coordsize="1036,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">
                <v:shape id="Freeform 59" o:spid="_x0000_s1027" style="position:absolute;left:2798;top:39;width:1036;height:591;visibility:visible;mso-wrap-style:square;v-text-anchor:top" coordsize="1036,59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" path="m,517l,,1036,r,517l1021,509r-14,-9l991,493r-15,-8l960,479r-16,-6l928,467r-18,-5l894,458r-16,-4l861,451r-16,-3l828,446r-16,-1l795,445r-18,-2l761,445r-17,l727,446r-16,2l693,451r-16,3l660,458r-16,4l628,467r-16,6l596,479r-16,6l564,493r-15,7l533,509r-15,8l504,527r-15,8l473,543r-15,8l442,557r-16,6l410,568r-17,5l377,578r-17,3l343,584r-16,4l310,589r-16,1l277,591r-18,l243,591r-17,-1l209,589r-16,-1l175,584r-16,-3l142,578r-16,-5l110,568,94,563,78,557,62,551,46,543,31,535,15,527,,517e" filled="f" strokeweight=".06511mm">
                  <v:path arrowok="t" o:connecttype="custom" o:connectlocs="0,39;1036,556;1007,539;976,524;944,512;910,501;878,493;845,487;812,484;777,482;744,484;711,487;677,493;644,501;612,512;580,524;549,539;518,556;489,574;458,590;426,602;393,612;360,620;327,627;294,629;259,630;226,629;193,627;159,620;126,612;94,602;62,590;31,574;0,556" o:connectangles="0,0,0,0,0,0,0,0,0,0,0,0,0,0,0,0,0,0,0,0,0,0,0,0,0,0,0,0,0,0,0,0,0,0"/>
                </v:shape>
                <w10:wrap anchorx="page"/>
              </v:group>
            </w:pict>
          </mc:Fallback>
        </mc:AlternateContent>
      </w:r>
    </w:p>
    <w:p w14:paraId="5EFEC0B6" w14:textId="27125625" w:rsidR="00122909" w:rsidRPr="009F41B5" w:rsidRDefault="00122909" w:rsidP="00122909">
      <w:pPr>
        <w:ind w:left="698" w:firstLine="720"/>
      </w:pPr>
      <w:r w:rsidRPr="009F41B5">
        <w:t>Laporan      : Simbol yang digunakan untuk menggambarkan laporan.</w:t>
      </w:r>
    </w:p>
    <w:p w14:paraId="576E4850" w14:textId="0F747D21" w:rsidR="00122909" w:rsidRPr="009F41B5" w:rsidRDefault="00122909" w:rsidP="00122909"/>
    <w:p w14:paraId="4281290C" w14:textId="6E33E1E7" w:rsidR="00122909" w:rsidRPr="009F41B5" w:rsidRDefault="00122909" w:rsidP="00122909">
      <w:pPr>
        <w:sectPr w:rsidR="00122909" w:rsidRPr="009F41B5" w:rsidSect="00064931">
          <w:type w:val="continuous"/>
          <w:pgSz w:w="11907" w:h="16839" w:code="9"/>
          <w:pgMar w:top="1701" w:right="1701" w:bottom="1701" w:left="2268" w:header="720" w:footer="720" w:gutter="0"/>
          <w:pgNumType w:fmt="lowerRoman"/>
          <w:cols w:space="720"/>
          <w:titlePg/>
          <w:docGrid w:linePitch="360"/>
        </w:sectPr>
      </w:pPr>
    </w:p>
    <w:p w14:paraId="70108FFE" w14:textId="77777777" w:rsidR="005559DD" w:rsidRPr="009F41B5" w:rsidRDefault="005559DD" w:rsidP="00C54BF9">
      <w:pPr>
        <w:pStyle w:val="Heading1"/>
      </w:pPr>
      <w:r w:rsidRPr="009F41B5">
        <w:lastRenderedPageBreak/>
        <w:br/>
      </w:r>
      <w:bookmarkStart w:id="49" w:name="_Toc21272807"/>
      <w:r w:rsidRPr="009F41B5">
        <w:t>PENDAHULUAN</w:t>
      </w:r>
      <w:bookmarkEnd w:id="49"/>
    </w:p>
    <w:p w14:paraId="4670ECEC" w14:textId="77777777" w:rsidR="005559DD" w:rsidRPr="009F41B5" w:rsidRDefault="005559DD" w:rsidP="00C54BF9">
      <w:pPr>
        <w:pStyle w:val="Heading2"/>
      </w:pPr>
      <w:bookmarkStart w:id="50" w:name="_Toc21272808"/>
      <w:commentRangeStart w:id="51"/>
      <w:r w:rsidRPr="009F41B5">
        <w:t>Latar Belakang</w:t>
      </w:r>
      <w:commentRangeEnd w:id="51"/>
      <w:r w:rsidRPr="009F41B5">
        <w:rPr>
          <w:rStyle w:val="CommentReference"/>
          <w:rFonts w:eastAsiaTheme="minorHAnsi" w:cstheme="minorBidi"/>
          <w:b w:val="0"/>
          <w:bCs w:val="0"/>
        </w:rPr>
        <w:commentReference w:id="51"/>
      </w:r>
      <w:bookmarkEnd w:id="50"/>
    </w:p>
    <w:p w14:paraId="00D29B9B" w14:textId="77777777" w:rsidR="000E69C7" w:rsidRPr="009F41B5" w:rsidRDefault="000E69C7" w:rsidP="000E69C7">
      <w:pPr>
        <w:spacing w:after="0"/>
        <w:ind w:firstLine="567"/>
        <w:rPr>
          <w:rFonts w:cs="Times New Roman"/>
          <w:szCs w:val="24"/>
        </w:rPr>
      </w:pPr>
      <w:bookmarkStart w:id="52" w:name="_Toc21272809"/>
      <w:r w:rsidRPr="009F41B5">
        <w:rPr>
          <w:rFonts w:cs="Times New Roman"/>
          <w:szCs w:val="24"/>
        </w:rPr>
        <w:t xml:space="preserve">Status akreditasi dapat mempengaruhi keputusan mahasiswa dalam memilih suatu program studi </w:t>
      </w:r>
      <w:r w:rsidRPr="009F41B5">
        <w:rPr>
          <w:rFonts w:cs="Times New Roman"/>
          <w:szCs w:val="24"/>
        </w:rPr>
        <w:fldChar w:fldCharType="begin" w:fldLock="1"/>
      </w:r>
      <w:r w:rsidRPr="009F41B5">
        <w:rPr>
          <w:rFonts w:cs="Times New Roman"/>
          <w:szCs w:val="24"/>
        </w:rPr>
        <w:instrText>ADDIN CSL_CITATION {"citationItems":[{"id":"ITEM-1","itemData":{"author":[{"dropping-particle":"","family":"Kalsum","given":"Eka Umi","non-dropping-particle":"","parse-names":false,"suffix":""}],"container-title":"Jurnal Ilmiah Abdi Ilmu","id":"ITEM-1","issue":"1","issued":{"date-parts":[["2010"]]},"title":"Pengaruh Strategi Bauran Pemasaran Terhadap Keputusan Mahasiswa Memilih Perguruan Tinggi Swasta di Medan.\" Studi Kasus: Fakultas Ekonomi Universitas Al-Azhar Medan)","type":"article-journal","volume":"3"},"uris":["http://www.mendeley.com/documents/?uuid=339ccfb6-c1e9-49dc-bc97-197bcf4802d2"]}],"mendeley":{"formattedCitation":"(Kalsum, 2010)","plainTextFormattedCitation":"(Kalsum, 2010)","previouslyFormattedCitation":"(Kalsum, 2010)"},"properties":{"noteIndex":0},"schema":"https://github.com/citation-style-language/schema/raw/master/csl-citation.json"}</w:instrText>
      </w:r>
      <w:r w:rsidRPr="009F41B5">
        <w:rPr>
          <w:rFonts w:cs="Times New Roman"/>
          <w:szCs w:val="24"/>
        </w:rPr>
        <w:fldChar w:fldCharType="separate"/>
      </w:r>
      <w:r w:rsidRPr="009F41B5">
        <w:rPr>
          <w:rFonts w:cs="Times New Roman"/>
          <w:szCs w:val="24"/>
        </w:rPr>
        <w:t>(Kalsum, 2010)</w:t>
      </w:r>
      <w:r w:rsidRPr="009F41B5">
        <w:rPr>
          <w:rFonts w:cs="Times New Roman"/>
          <w:szCs w:val="24"/>
        </w:rPr>
        <w:fldChar w:fldCharType="end"/>
      </w:r>
      <w:r w:rsidRPr="009F41B5">
        <w:rPr>
          <w:rFonts w:cs="Times New Roman"/>
          <w:szCs w:val="24"/>
        </w:rPr>
        <w:t>. Kualitas institusi perguruan tinggi dan program studi, oleh mahasiswa, dilihat dari akreditasi yang didapatkan oleh institusi tersebut. Semakin baik nilai akreditasi suatu institusi, maka semakin baik pandangan terhadap institusi tersebut. Di Indonesia akreditasi perguruan tinggi dan akreditasi program studi merupakan wewenang dari BAN-PT (Badan Akreditasi Nasional – Perguruan Tinggi).</w:t>
      </w:r>
    </w:p>
    <w:p w14:paraId="2AA82F99" w14:textId="77777777" w:rsidR="000E69C7" w:rsidRPr="009F41B5" w:rsidRDefault="000E69C7" w:rsidP="000E69C7">
      <w:pPr>
        <w:spacing w:after="0"/>
        <w:ind w:firstLine="567"/>
        <w:rPr>
          <w:rFonts w:cs="Times New Roman"/>
          <w:szCs w:val="24"/>
        </w:rPr>
      </w:pPr>
      <w:r w:rsidRPr="009F41B5">
        <w:rPr>
          <w:rFonts w:cs="Times New Roman"/>
          <w:szCs w:val="24"/>
        </w:rPr>
        <w:t xml:space="preserve">BAN-PT merupakan badan akreditasi yang dibentuk dan diakui oleh pemerintah Indonesia berlandaskan pada </w:t>
      </w:r>
      <w:proofErr w:type="spellStart"/>
      <w:r w:rsidRPr="009F41B5">
        <w:rPr>
          <w:rFonts w:cs="Times New Roman"/>
          <w:szCs w:val="24"/>
        </w:rPr>
        <w:t>Undang-Undang</w:t>
      </w:r>
      <w:proofErr w:type="spellEnd"/>
      <w:r w:rsidRPr="009F41B5">
        <w:rPr>
          <w:rFonts w:cs="Times New Roman"/>
          <w:szCs w:val="24"/>
        </w:rPr>
        <w:t xml:space="preserve"> No. 2 Tahun </w:t>
      </w:r>
      <w:r w:rsidRPr="009F41B5">
        <w:rPr>
          <w:rFonts w:cs="Times New Roman"/>
          <w:szCs w:val="24"/>
        </w:rPr>
        <w:fldChar w:fldCharType="begin" w:fldLock="1"/>
      </w:r>
      <w:r w:rsidRPr="009F41B5">
        <w:rPr>
          <w:rFonts w:cs="Times New Roman"/>
          <w:szCs w:val="24"/>
        </w:rPr>
        <w:instrText>ADDIN CSL_CITATION {"citationItems":[{"id":"ITEM-1","itemData":{"author":[{"dropping-particle":"","family":"Indonesia","given":"","non-dropping-particle":"","parse-names":false,"suffix":""}],"id":"ITEM-1","issued":{"date-parts":[["1989"]]},"number-of-pages":"1-27","publisher":"Sekretariat Negara","publisher-place":"Jakarta","title":"Undang Undang Republik Indonesia Nomor 2 Tahun 1989 Tentang Sistem Pendidikan Nasional","type":"book"},"uris":["http://www.mendeley.com/documents/?uuid=e22f9fdb-1ace-4d2f-b11a-1debd95f91c3"]}],"mendeley":{"formattedCitation":"(Indonesia, 1989)","manualFormatting":"1989","plainTextFormattedCitation":"(Indonesia, 1989)","previouslyFormattedCitation":"(Indonesia, 1989)"},"properties":{"noteIndex":0},"schema":"https://github.com/citation-style-language/schema/raw/master/csl-citation.json"}</w:instrText>
      </w:r>
      <w:r w:rsidRPr="009F41B5">
        <w:rPr>
          <w:rFonts w:cs="Times New Roman"/>
          <w:szCs w:val="24"/>
        </w:rPr>
        <w:fldChar w:fldCharType="separate"/>
      </w:r>
      <w:r w:rsidRPr="009F41B5">
        <w:rPr>
          <w:rFonts w:cs="Times New Roman"/>
          <w:szCs w:val="24"/>
        </w:rPr>
        <w:t>1989</w:t>
      </w:r>
      <w:r w:rsidRPr="009F41B5">
        <w:rPr>
          <w:rFonts w:cs="Times New Roman"/>
          <w:szCs w:val="24"/>
        </w:rPr>
        <w:fldChar w:fldCharType="end"/>
      </w:r>
      <w:r w:rsidRPr="009F41B5">
        <w:rPr>
          <w:rFonts w:cs="Times New Roman"/>
          <w:szCs w:val="24"/>
        </w:rPr>
        <w:t xml:space="preserve"> tentang Sistem Pendidikan Nasional, dan Peraturan Pemerintah No. 60 Tahun </w:t>
      </w:r>
      <w:r w:rsidRPr="009F41B5">
        <w:rPr>
          <w:rFonts w:cs="Times New Roman"/>
          <w:szCs w:val="24"/>
        </w:rPr>
        <w:fldChar w:fldCharType="begin" w:fldLock="1"/>
      </w:r>
      <w:r w:rsidRPr="009F41B5">
        <w:rPr>
          <w:rFonts w:cs="Times New Roman"/>
          <w:szCs w:val="24"/>
        </w:rPr>
        <w:instrText>ADDIN CSL_CITATION {"citationItems":[{"id":"ITEM-1","itemData":{"author":[{"dropping-particle":"","family":"Indonesia","given":"","non-dropping-particle":"","parse-names":false,"suffix":""}],"id":"ITEM-1","issued":{"date-parts":[["1999"]]},"publisher":"Sekretariat Negara","publisher-place":"Jakarta","title":"Peraturan Pemerintah Republik Indonesia Nomor 60 Tahun 1999 Tentang Pendidikan Tinggi","type":"book"},"uris":["http://www.mendeley.com/documents/?uuid=98dce6b8-788f-4ffb-b18f-45e40cec299c"]}],"mendeley":{"formattedCitation":"(Indonesia, 1999)","manualFormatting":"1999","plainTextFormattedCitation":"(Indonesia, 1999)","previouslyFormattedCitation":"(Indonesia, 1999)"},"properties":{"noteIndex":0},"schema":"https://github.com/citation-style-language/schema/raw/master/csl-citation.json"}</w:instrText>
      </w:r>
      <w:r w:rsidRPr="009F41B5">
        <w:rPr>
          <w:rFonts w:cs="Times New Roman"/>
          <w:szCs w:val="24"/>
        </w:rPr>
        <w:fldChar w:fldCharType="separate"/>
      </w:r>
      <w:r w:rsidRPr="009F41B5">
        <w:rPr>
          <w:rFonts w:cs="Times New Roman"/>
          <w:szCs w:val="24"/>
        </w:rPr>
        <w:t>1999</w:t>
      </w:r>
      <w:r w:rsidRPr="009F41B5">
        <w:rPr>
          <w:rFonts w:cs="Times New Roman"/>
          <w:szCs w:val="24"/>
        </w:rPr>
        <w:fldChar w:fldCharType="end"/>
      </w:r>
      <w:r w:rsidRPr="009F41B5">
        <w:rPr>
          <w:rFonts w:cs="Times New Roman"/>
          <w:szCs w:val="24"/>
        </w:rPr>
        <w:t xml:space="preserve"> tentang Pendidikan Tinggi. Wewenang dari BAN-PT mencakup akreditasi Perguruan Tinggi Negeri (PTN), Perguruan Tinggi Swasta (PTS), Perguruan Tinggi Agama (PTA), dan Perguruan Tinggi Kedinasan (PTK). </w:t>
      </w:r>
    </w:p>
    <w:p w14:paraId="1136D375" w14:textId="77777777" w:rsidR="000E69C7" w:rsidRPr="009F41B5" w:rsidRDefault="000E69C7" w:rsidP="000E69C7">
      <w:pPr>
        <w:spacing w:after="0"/>
        <w:ind w:firstLine="567"/>
        <w:rPr>
          <w:rFonts w:cs="Times New Roman"/>
          <w:szCs w:val="24"/>
        </w:rPr>
      </w:pPr>
      <w:r w:rsidRPr="009F41B5">
        <w:rPr>
          <w:rFonts w:cs="Times New Roman"/>
          <w:szCs w:val="24"/>
        </w:rPr>
        <w:t xml:space="preserve">Pada tahun 2018, dikeluarkan Peraturan BAN-PT Nomor 59 Tahun </w:t>
      </w:r>
      <w:r w:rsidRPr="009F41B5">
        <w:rPr>
          <w:rFonts w:cs="Times New Roman"/>
          <w:szCs w:val="24"/>
        </w:rPr>
        <w:fldChar w:fldCharType="begin" w:fldLock="1"/>
      </w:r>
      <w:r w:rsidRPr="009F41B5">
        <w:rPr>
          <w:rFonts w:cs="Times New Roman"/>
          <w:szCs w:val="24"/>
        </w:rPr>
        <w:instrText>ADDIN CSL_CITATION {"citationItems":[{"id":"ITEM-1","itemData":{"author":[{"dropping-particle":"","family":"BAN-PT","given":"","non-dropping-particle":"","parse-names":false,"suffix":""}],"id":"ITEM-1","issued":{"date-parts":[["2018"]]},"publisher":"BAN-PT","publisher-place":"Jakarta","title":"Peraturan BAN-PT No. 59 Tahun 2018 Tentang tentang Panduan Penyusunan Laporan Evaluasi Diri, Panduan Penyusunan Laporan Kinerja Perguruan Tinggi, dan Matriks Penilaian dalam Instrumen Akreditasi Perguruan Tinggi","type":"article"},"uris":["http://www.mendeley.com/documents/?uuid=641ff2cb-04ca-4225-9364-6f1063b101da"]}],"mendeley":{"formattedCitation":"(BAN-PT, 2018a)","manualFormatting":"2018","plainTextFormattedCitation":"(BAN-PT, 2018a)","previouslyFormattedCitation":"(BAN-PT, 2018a)"},"properties":{"noteIndex":0},"schema":"https://github.com/citation-style-language/schema/raw/master/csl-citation.json"}</w:instrText>
      </w:r>
      <w:r w:rsidRPr="009F41B5">
        <w:rPr>
          <w:rFonts w:cs="Times New Roman"/>
          <w:szCs w:val="24"/>
        </w:rPr>
        <w:fldChar w:fldCharType="separate"/>
      </w:r>
      <w:r w:rsidRPr="009F41B5">
        <w:rPr>
          <w:rFonts w:cs="Times New Roman"/>
          <w:szCs w:val="24"/>
        </w:rPr>
        <w:t>2018</w:t>
      </w:r>
      <w:r w:rsidRPr="009F41B5">
        <w:rPr>
          <w:rFonts w:cs="Times New Roman"/>
          <w:szCs w:val="24"/>
        </w:rPr>
        <w:fldChar w:fldCharType="end"/>
      </w:r>
      <w:r w:rsidRPr="009F41B5">
        <w:rPr>
          <w:rFonts w:cs="Times New Roman"/>
          <w:szCs w:val="24"/>
        </w:rPr>
        <w:t xml:space="preserve"> yang berisi tentang model penilaian baru terhadap akreditasi </w:t>
      </w:r>
      <w:proofErr w:type="spellStart"/>
      <w:r w:rsidRPr="009F41B5">
        <w:rPr>
          <w:rFonts w:cs="Times New Roman"/>
          <w:szCs w:val="24"/>
        </w:rPr>
        <w:t>peguruan</w:t>
      </w:r>
      <w:proofErr w:type="spellEnd"/>
      <w:r w:rsidRPr="009F41B5">
        <w:rPr>
          <w:rFonts w:cs="Times New Roman"/>
          <w:szCs w:val="24"/>
        </w:rPr>
        <w:t xml:space="preserve"> tinggi dan akreditasi program studi, yaitu Borang 9 Kriteria, yang terdiri dari penilaian Laporan Evaluasi Diri (LED) dan Laporan Kinerja (LK).</w:t>
      </w:r>
    </w:p>
    <w:p w14:paraId="7F5AEA6E" w14:textId="77777777" w:rsidR="000E69C7" w:rsidRPr="009F41B5" w:rsidRDefault="000E69C7" w:rsidP="000E69C7">
      <w:pPr>
        <w:spacing w:after="0"/>
        <w:ind w:firstLine="567"/>
        <w:rPr>
          <w:rFonts w:cs="Times New Roman"/>
          <w:szCs w:val="24"/>
        </w:rPr>
      </w:pPr>
      <w:r w:rsidRPr="009F41B5">
        <w:rPr>
          <w:rFonts w:cs="Times New Roman"/>
          <w:szCs w:val="24"/>
        </w:rPr>
        <w:t xml:space="preserve">Dalam penyusuan berkas-berkas dan dokumen untuk Laporan Evaluasi Diri dan Laporan Kinerja ini terdapat permasalahan yaitu sulit untuk melakukan manajemen dokumen yang jumlahnya banyak, kemudian data-data yang diperlukan terkadang tidak dimiliki oleh suatu program studi. Sehingga dibutuhkan sebuah </w:t>
      </w:r>
      <w:proofErr w:type="spellStart"/>
      <w:r w:rsidRPr="009F41B5">
        <w:rPr>
          <w:rFonts w:cs="Times New Roman"/>
          <w:i/>
          <w:iCs/>
          <w:szCs w:val="24"/>
        </w:rPr>
        <w:t>dashboard</w:t>
      </w:r>
      <w:proofErr w:type="spellEnd"/>
      <w:r w:rsidRPr="009F41B5">
        <w:rPr>
          <w:rFonts w:cs="Times New Roman"/>
          <w:i/>
          <w:iCs/>
          <w:szCs w:val="24"/>
        </w:rPr>
        <w:t xml:space="preserve"> </w:t>
      </w:r>
      <w:r w:rsidRPr="009F41B5">
        <w:rPr>
          <w:rFonts w:cs="Times New Roman"/>
          <w:szCs w:val="24"/>
        </w:rPr>
        <w:t xml:space="preserve"> untuk melakukan </w:t>
      </w:r>
      <w:proofErr w:type="spellStart"/>
      <w:r w:rsidRPr="009F41B5">
        <w:rPr>
          <w:rFonts w:cs="Times New Roman"/>
          <w:szCs w:val="24"/>
        </w:rPr>
        <w:t>manjamen</w:t>
      </w:r>
      <w:proofErr w:type="spellEnd"/>
      <w:r w:rsidRPr="009F41B5">
        <w:rPr>
          <w:rFonts w:cs="Times New Roman"/>
          <w:szCs w:val="24"/>
        </w:rPr>
        <w:t xml:space="preserve"> dokumen-dokumen ini.</w:t>
      </w:r>
    </w:p>
    <w:p w14:paraId="5DE08BFC" w14:textId="0B0F835D" w:rsidR="000E69C7" w:rsidRPr="009F41B5" w:rsidRDefault="000E69C7" w:rsidP="000E69C7">
      <w:pPr>
        <w:spacing w:after="0"/>
        <w:ind w:firstLine="567"/>
        <w:rPr>
          <w:rFonts w:cs="Times New Roman"/>
          <w:szCs w:val="24"/>
        </w:rPr>
      </w:pPr>
      <w:r w:rsidRPr="009F41B5">
        <w:rPr>
          <w:rFonts w:cs="Times New Roman"/>
          <w:szCs w:val="24"/>
        </w:rPr>
        <w:t>Beberapa penelitian sebelumnya telah membuat sistem informasi/</w:t>
      </w:r>
      <w:proofErr w:type="spellStart"/>
      <w:r w:rsidRPr="009F41B5">
        <w:rPr>
          <w:rFonts w:cs="Times New Roman"/>
          <w:i/>
          <w:iCs/>
          <w:szCs w:val="24"/>
        </w:rPr>
        <w:t>dashboard</w:t>
      </w:r>
      <w:proofErr w:type="spellEnd"/>
      <w:r w:rsidRPr="009F41B5">
        <w:rPr>
          <w:rFonts w:cs="Times New Roman"/>
          <w:szCs w:val="24"/>
        </w:rPr>
        <w:t xml:space="preserve"> untuk manajemen dokumen ini. yaitu: </w:t>
      </w:r>
    </w:p>
    <w:p w14:paraId="6BDD53BC" w14:textId="4A151957" w:rsidR="000E69C7" w:rsidRPr="009F41B5" w:rsidRDefault="000E69C7" w:rsidP="00CB25F4">
      <w:pPr>
        <w:pStyle w:val="ListParagraph"/>
        <w:numPr>
          <w:ilvl w:val="0"/>
          <w:numId w:val="4"/>
        </w:numPr>
        <w:spacing w:after="0"/>
        <w:ind w:left="900" w:hanging="333"/>
        <w:rPr>
          <w:rFonts w:cs="Times New Roman"/>
          <w:szCs w:val="24"/>
        </w:rPr>
      </w:pPr>
      <w:r w:rsidRPr="009F41B5">
        <w:rPr>
          <w:rFonts w:cs="Times New Roman"/>
          <w:szCs w:val="24"/>
        </w:rPr>
        <w:t xml:space="preserve">Penelitian dari Raditya, dkk., (2016) yang membuat sebuah Sistem </w:t>
      </w:r>
      <w:proofErr w:type="spellStart"/>
      <w:r w:rsidRPr="009F41B5">
        <w:rPr>
          <w:rFonts w:cs="Times New Roman"/>
          <w:szCs w:val="24"/>
        </w:rPr>
        <w:t>Dashboard</w:t>
      </w:r>
      <w:proofErr w:type="spellEnd"/>
      <w:r w:rsidRPr="009F41B5">
        <w:rPr>
          <w:rFonts w:cs="Times New Roman"/>
          <w:szCs w:val="24"/>
        </w:rPr>
        <w:t xml:space="preserve"> Berbasis Web Untuk Persiapan Akreditasi Program Studi Sarjana Berbasis Borang 7 Standar Dari BAN-PT.</w:t>
      </w:r>
    </w:p>
    <w:p w14:paraId="24E2433E" w14:textId="763489F9" w:rsidR="000E69C7" w:rsidRPr="009F41B5" w:rsidRDefault="000E69C7" w:rsidP="00CB25F4">
      <w:pPr>
        <w:pStyle w:val="ListParagraph"/>
        <w:numPr>
          <w:ilvl w:val="0"/>
          <w:numId w:val="4"/>
        </w:numPr>
        <w:spacing w:after="0"/>
        <w:ind w:left="900" w:hanging="333"/>
        <w:rPr>
          <w:rFonts w:cs="Times New Roman"/>
          <w:szCs w:val="24"/>
        </w:rPr>
      </w:pPr>
      <w:r w:rsidRPr="009F41B5">
        <w:rPr>
          <w:rFonts w:cs="Times New Roman"/>
          <w:szCs w:val="24"/>
        </w:rPr>
        <w:lastRenderedPageBreak/>
        <w:t xml:space="preserve">Penelitian Widagdo, dkk., (2019) Membuat Sistem Informasi Akreditasi Program Studi di Fakultas Ilmu Komputer Dan Teknologi Informasi Universitas </w:t>
      </w:r>
      <w:proofErr w:type="spellStart"/>
      <w:r w:rsidRPr="009F41B5">
        <w:rPr>
          <w:rFonts w:cs="Times New Roman"/>
          <w:szCs w:val="24"/>
        </w:rPr>
        <w:t>Mulawarman</w:t>
      </w:r>
      <w:proofErr w:type="spellEnd"/>
      <w:r w:rsidRPr="009F41B5">
        <w:rPr>
          <w:rFonts w:cs="Times New Roman"/>
          <w:szCs w:val="24"/>
        </w:rPr>
        <w:t>.</w:t>
      </w:r>
    </w:p>
    <w:p w14:paraId="173A6363" w14:textId="14C708A4" w:rsidR="000E69C7" w:rsidRPr="009F41B5" w:rsidRDefault="000E69C7" w:rsidP="00CB25F4">
      <w:pPr>
        <w:pStyle w:val="ListParagraph"/>
        <w:numPr>
          <w:ilvl w:val="0"/>
          <w:numId w:val="4"/>
        </w:numPr>
        <w:spacing w:after="0"/>
        <w:ind w:left="900" w:hanging="333"/>
        <w:rPr>
          <w:rFonts w:cs="Times New Roman"/>
          <w:szCs w:val="24"/>
        </w:rPr>
      </w:pPr>
      <w:proofErr w:type="spellStart"/>
      <w:r w:rsidRPr="009F41B5">
        <w:rPr>
          <w:rFonts w:cs="Times New Roman"/>
          <w:szCs w:val="24"/>
        </w:rPr>
        <w:t>Penilitian</w:t>
      </w:r>
      <w:proofErr w:type="spellEnd"/>
      <w:r w:rsidRPr="009F41B5">
        <w:rPr>
          <w:rFonts w:cs="Times New Roman"/>
          <w:szCs w:val="24"/>
        </w:rPr>
        <w:t xml:space="preserve"> Hadi, Budayawan, &amp; </w:t>
      </w:r>
      <w:proofErr w:type="spellStart"/>
      <w:r w:rsidRPr="009F41B5">
        <w:rPr>
          <w:rFonts w:cs="Times New Roman"/>
          <w:szCs w:val="24"/>
        </w:rPr>
        <w:t>Syukhri</w:t>
      </w:r>
      <w:proofErr w:type="spellEnd"/>
      <w:r w:rsidRPr="009F41B5">
        <w:rPr>
          <w:rFonts w:cs="Times New Roman"/>
          <w:szCs w:val="24"/>
        </w:rPr>
        <w:t xml:space="preserve"> (2017) melakukan perancangan Sistem Informasi Dokumentasi Borang Akreditasi Program Studi.</w:t>
      </w:r>
    </w:p>
    <w:p w14:paraId="360399D8" w14:textId="05EA39D6" w:rsidR="000E69C7" w:rsidRPr="009F41B5" w:rsidRDefault="000E69C7" w:rsidP="00CB25F4">
      <w:pPr>
        <w:pStyle w:val="ListParagraph"/>
        <w:numPr>
          <w:ilvl w:val="0"/>
          <w:numId w:val="4"/>
        </w:numPr>
        <w:spacing w:after="0"/>
        <w:ind w:left="900" w:hanging="333"/>
        <w:rPr>
          <w:rFonts w:cs="Times New Roman"/>
          <w:szCs w:val="24"/>
        </w:rPr>
      </w:pPr>
      <w:r w:rsidRPr="009F41B5">
        <w:rPr>
          <w:rFonts w:cs="Times New Roman"/>
          <w:szCs w:val="24"/>
        </w:rPr>
        <w:t xml:space="preserve">Penelitian oleh Sukamto, Nugroho, &amp; Winarno (2016) membuat desain Sistem Informasi Akreditasi Program Studi Berbasis </w:t>
      </w:r>
      <w:proofErr w:type="spellStart"/>
      <w:r w:rsidRPr="009F41B5">
        <w:rPr>
          <w:rFonts w:cs="Times New Roman"/>
          <w:szCs w:val="24"/>
        </w:rPr>
        <w:t>Website</w:t>
      </w:r>
      <w:proofErr w:type="spellEnd"/>
      <w:r w:rsidRPr="009F41B5">
        <w:rPr>
          <w:rFonts w:cs="Times New Roman"/>
          <w:szCs w:val="24"/>
        </w:rPr>
        <w:t xml:space="preserve"> di Indonesia.</w:t>
      </w:r>
    </w:p>
    <w:p w14:paraId="6D2F4978" w14:textId="2626D484" w:rsidR="000E69C7" w:rsidRPr="009F41B5" w:rsidRDefault="000E69C7" w:rsidP="00CB25F4">
      <w:pPr>
        <w:pStyle w:val="ListParagraph"/>
        <w:numPr>
          <w:ilvl w:val="0"/>
          <w:numId w:val="4"/>
        </w:numPr>
        <w:spacing w:after="0"/>
        <w:ind w:left="900" w:hanging="333"/>
        <w:rPr>
          <w:rFonts w:cs="Times New Roman"/>
          <w:szCs w:val="24"/>
        </w:rPr>
      </w:pPr>
      <w:r w:rsidRPr="009F41B5">
        <w:rPr>
          <w:rFonts w:cs="Times New Roman"/>
          <w:szCs w:val="24"/>
        </w:rPr>
        <w:t>Penelitian Putro (2014) melakukan pembuatan Aplikasi Penyusunan Borang Akreditasi Program Studi (Buku III-A).</w:t>
      </w:r>
    </w:p>
    <w:p w14:paraId="19BB184D" w14:textId="77777777" w:rsidR="000E69C7" w:rsidRPr="009F41B5" w:rsidRDefault="000E69C7" w:rsidP="000E69C7">
      <w:pPr>
        <w:spacing w:after="0"/>
        <w:ind w:firstLine="567"/>
        <w:rPr>
          <w:rFonts w:cs="Times New Roman"/>
          <w:szCs w:val="24"/>
        </w:rPr>
      </w:pPr>
      <w:r w:rsidRPr="009F41B5">
        <w:rPr>
          <w:rFonts w:cs="Times New Roman"/>
          <w:szCs w:val="24"/>
        </w:rPr>
        <w:t>Penelitian-</w:t>
      </w:r>
      <w:proofErr w:type="spellStart"/>
      <w:r w:rsidRPr="009F41B5">
        <w:rPr>
          <w:rFonts w:cs="Times New Roman"/>
          <w:szCs w:val="24"/>
        </w:rPr>
        <w:t>penelitan</w:t>
      </w:r>
      <w:proofErr w:type="spellEnd"/>
      <w:r w:rsidRPr="009F41B5">
        <w:rPr>
          <w:rFonts w:cs="Times New Roman"/>
          <w:szCs w:val="24"/>
        </w:rPr>
        <w:t xml:space="preserve"> sebelumnya membahas tentang borang 7 standar, dan belum ada yang membahas tentang borang 9 kriteria. Sehingga dibutuhkan penelitian untuk membuat </w:t>
      </w:r>
      <w:proofErr w:type="spellStart"/>
      <w:r w:rsidRPr="009F41B5">
        <w:rPr>
          <w:rFonts w:cs="Times New Roman"/>
          <w:i/>
          <w:iCs/>
          <w:szCs w:val="24"/>
        </w:rPr>
        <w:t>dashboard</w:t>
      </w:r>
      <w:proofErr w:type="spellEnd"/>
      <w:r w:rsidRPr="009F41B5">
        <w:rPr>
          <w:rFonts w:cs="Times New Roman"/>
          <w:i/>
          <w:iCs/>
          <w:szCs w:val="24"/>
        </w:rPr>
        <w:t xml:space="preserve"> </w:t>
      </w:r>
      <w:r w:rsidRPr="009F41B5">
        <w:rPr>
          <w:rFonts w:cs="Times New Roman"/>
          <w:szCs w:val="24"/>
        </w:rPr>
        <w:t>yang menggunakan borang 9 kriteria</w:t>
      </w:r>
    </w:p>
    <w:p w14:paraId="399FFD3E" w14:textId="77777777" w:rsidR="000E69C7" w:rsidRPr="009F41B5" w:rsidRDefault="000E69C7" w:rsidP="000E69C7">
      <w:pPr>
        <w:spacing w:after="0"/>
        <w:ind w:firstLine="567"/>
        <w:rPr>
          <w:rFonts w:cs="Times New Roman"/>
          <w:szCs w:val="24"/>
        </w:rPr>
      </w:pPr>
      <w:proofErr w:type="spellStart"/>
      <w:r w:rsidRPr="009F41B5">
        <w:rPr>
          <w:rFonts w:cs="Times New Roman"/>
          <w:i/>
          <w:iCs/>
          <w:szCs w:val="24"/>
        </w:rPr>
        <w:t>Dashboard</w:t>
      </w:r>
      <w:proofErr w:type="spellEnd"/>
      <w:r w:rsidRPr="009F41B5">
        <w:rPr>
          <w:rFonts w:cs="Times New Roman"/>
          <w:szCs w:val="24"/>
        </w:rPr>
        <w:t xml:space="preserve"> yang dibutuhkan adalah </w:t>
      </w:r>
      <w:proofErr w:type="spellStart"/>
      <w:r w:rsidRPr="009F41B5">
        <w:rPr>
          <w:rFonts w:cs="Times New Roman"/>
          <w:i/>
          <w:iCs/>
          <w:szCs w:val="24"/>
        </w:rPr>
        <w:t>dashboard</w:t>
      </w:r>
      <w:proofErr w:type="spellEnd"/>
      <w:r w:rsidRPr="009F41B5">
        <w:rPr>
          <w:rFonts w:cs="Times New Roman"/>
          <w:i/>
          <w:iCs/>
          <w:szCs w:val="24"/>
        </w:rPr>
        <w:t xml:space="preserve"> </w:t>
      </w:r>
      <w:r w:rsidRPr="009F41B5">
        <w:rPr>
          <w:rFonts w:cs="Times New Roman"/>
          <w:szCs w:val="24"/>
        </w:rPr>
        <w:t xml:space="preserve">operasional yang berbentuk aplikasi web yang telah disusun dan dirancang agar sesuai dengan Borang 9 Kriteria dari BAN-PT. Fitur-fitur yang diharapkan dari </w:t>
      </w:r>
      <w:proofErr w:type="spellStart"/>
      <w:r w:rsidRPr="009F41B5">
        <w:rPr>
          <w:rFonts w:cs="Times New Roman"/>
          <w:i/>
          <w:iCs/>
          <w:szCs w:val="24"/>
        </w:rPr>
        <w:t>dashboard</w:t>
      </w:r>
      <w:proofErr w:type="spellEnd"/>
      <w:r w:rsidRPr="009F41B5">
        <w:rPr>
          <w:rFonts w:cs="Times New Roman"/>
          <w:i/>
          <w:iCs/>
          <w:szCs w:val="24"/>
        </w:rPr>
        <w:t xml:space="preserve"> </w:t>
      </w:r>
      <w:r w:rsidRPr="009F41B5">
        <w:rPr>
          <w:rFonts w:cs="Times New Roman"/>
          <w:szCs w:val="24"/>
        </w:rPr>
        <w:t xml:space="preserve">ini antara lain: </w:t>
      </w:r>
    </w:p>
    <w:p w14:paraId="49C30100" w14:textId="77777777" w:rsidR="000E69C7" w:rsidRPr="009F41B5" w:rsidRDefault="000E69C7" w:rsidP="00CB25F4">
      <w:pPr>
        <w:pStyle w:val="ListParagraph"/>
        <w:numPr>
          <w:ilvl w:val="0"/>
          <w:numId w:val="3"/>
        </w:numPr>
        <w:spacing w:after="0"/>
        <w:rPr>
          <w:rFonts w:cs="Times New Roman"/>
          <w:szCs w:val="24"/>
        </w:rPr>
      </w:pPr>
      <w:r w:rsidRPr="009F41B5">
        <w:rPr>
          <w:rFonts w:cs="Times New Roman"/>
          <w:szCs w:val="24"/>
        </w:rPr>
        <w:t>Manajemen dokumen akreditasi untuk masing-masing program studi.</w:t>
      </w:r>
    </w:p>
    <w:p w14:paraId="590A2FCB" w14:textId="77777777" w:rsidR="000E69C7" w:rsidRPr="009F41B5" w:rsidRDefault="000E69C7" w:rsidP="00CB25F4">
      <w:pPr>
        <w:pStyle w:val="ListParagraph"/>
        <w:numPr>
          <w:ilvl w:val="0"/>
          <w:numId w:val="3"/>
        </w:numPr>
        <w:spacing w:after="0"/>
        <w:rPr>
          <w:rFonts w:cs="Times New Roman"/>
          <w:szCs w:val="24"/>
        </w:rPr>
      </w:pPr>
      <w:r w:rsidRPr="009F41B5">
        <w:rPr>
          <w:rFonts w:cs="Times New Roman"/>
          <w:szCs w:val="24"/>
        </w:rPr>
        <w:t>Relasi antara dokumen dari setiap unit, lembaga, satuan kerja, fakultas, dan program studi.</w:t>
      </w:r>
    </w:p>
    <w:p w14:paraId="76D873EE" w14:textId="77777777" w:rsidR="000E69C7" w:rsidRPr="009F41B5" w:rsidRDefault="000E69C7" w:rsidP="00CB25F4">
      <w:pPr>
        <w:pStyle w:val="ListParagraph"/>
        <w:numPr>
          <w:ilvl w:val="0"/>
          <w:numId w:val="3"/>
        </w:numPr>
        <w:spacing w:after="0"/>
        <w:rPr>
          <w:rFonts w:cs="Times New Roman"/>
          <w:szCs w:val="24"/>
        </w:rPr>
      </w:pPr>
      <w:r w:rsidRPr="009F41B5">
        <w:rPr>
          <w:rFonts w:cs="Times New Roman"/>
          <w:szCs w:val="24"/>
        </w:rPr>
        <w:t>Isian dari universitas, unit, dan fakultas dapat digunakan oleh program studi.</w:t>
      </w:r>
    </w:p>
    <w:p w14:paraId="68E474F5" w14:textId="77777777" w:rsidR="000E69C7" w:rsidRPr="009F41B5" w:rsidRDefault="000E69C7" w:rsidP="00CB25F4">
      <w:pPr>
        <w:pStyle w:val="ListParagraph"/>
        <w:numPr>
          <w:ilvl w:val="0"/>
          <w:numId w:val="3"/>
        </w:numPr>
        <w:spacing w:after="0"/>
        <w:rPr>
          <w:rFonts w:cs="Times New Roman"/>
          <w:szCs w:val="24"/>
        </w:rPr>
      </w:pPr>
      <w:r w:rsidRPr="009F41B5">
        <w:rPr>
          <w:rFonts w:cs="Times New Roman"/>
          <w:szCs w:val="24"/>
        </w:rPr>
        <w:t>Mencetak isian dari Laporan Evaluasi Diri dan Laporan Kinerja.</w:t>
      </w:r>
    </w:p>
    <w:p w14:paraId="4610B6F6" w14:textId="77777777" w:rsidR="005559DD" w:rsidRPr="009F41B5" w:rsidRDefault="005559DD" w:rsidP="00C54BF9">
      <w:pPr>
        <w:pStyle w:val="Heading2"/>
      </w:pPr>
      <w:r w:rsidRPr="009F41B5">
        <w:t>Rumusan Masalah</w:t>
      </w:r>
      <w:bookmarkEnd w:id="52"/>
    </w:p>
    <w:p w14:paraId="596AAEAC" w14:textId="77777777" w:rsidR="00BC6307" w:rsidRPr="009F41B5" w:rsidRDefault="00BC6307" w:rsidP="00BC6307">
      <w:pPr>
        <w:ind w:firstLine="567"/>
      </w:pPr>
      <w:bookmarkStart w:id="53" w:name="_Toc21272810"/>
      <w:r w:rsidRPr="009F41B5">
        <w:t xml:space="preserve">Berdasarkan latar belakang, dapat dirumuskan suatu permasalahan yaitu Bagaimana merancang dan membangun </w:t>
      </w:r>
      <w:proofErr w:type="spellStart"/>
      <w:r w:rsidRPr="009F41B5">
        <w:rPr>
          <w:i/>
          <w:iCs/>
        </w:rPr>
        <w:t>Dashboard</w:t>
      </w:r>
      <w:proofErr w:type="spellEnd"/>
      <w:r w:rsidRPr="009F41B5">
        <w:t xml:space="preserve"> Penjaminan Mutu Akreditasi Berbasis 9 Kriteria.</w:t>
      </w:r>
    </w:p>
    <w:p w14:paraId="016EFC8F" w14:textId="77777777" w:rsidR="005559DD" w:rsidRPr="009F41B5" w:rsidRDefault="005559DD" w:rsidP="00C54BF9">
      <w:pPr>
        <w:pStyle w:val="Heading2"/>
      </w:pPr>
      <w:r w:rsidRPr="009F41B5">
        <w:t>Batasan Masalah</w:t>
      </w:r>
      <w:bookmarkEnd w:id="53"/>
    </w:p>
    <w:p w14:paraId="3153EDF8" w14:textId="77777777" w:rsidR="00BC6307" w:rsidRPr="009F41B5" w:rsidRDefault="00BC6307" w:rsidP="00BC6307">
      <w:pPr>
        <w:spacing w:after="0"/>
        <w:ind w:firstLine="567"/>
        <w:rPr>
          <w:rFonts w:cs="Times New Roman"/>
          <w:szCs w:val="24"/>
        </w:rPr>
      </w:pPr>
      <w:bookmarkStart w:id="54" w:name="_Toc21272811"/>
      <w:r w:rsidRPr="009F41B5">
        <w:rPr>
          <w:rFonts w:cs="Times New Roman"/>
          <w:szCs w:val="24"/>
        </w:rPr>
        <w:t>Agar penelitian tetap fokus pada masalah yang akan dibahas, maka dibutuhkan batasan masalah. Batasan masalah penelitian ini adalah sebagai berikut:</w:t>
      </w:r>
    </w:p>
    <w:p w14:paraId="7BDD03AE" w14:textId="77777777" w:rsidR="00BC6307" w:rsidRPr="009F41B5" w:rsidRDefault="00BC6307" w:rsidP="00CB25F4">
      <w:pPr>
        <w:pStyle w:val="ListParagraph"/>
        <w:numPr>
          <w:ilvl w:val="0"/>
          <w:numId w:val="5"/>
        </w:numPr>
        <w:spacing w:after="0"/>
        <w:ind w:left="993"/>
        <w:rPr>
          <w:rFonts w:cs="Times New Roman"/>
          <w:szCs w:val="24"/>
        </w:rPr>
      </w:pPr>
      <w:r w:rsidRPr="009F41B5">
        <w:rPr>
          <w:rFonts w:cs="Times New Roman"/>
          <w:szCs w:val="24"/>
        </w:rPr>
        <w:t>Aplikasi tidak terhubung dengan sistem informasi induk yang dimiliki universitas.</w:t>
      </w:r>
    </w:p>
    <w:p w14:paraId="68E31A14" w14:textId="77777777" w:rsidR="00BC6307" w:rsidRPr="009F41B5" w:rsidRDefault="00BC6307" w:rsidP="00CB25F4">
      <w:pPr>
        <w:pStyle w:val="ListParagraph"/>
        <w:numPr>
          <w:ilvl w:val="0"/>
          <w:numId w:val="5"/>
        </w:numPr>
        <w:spacing w:after="0"/>
        <w:ind w:left="993"/>
        <w:rPr>
          <w:rFonts w:cs="Times New Roman"/>
          <w:szCs w:val="24"/>
        </w:rPr>
      </w:pPr>
      <w:r w:rsidRPr="009F41B5">
        <w:rPr>
          <w:rFonts w:cs="Times New Roman"/>
          <w:szCs w:val="24"/>
        </w:rPr>
        <w:lastRenderedPageBreak/>
        <w:t>Pembagian akun hanya berdasarkan unit, lembaga, satuan kerja, fakultas dan program studi.</w:t>
      </w:r>
    </w:p>
    <w:p w14:paraId="6B6C5272" w14:textId="77777777" w:rsidR="00BC6307" w:rsidRPr="009F41B5" w:rsidRDefault="00BC6307" w:rsidP="00CB25F4">
      <w:pPr>
        <w:pStyle w:val="ListParagraph"/>
        <w:numPr>
          <w:ilvl w:val="0"/>
          <w:numId w:val="5"/>
        </w:numPr>
        <w:spacing w:after="0"/>
        <w:ind w:left="993"/>
        <w:rPr>
          <w:rFonts w:cs="Times New Roman"/>
          <w:szCs w:val="24"/>
        </w:rPr>
      </w:pPr>
      <w:r w:rsidRPr="009F41B5">
        <w:rPr>
          <w:rFonts w:cs="Times New Roman"/>
          <w:szCs w:val="24"/>
        </w:rPr>
        <w:t>Penelitian tidak mencakup pada penilaian Laporan Evaluasi Diri dan Laporan Kinerja secara internal maupun eksternal.</w:t>
      </w:r>
    </w:p>
    <w:p w14:paraId="64DF9D7E" w14:textId="77777777" w:rsidR="005559DD" w:rsidRPr="009F41B5" w:rsidRDefault="005559DD" w:rsidP="00C54BF9">
      <w:pPr>
        <w:pStyle w:val="Heading2"/>
      </w:pPr>
      <w:r w:rsidRPr="009F41B5">
        <w:t>Tujuan Penelitian</w:t>
      </w:r>
      <w:bookmarkEnd w:id="54"/>
    </w:p>
    <w:p w14:paraId="4CFEA11B" w14:textId="58375F88" w:rsidR="00BC6307" w:rsidRPr="009F41B5" w:rsidRDefault="00BC6307" w:rsidP="00BC6307">
      <w:pPr>
        <w:ind w:firstLine="567"/>
      </w:pPr>
      <w:bookmarkStart w:id="55" w:name="_Toc21272812"/>
      <w:r w:rsidRPr="009F41B5">
        <w:rPr>
          <w:rFonts w:cs="Times New Roman"/>
          <w:szCs w:val="24"/>
        </w:rPr>
        <w:t>Berdasarkan rumusan masalah yang sudah disebutkan maka tujuan dari penelitian ini adalah</w:t>
      </w:r>
      <w:r w:rsidRPr="009F41B5">
        <w:t xml:space="preserve"> merancang dan membangun </w:t>
      </w:r>
      <w:proofErr w:type="spellStart"/>
      <w:r w:rsidRPr="009F41B5">
        <w:rPr>
          <w:i/>
          <w:iCs/>
        </w:rPr>
        <w:t>Dashboard</w:t>
      </w:r>
      <w:proofErr w:type="spellEnd"/>
      <w:r w:rsidRPr="009F41B5">
        <w:t xml:space="preserve"> Penjaminan Mutu Akreditasi Berbasis 9 Kriteria.</w:t>
      </w:r>
    </w:p>
    <w:p w14:paraId="1D118CC2" w14:textId="77777777" w:rsidR="005559DD" w:rsidRPr="009F41B5" w:rsidRDefault="005559DD" w:rsidP="00C54BF9">
      <w:pPr>
        <w:pStyle w:val="Heading2"/>
      </w:pPr>
      <w:r w:rsidRPr="009F41B5">
        <w:t>Sistematika Penulisan</w:t>
      </w:r>
      <w:bookmarkEnd w:id="55"/>
    </w:p>
    <w:p w14:paraId="6CEE7858" w14:textId="77777777" w:rsidR="00BC6307" w:rsidRPr="009F41B5" w:rsidRDefault="00BC6307" w:rsidP="00BC6307">
      <w:pPr>
        <w:pStyle w:val="ListParagraph"/>
        <w:ind w:left="0" w:firstLine="567"/>
        <w:rPr>
          <w:rFonts w:cs="Times New Roman"/>
          <w:szCs w:val="24"/>
        </w:rPr>
      </w:pPr>
      <w:r w:rsidRPr="009F41B5">
        <w:rPr>
          <w:rFonts w:cs="Times New Roman"/>
          <w:szCs w:val="24"/>
        </w:rPr>
        <w:t>Laporan Tugas Akhir ini terdiri dari enam bab dengan sistematika penulisan sebagai berikut:</w:t>
      </w:r>
    </w:p>
    <w:p w14:paraId="68545896" w14:textId="77777777" w:rsidR="005559DD" w:rsidRPr="009F41B5" w:rsidRDefault="005559DD" w:rsidP="00C54BF9">
      <w:pPr>
        <w:spacing w:after="0"/>
        <w:ind w:left="709"/>
        <w:rPr>
          <w:b/>
        </w:rPr>
      </w:pPr>
      <w:r w:rsidRPr="009F41B5">
        <w:rPr>
          <w:b/>
        </w:rPr>
        <w:t xml:space="preserve">BAB I PENDAHULUAN </w:t>
      </w:r>
    </w:p>
    <w:p w14:paraId="3DD0FC07" w14:textId="77777777" w:rsidR="00BC6307" w:rsidRPr="009F41B5" w:rsidRDefault="00BC6307" w:rsidP="00C54BF9">
      <w:pPr>
        <w:spacing w:after="0"/>
        <w:ind w:left="709"/>
      </w:pPr>
      <w:r w:rsidRPr="009F41B5">
        <w:t>Berisikan tentang latar belakang permasalahan, rumusan masalah, batasan masalah, tujuan penelitian, manfaat penelitian dan sistematika penulisan.</w:t>
      </w:r>
    </w:p>
    <w:p w14:paraId="0EE84FEA" w14:textId="07A7721A" w:rsidR="005559DD" w:rsidRPr="009F41B5" w:rsidRDefault="005559DD" w:rsidP="00C54BF9">
      <w:pPr>
        <w:spacing w:after="0"/>
        <w:ind w:left="709"/>
        <w:rPr>
          <w:b/>
        </w:rPr>
      </w:pPr>
      <w:r w:rsidRPr="009F41B5">
        <w:rPr>
          <w:b/>
        </w:rPr>
        <w:t xml:space="preserve">BAB II LANDASAN TEORI </w:t>
      </w:r>
    </w:p>
    <w:p w14:paraId="18D48184" w14:textId="77777777" w:rsidR="00BC6307" w:rsidRPr="009F41B5" w:rsidRDefault="00BC6307" w:rsidP="00C54BF9">
      <w:pPr>
        <w:spacing w:after="0"/>
        <w:ind w:left="709"/>
      </w:pPr>
      <w:r w:rsidRPr="009F41B5">
        <w:t xml:space="preserve">Bagian ini membahas teori-teori yang mendukung dalam proses pengerjaan Tugas Akhir ini. </w:t>
      </w:r>
    </w:p>
    <w:p w14:paraId="397BAB08" w14:textId="7A1BD558" w:rsidR="005559DD" w:rsidRPr="009F41B5" w:rsidRDefault="005559DD" w:rsidP="00C54BF9">
      <w:pPr>
        <w:spacing w:after="0"/>
        <w:ind w:left="709"/>
        <w:rPr>
          <w:b/>
        </w:rPr>
      </w:pPr>
      <w:r w:rsidRPr="009F41B5">
        <w:rPr>
          <w:b/>
        </w:rPr>
        <w:t xml:space="preserve">BAB III METODOLOGI PENELITIAN </w:t>
      </w:r>
    </w:p>
    <w:p w14:paraId="119EBC8C" w14:textId="77777777" w:rsidR="00BC6307" w:rsidRPr="009F41B5" w:rsidRDefault="00BC6307" w:rsidP="00C54BF9">
      <w:pPr>
        <w:spacing w:after="0"/>
        <w:ind w:left="709"/>
      </w:pPr>
      <w:r w:rsidRPr="009F41B5">
        <w:t>Bab ini berisi tentang rangkaian tahapan dalam penelitian, tahapan pengumpulan data, analisis kebutuhan sistem, perancangan perangkat lunak, implementasi, pengujian dan waktu penelitian.</w:t>
      </w:r>
    </w:p>
    <w:p w14:paraId="07CBEDE4" w14:textId="796ACF46" w:rsidR="005559DD" w:rsidRPr="009F41B5" w:rsidRDefault="005559DD" w:rsidP="00C54BF9">
      <w:pPr>
        <w:spacing w:after="0"/>
        <w:ind w:left="709"/>
        <w:rPr>
          <w:b/>
        </w:rPr>
      </w:pPr>
      <w:r w:rsidRPr="009F41B5">
        <w:rPr>
          <w:b/>
        </w:rPr>
        <w:t xml:space="preserve">BAB IV ANALISA DAN PERANCANGAN </w:t>
      </w:r>
    </w:p>
    <w:p w14:paraId="58C0CEBB" w14:textId="77777777" w:rsidR="00BC6307" w:rsidRPr="009F41B5" w:rsidRDefault="00BC6307" w:rsidP="00C54BF9">
      <w:pPr>
        <w:spacing w:after="0"/>
        <w:ind w:left="709"/>
      </w:pPr>
      <w:r w:rsidRPr="009F41B5">
        <w:t>Bab ini membahas analisa langkah kerja dan perancangan aplikasi yang akan dikembangkan sesuai dengan metodologi yang digunakan.</w:t>
      </w:r>
    </w:p>
    <w:p w14:paraId="705A1ACE" w14:textId="4D65E2F6" w:rsidR="005559DD" w:rsidRPr="009F41B5" w:rsidRDefault="005559DD" w:rsidP="00C54BF9">
      <w:pPr>
        <w:spacing w:after="0"/>
        <w:ind w:left="709"/>
        <w:rPr>
          <w:b/>
        </w:rPr>
      </w:pPr>
      <w:r w:rsidRPr="009F41B5">
        <w:rPr>
          <w:b/>
        </w:rPr>
        <w:t xml:space="preserve">BAB V IMPLEMENTASI DAN PENGUJIAN </w:t>
      </w:r>
    </w:p>
    <w:p w14:paraId="4BC35742" w14:textId="3219D36A" w:rsidR="005559DD" w:rsidRPr="009F41B5" w:rsidRDefault="00BC6307" w:rsidP="00C54BF9">
      <w:pPr>
        <w:spacing w:after="0"/>
        <w:ind w:left="709"/>
      </w:pPr>
      <w:r w:rsidRPr="009F41B5">
        <w:t>Bab ini membahas implementasi dan pengujian hasil penelitian sesuai yang tertera pada rumusan masalah dan pembahasan.</w:t>
      </w:r>
      <w:r w:rsidR="005559DD" w:rsidRPr="009F41B5">
        <w:t xml:space="preserve"> </w:t>
      </w:r>
    </w:p>
    <w:p w14:paraId="1FF753B9" w14:textId="77777777" w:rsidR="005559DD" w:rsidRPr="009F41B5" w:rsidRDefault="005559DD" w:rsidP="00C54BF9">
      <w:pPr>
        <w:spacing w:after="0"/>
        <w:ind w:left="709"/>
        <w:rPr>
          <w:b/>
        </w:rPr>
      </w:pPr>
      <w:r w:rsidRPr="009F41B5">
        <w:rPr>
          <w:b/>
        </w:rPr>
        <w:t xml:space="preserve">BAB VI PENUTUP </w:t>
      </w:r>
    </w:p>
    <w:p w14:paraId="6E53A464" w14:textId="21215624" w:rsidR="005559DD" w:rsidRPr="009F41B5" w:rsidRDefault="00BC6307" w:rsidP="00C54BF9">
      <w:pPr>
        <w:spacing w:after="0"/>
        <w:ind w:left="709"/>
      </w:pPr>
      <w:r w:rsidRPr="009F41B5">
        <w:t xml:space="preserve">Pada bab ini membahas mengenai kesimpulan yang dapat diambil dari penelitian dan saran yang di </w:t>
      </w:r>
      <w:proofErr w:type="spellStart"/>
      <w:r w:rsidRPr="009F41B5">
        <w:t>peroleh</w:t>
      </w:r>
      <w:proofErr w:type="spellEnd"/>
      <w:r w:rsidRPr="009F41B5">
        <w:t xml:space="preserve"> untuk pengembangan lebih lanjut.</w:t>
      </w:r>
      <w:r w:rsidR="005559DD" w:rsidRPr="009F41B5">
        <w:t xml:space="preserve"> </w:t>
      </w:r>
    </w:p>
    <w:p w14:paraId="19D67569" w14:textId="77777777" w:rsidR="005559DD" w:rsidRPr="009F41B5" w:rsidRDefault="005559DD" w:rsidP="00C54BF9">
      <w:pPr>
        <w:spacing w:after="0"/>
        <w:ind w:left="709"/>
      </w:pPr>
    </w:p>
    <w:p w14:paraId="5362F1F8" w14:textId="77777777" w:rsidR="005559DD" w:rsidRPr="009F41B5" w:rsidRDefault="005559DD" w:rsidP="00C54BF9">
      <w:pPr>
        <w:pStyle w:val="Heading1"/>
        <w:sectPr w:rsidR="005559DD" w:rsidRPr="009F41B5" w:rsidSect="00213D64">
          <w:footerReference w:type="default" r:id="rId13"/>
          <w:pgSz w:w="11907" w:h="16839" w:code="9"/>
          <w:pgMar w:top="1701" w:right="1701" w:bottom="1701" w:left="2268" w:header="720" w:footer="720" w:gutter="0"/>
          <w:pgNumType w:start="1" w:chapStyle="1"/>
          <w:cols w:space="720"/>
          <w:titlePg/>
          <w:docGrid w:linePitch="360"/>
        </w:sectPr>
      </w:pPr>
    </w:p>
    <w:p w14:paraId="15E9931C" w14:textId="3E37001E" w:rsidR="005559DD" w:rsidRPr="009F41B5" w:rsidRDefault="005559DD" w:rsidP="00C54BF9">
      <w:pPr>
        <w:pStyle w:val="Heading1"/>
      </w:pPr>
      <w:r w:rsidRPr="009F41B5">
        <w:lastRenderedPageBreak/>
        <w:br/>
      </w:r>
      <w:bookmarkStart w:id="56" w:name="_Ref399703851"/>
      <w:bookmarkStart w:id="57" w:name="_Ref399703855"/>
      <w:bookmarkStart w:id="58" w:name="_Ref399703891"/>
      <w:bookmarkStart w:id="59" w:name="_Toc21272813"/>
      <w:r w:rsidRPr="009F41B5">
        <w:t>LANDASAN TEORI</w:t>
      </w:r>
      <w:bookmarkEnd w:id="56"/>
      <w:bookmarkEnd w:id="57"/>
      <w:bookmarkEnd w:id="58"/>
      <w:bookmarkEnd w:id="59"/>
    </w:p>
    <w:p w14:paraId="7598B4A4" w14:textId="77777777" w:rsidR="00F54B1B" w:rsidRPr="009F41B5" w:rsidRDefault="00F54B1B" w:rsidP="00F54B1B">
      <w:pPr>
        <w:pStyle w:val="Heading2"/>
        <w:spacing w:before="100" w:beforeAutospacing="1"/>
        <w:ind w:left="567" w:hanging="567"/>
        <w:rPr>
          <w:rFonts w:cs="Times New Roman"/>
          <w:iCs/>
        </w:rPr>
      </w:pPr>
      <w:bookmarkStart w:id="60" w:name="_Toc21275216"/>
      <w:r w:rsidRPr="009F41B5">
        <w:rPr>
          <w:rFonts w:cs="Times New Roman"/>
          <w:iCs/>
        </w:rPr>
        <w:t>Akreditasi</w:t>
      </w:r>
      <w:bookmarkEnd w:id="60"/>
    </w:p>
    <w:p w14:paraId="7E56FED2" w14:textId="77777777" w:rsidR="00F54B1B" w:rsidRPr="009F41B5" w:rsidRDefault="00F54B1B" w:rsidP="00F54B1B">
      <w:pPr>
        <w:ind w:firstLine="567"/>
      </w:pPr>
      <w:r w:rsidRPr="009F41B5">
        <w:t xml:space="preserve">Akreditasi, menurut Kamus Besar Bahasa Indonesia, berarti pengakuan terhadap lembaga pendidikan yang diberikan oleh badan yang memiliki wewenang setelah suatu lembaga tersebut telah memenuhi syarat dan kriteria baku tertentu </w:t>
      </w:r>
      <w:r w:rsidRPr="009F41B5">
        <w:fldChar w:fldCharType="begin" w:fldLock="1"/>
      </w:r>
      <w:r w:rsidRPr="009F41B5">
        <w:instrText>ADDIN CSL_CITATION {"citationItems":[{"id":"ITEM-1","itemData":{"URL":"https://kbbi.kemdikbud.go.id/entri/akreditasi","accessed":{"date-parts":[["2019","7","14"]]},"author":[{"dropping-particle":"","family":"Tim Penyusun KBBI","given":"","non-dropping-particle":"","parse-names":false,"suffix":""}],"container-title":"Kamus Besar Bahasa Indonesia Edisi Kelima","id":"ITEM-1","issued":{"date-parts":[["2016"]]},"title":"Akreditasi - KBBI Daring","type":"webpage"},"uris":["http://www.mendeley.com/documents/?uuid=9511b079-2569-3991-8a52-a709b843195c"]}],"mendeley":{"formattedCitation":"(Tim Penyusun KBBI, 2016)","plainTextFormattedCitation":"(Tim Penyusun KBBI, 2016)","previouslyFormattedCitation":"(Tim Penyusun KBBI, 2016)"},"properties":{"noteIndex":0},"schema":"https://github.com/citation-style-language/schema/raw/master/csl-citation.json"}</w:instrText>
      </w:r>
      <w:r w:rsidRPr="009F41B5">
        <w:fldChar w:fldCharType="separate"/>
      </w:r>
      <w:r w:rsidRPr="009F41B5">
        <w:t>(Tim Penyusun KBBI, 2016)</w:t>
      </w:r>
      <w:r w:rsidRPr="009F41B5">
        <w:fldChar w:fldCharType="end"/>
      </w:r>
      <w:r w:rsidRPr="009F41B5">
        <w:t>.</w:t>
      </w:r>
    </w:p>
    <w:p w14:paraId="6A7AB93E" w14:textId="77777777" w:rsidR="00F54B1B" w:rsidRPr="009F41B5" w:rsidRDefault="00F54B1B" w:rsidP="00F54B1B">
      <w:pPr>
        <w:ind w:firstLine="567"/>
        <w:rPr>
          <w:color w:val="000000"/>
        </w:rPr>
      </w:pPr>
      <w:r w:rsidRPr="009F41B5">
        <w:t xml:space="preserve">Akreditasi perguruan tinggi dan program studi memilik dasar hukum sesuai dengan Pasal 60 Ayat 1 </w:t>
      </w:r>
      <w:proofErr w:type="spellStart"/>
      <w:r w:rsidRPr="009F41B5">
        <w:t>Undang-Undang</w:t>
      </w:r>
      <w:proofErr w:type="spellEnd"/>
      <w:r w:rsidRPr="009F41B5">
        <w:t xml:space="preserve"> Nomor 20 Tahun </w:t>
      </w:r>
      <w:r w:rsidRPr="009F41B5">
        <w:fldChar w:fldCharType="begin" w:fldLock="1"/>
      </w:r>
      <w:r w:rsidRPr="009F41B5">
        <w:instrText>ADDIN CSL_CITATION {"citationItems":[{"id":"ITEM-1","itemData":{"author":[{"dropping-particle":"","family":"Indonesia","given":"","non-dropping-particle":"","parse-names":false,"suffix":""}],"id":"ITEM-1","issued":{"date-parts":[["2003"]]},"publisher":"Sekretariat Negara","publisher-place":"Jakarta","title":"Undang-Undang No. 20 Tahun 2003 Tentang Sistem Pendidikan Nasional","type":"book"},"uris":["http://www.mendeley.com/documents/?uuid=e9e75128-cdf2-4922-b0e0-5ba26c14f485"]}],"mendeley":{"formattedCitation":"(Indonesia, 2003)","manualFormatting":"2003","plainTextFormattedCitation":"(Indonesia, 2003)","previouslyFormattedCitation":"(Indonesia, 2003)"},"properties":{"noteIndex":0},"schema":"https://github.com/citation-style-language/schema/raw/master/csl-citation.json"}</w:instrText>
      </w:r>
      <w:r w:rsidRPr="009F41B5">
        <w:fldChar w:fldCharType="separate"/>
      </w:r>
      <w:r w:rsidRPr="009F41B5">
        <w:t>2003</w:t>
      </w:r>
      <w:r w:rsidRPr="009F41B5">
        <w:fldChar w:fldCharType="end"/>
      </w:r>
      <w:r w:rsidRPr="009F41B5">
        <w:t xml:space="preserve"> Tentang Sistem Pendidikan Nasional yang berbunyi: “</w:t>
      </w:r>
      <w:r w:rsidRPr="009F41B5">
        <w:rPr>
          <w:color w:val="000000"/>
        </w:rPr>
        <w:t xml:space="preserve">Akreditasi dilakukan untuk menentukan kelayakan program dan satuan pendidikan pada jalur pendidikan formal dan nonformal setiap jenjang dan jenis pendidikan.” </w:t>
      </w:r>
    </w:p>
    <w:p w14:paraId="01218294" w14:textId="77777777" w:rsidR="00F54B1B" w:rsidRPr="009F41B5" w:rsidRDefault="00F54B1B" w:rsidP="00F54B1B">
      <w:pPr>
        <w:pStyle w:val="Heading2"/>
        <w:ind w:left="567" w:hanging="567"/>
      </w:pPr>
      <w:bookmarkStart w:id="61" w:name="_Toc21275217"/>
      <w:r w:rsidRPr="009F41B5">
        <w:t>BAN-PT</w:t>
      </w:r>
      <w:bookmarkEnd w:id="61"/>
    </w:p>
    <w:p w14:paraId="7D9B0F53" w14:textId="77777777" w:rsidR="00F54B1B" w:rsidRPr="009F41B5" w:rsidRDefault="00F54B1B" w:rsidP="00F54B1B">
      <w:pPr>
        <w:ind w:firstLine="567"/>
        <w:rPr>
          <w:rFonts w:cs="Times New Roman"/>
          <w:szCs w:val="24"/>
        </w:rPr>
      </w:pPr>
      <w:r w:rsidRPr="009F41B5">
        <w:t xml:space="preserve">Badan Akreditasi Nasional Perguruan Tinggi merupakan badan yang dibentuk oleh Menteri Pendidikan dan Kebudayaan di tahun 1994 dengan tugas melakukan akreditasi terhadap perguruan tinggi. Dasar hukum BAN-PT adalah </w:t>
      </w:r>
      <w:proofErr w:type="spellStart"/>
      <w:r w:rsidRPr="009F41B5">
        <w:rPr>
          <w:rFonts w:cs="Times New Roman"/>
          <w:szCs w:val="24"/>
        </w:rPr>
        <w:t>Undang-Undang</w:t>
      </w:r>
      <w:proofErr w:type="spellEnd"/>
      <w:r w:rsidRPr="009F41B5">
        <w:rPr>
          <w:rFonts w:cs="Times New Roman"/>
          <w:szCs w:val="24"/>
        </w:rPr>
        <w:t xml:space="preserve"> No. 2 Tahun </w:t>
      </w:r>
      <w:r w:rsidRPr="009F41B5">
        <w:rPr>
          <w:rFonts w:cs="Times New Roman"/>
          <w:szCs w:val="24"/>
        </w:rPr>
        <w:fldChar w:fldCharType="begin" w:fldLock="1"/>
      </w:r>
      <w:r w:rsidRPr="009F41B5">
        <w:rPr>
          <w:rFonts w:cs="Times New Roman"/>
          <w:szCs w:val="24"/>
        </w:rPr>
        <w:instrText>ADDIN CSL_CITATION {"citationItems":[{"id":"ITEM-1","itemData":{"author":[{"dropping-particle":"","family":"Indonesia","given":"","non-dropping-particle":"","parse-names":false,"suffix":""}],"id":"ITEM-1","issued":{"date-parts":[["1989"]]},"number-of-pages":"1-27","publisher":"Sekretariat Negara","publisher-place":"Jakarta","title":"Undang Undang Republik Indonesia Nomor 2 Tahun 1989 Tentang Sistem Pendidikan Nasional","type":"book"},"uris":["http://www.mendeley.com/documents/?uuid=e22f9fdb-1ace-4d2f-b11a-1debd95f91c3"]}],"mendeley":{"formattedCitation":"(Indonesia, 1989)","manualFormatting":"1989","plainTextFormattedCitation":"(Indonesia, 1989)","previouslyFormattedCitation":"(Indonesia, 1989)"},"properties":{"noteIndex":0},"schema":"https://github.com/citation-style-language/schema/raw/master/csl-citation.json"}</w:instrText>
      </w:r>
      <w:r w:rsidRPr="009F41B5">
        <w:rPr>
          <w:rFonts w:cs="Times New Roman"/>
          <w:szCs w:val="24"/>
        </w:rPr>
        <w:fldChar w:fldCharType="separate"/>
      </w:r>
      <w:r w:rsidRPr="009F41B5">
        <w:rPr>
          <w:rFonts w:cs="Times New Roman"/>
          <w:szCs w:val="24"/>
        </w:rPr>
        <w:t>1989</w:t>
      </w:r>
      <w:r w:rsidRPr="009F41B5">
        <w:rPr>
          <w:rFonts w:cs="Times New Roman"/>
          <w:szCs w:val="24"/>
        </w:rPr>
        <w:fldChar w:fldCharType="end"/>
      </w:r>
      <w:r w:rsidRPr="009F41B5">
        <w:rPr>
          <w:rFonts w:cs="Times New Roman"/>
          <w:szCs w:val="24"/>
        </w:rPr>
        <w:t xml:space="preserve"> tentang Sistem Pendidikan Nasional, dan Peraturan Pemerintah No. 60 Tahun </w:t>
      </w:r>
      <w:r w:rsidRPr="009F41B5">
        <w:rPr>
          <w:rFonts w:cs="Times New Roman"/>
          <w:szCs w:val="24"/>
        </w:rPr>
        <w:fldChar w:fldCharType="begin" w:fldLock="1"/>
      </w:r>
      <w:r w:rsidRPr="009F41B5">
        <w:rPr>
          <w:rFonts w:cs="Times New Roman"/>
          <w:szCs w:val="24"/>
        </w:rPr>
        <w:instrText>ADDIN CSL_CITATION {"citationItems":[{"id":"ITEM-1","itemData":{"author":[{"dropping-particle":"","family":"Indonesia","given":"","non-dropping-particle":"","parse-names":false,"suffix":""}],"id":"ITEM-1","issued":{"date-parts":[["1999"]]},"publisher":"Sekretariat Negara","publisher-place":"Jakarta","title":"Peraturan Pemerintah Republik Indonesia Nomor 60 Tahun 1999 Tentang Pendidikan Tinggi","type":"book"},"uris":["http://www.mendeley.com/documents/?uuid=98dce6b8-788f-4ffb-b18f-45e40cec299c"]}],"mendeley":{"formattedCitation":"(Indonesia, 1999)","manualFormatting":"1999","plainTextFormattedCitation":"(Indonesia, 1999)","previouslyFormattedCitation":"(Indonesia, 1999)"},"properties":{"noteIndex":0},"schema":"https://github.com/citation-style-language/schema/raw/master/csl-citation.json"}</w:instrText>
      </w:r>
      <w:r w:rsidRPr="009F41B5">
        <w:rPr>
          <w:rFonts w:cs="Times New Roman"/>
          <w:szCs w:val="24"/>
        </w:rPr>
        <w:fldChar w:fldCharType="separate"/>
      </w:r>
      <w:r w:rsidRPr="009F41B5">
        <w:rPr>
          <w:rFonts w:cs="Times New Roman"/>
          <w:szCs w:val="24"/>
        </w:rPr>
        <w:t>1999</w:t>
      </w:r>
      <w:r w:rsidRPr="009F41B5">
        <w:rPr>
          <w:rFonts w:cs="Times New Roman"/>
          <w:szCs w:val="24"/>
        </w:rPr>
        <w:fldChar w:fldCharType="end"/>
      </w:r>
      <w:r w:rsidRPr="009F41B5">
        <w:rPr>
          <w:rFonts w:cs="Times New Roman"/>
          <w:szCs w:val="24"/>
        </w:rPr>
        <w:t xml:space="preserve"> tentang Pendidikan Tinggi.</w:t>
      </w:r>
    </w:p>
    <w:p w14:paraId="40A7DFC2" w14:textId="77777777" w:rsidR="00F54B1B" w:rsidRPr="009F41B5" w:rsidRDefault="00F54B1B" w:rsidP="00F54B1B">
      <w:pPr>
        <w:ind w:firstLine="567"/>
      </w:pPr>
      <w:r w:rsidRPr="009F41B5">
        <w:t xml:space="preserve">Sebagai sebuah badan akreditasi, BAN-PT memiliki Visi dan Misi sebagai berikut dikutip dari situs resmi BAN-PT </w:t>
      </w:r>
      <w:r w:rsidRPr="009F41B5">
        <w:fldChar w:fldCharType="begin" w:fldLock="1"/>
      </w:r>
      <w:r w:rsidRPr="009F41B5">
        <w:instrText>ADDIN CSL_CITATION {"citationItems":[{"id":"ITEM-1","itemData":{"URL":"https://www.banpt.or.id/?page_id=19","accessed":{"date-parts":[["2019","10","6"]]},"author":[{"dropping-particle":"","family":"BAN-PT","given":"","non-dropping-particle":"","parse-names":false,"suffix":""}],"id":"ITEM-1","issued":{"date-parts":[["2019"]]},"title":"Visi dan Misi – Badan Akreditasi Nasional Perguruan Tinggi","type":"webpage"},"uris":["http://www.mendeley.com/documents/?uuid=d5c0059d-864e-3fc9-80ea-5e8cec9705ba"]}],"mendeley":{"formattedCitation":"(BAN-PT, 2019)","plainTextFormattedCitation":"(BAN-PT, 2019)","previouslyFormattedCitation":"(BAN-PT, 2019)"},"properties":{"noteIndex":0},"schema":"https://github.com/citation-style-language/schema/raw/master/csl-citation.json"}</w:instrText>
      </w:r>
      <w:r w:rsidRPr="009F41B5">
        <w:fldChar w:fldCharType="separate"/>
      </w:r>
      <w:r w:rsidRPr="009F41B5">
        <w:t>(BAN-PT, 2019)</w:t>
      </w:r>
      <w:r w:rsidRPr="009F41B5">
        <w:fldChar w:fldCharType="end"/>
      </w:r>
      <w:r w:rsidRPr="009F41B5">
        <w:t>.</w:t>
      </w:r>
    </w:p>
    <w:p w14:paraId="033FFD8E" w14:textId="77777777" w:rsidR="00F54B1B" w:rsidRPr="009F41B5" w:rsidRDefault="00F54B1B" w:rsidP="00F54B1B">
      <w:pPr>
        <w:ind w:firstLine="567"/>
      </w:pPr>
      <w:r w:rsidRPr="009F41B5">
        <w:t>Visi:</w:t>
      </w:r>
    </w:p>
    <w:p w14:paraId="48EEEF87" w14:textId="77777777" w:rsidR="00F54B1B" w:rsidRPr="009F41B5" w:rsidRDefault="00F54B1B" w:rsidP="00F54B1B">
      <w:pPr>
        <w:numPr>
          <w:ilvl w:val="6"/>
          <w:numId w:val="1"/>
        </w:numPr>
        <w:ind w:left="1276"/>
      </w:pPr>
      <w:r w:rsidRPr="009F41B5">
        <w:t xml:space="preserve">Menjadi lembaga akreditasi perguruan tinggi yang independen, kredibel, dan </w:t>
      </w:r>
      <w:proofErr w:type="spellStart"/>
      <w:r w:rsidRPr="009F41B5">
        <w:t>akuntabel</w:t>
      </w:r>
      <w:proofErr w:type="spellEnd"/>
      <w:r w:rsidRPr="009F41B5">
        <w:t>, serta diakui pada tatanan global.</w:t>
      </w:r>
    </w:p>
    <w:p w14:paraId="1167D7B4" w14:textId="77777777" w:rsidR="00F54B1B" w:rsidRPr="009F41B5" w:rsidRDefault="00F54B1B" w:rsidP="00F54B1B">
      <w:pPr>
        <w:ind w:left="567"/>
      </w:pPr>
      <w:r w:rsidRPr="009F41B5">
        <w:t>Misi:</w:t>
      </w:r>
    </w:p>
    <w:p w14:paraId="57CACDB6" w14:textId="77777777" w:rsidR="00F54B1B" w:rsidRPr="009F41B5" w:rsidRDefault="00F54B1B" w:rsidP="00CB25F4">
      <w:pPr>
        <w:pStyle w:val="ListParagraph"/>
        <w:numPr>
          <w:ilvl w:val="0"/>
          <w:numId w:val="6"/>
        </w:numPr>
        <w:spacing w:after="160"/>
        <w:ind w:left="1276"/>
      </w:pPr>
      <w:r w:rsidRPr="009F41B5">
        <w:t>Membangun budaya mutu di perguruan tinggi;</w:t>
      </w:r>
    </w:p>
    <w:p w14:paraId="1A42973C" w14:textId="77777777" w:rsidR="00F54B1B" w:rsidRPr="009F41B5" w:rsidRDefault="00F54B1B" w:rsidP="00CB25F4">
      <w:pPr>
        <w:pStyle w:val="ListParagraph"/>
        <w:numPr>
          <w:ilvl w:val="0"/>
          <w:numId w:val="6"/>
        </w:numPr>
        <w:spacing w:after="160"/>
        <w:ind w:left="1276"/>
      </w:pPr>
      <w:r w:rsidRPr="009F41B5">
        <w:t>Mengembangkan sistem akreditasi sebagai pelaksana penjamin mutu eksternal;</w:t>
      </w:r>
    </w:p>
    <w:p w14:paraId="07B0A3A7" w14:textId="77777777" w:rsidR="00F54B1B" w:rsidRPr="009F41B5" w:rsidRDefault="00F54B1B" w:rsidP="00CB25F4">
      <w:pPr>
        <w:pStyle w:val="ListParagraph"/>
        <w:numPr>
          <w:ilvl w:val="0"/>
          <w:numId w:val="6"/>
        </w:numPr>
        <w:spacing w:after="160"/>
        <w:ind w:left="1276"/>
      </w:pPr>
      <w:r w:rsidRPr="009F41B5">
        <w:lastRenderedPageBreak/>
        <w:t xml:space="preserve">Melaksanakan akreditasi secara efisien, </w:t>
      </w:r>
      <w:proofErr w:type="spellStart"/>
      <w:r w:rsidRPr="009F41B5">
        <w:t>handal</w:t>
      </w:r>
      <w:proofErr w:type="spellEnd"/>
      <w:r w:rsidRPr="009F41B5">
        <w:t>, serta akurat; dan</w:t>
      </w:r>
    </w:p>
    <w:p w14:paraId="1E8302C1" w14:textId="77777777" w:rsidR="00F54B1B" w:rsidRPr="009F41B5" w:rsidRDefault="00F54B1B" w:rsidP="00CB25F4">
      <w:pPr>
        <w:pStyle w:val="ListParagraph"/>
        <w:numPr>
          <w:ilvl w:val="0"/>
          <w:numId w:val="6"/>
        </w:numPr>
        <w:spacing w:after="160"/>
        <w:ind w:left="1276"/>
      </w:pPr>
      <w:r w:rsidRPr="009F41B5">
        <w:t>Mengembangkan lembaga akreditasi mandiri yang bermutu.</w:t>
      </w:r>
    </w:p>
    <w:p w14:paraId="230D6BB9" w14:textId="77777777" w:rsidR="00F54B1B" w:rsidRPr="009F41B5" w:rsidRDefault="00F54B1B" w:rsidP="00F54B1B">
      <w:pPr>
        <w:pStyle w:val="Heading2"/>
        <w:ind w:left="567" w:hanging="567"/>
      </w:pPr>
      <w:bookmarkStart w:id="62" w:name="_Toc21275218"/>
      <w:r w:rsidRPr="009F41B5">
        <w:t>Borang 9 Kriteria</w:t>
      </w:r>
      <w:bookmarkEnd w:id="62"/>
    </w:p>
    <w:p w14:paraId="54EA683B" w14:textId="77777777" w:rsidR="00F54B1B" w:rsidRPr="009F41B5" w:rsidRDefault="00F54B1B" w:rsidP="00F54B1B">
      <w:pPr>
        <w:ind w:firstLine="567"/>
      </w:pPr>
      <w:r w:rsidRPr="009F41B5">
        <w:t xml:space="preserve">Pada tahun 2019, BAN-PT mengeluarkan standar baru untuk akreditasi perguruan tinggi dan program studi, yaitu borang 9 Kriteria, </w:t>
      </w:r>
      <w:proofErr w:type="spellStart"/>
      <w:r w:rsidRPr="009F41B5">
        <w:t>dimana</w:t>
      </w:r>
      <w:proofErr w:type="spellEnd"/>
      <w:r w:rsidRPr="009F41B5">
        <w:t xml:space="preserve"> penilaian dibagi menjadi 9 poin yaitu:</w:t>
      </w:r>
    </w:p>
    <w:p w14:paraId="3FAD78F9" w14:textId="77777777" w:rsidR="00F54B1B" w:rsidRPr="009F41B5" w:rsidRDefault="00F54B1B" w:rsidP="00CB25F4">
      <w:pPr>
        <w:pStyle w:val="ListParagraph"/>
        <w:numPr>
          <w:ilvl w:val="0"/>
          <w:numId w:val="7"/>
        </w:numPr>
        <w:spacing w:after="160"/>
      </w:pPr>
      <w:r w:rsidRPr="009F41B5">
        <w:t>Visi, Misi, Tujuan, dan Strategi.</w:t>
      </w:r>
    </w:p>
    <w:p w14:paraId="7D06C49E" w14:textId="77777777" w:rsidR="00F54B1B" w:rsidRPr="009F41B5" w:rsidRDefault="00F54B1B" w:rsidP="00CB25F4">
      <w:pPr>
        <w:pStyle w:val="ListParagraph"/>
        <w:numPr>
          <w:ilvl w:val="0"/>
          <w:numId w:val="7"/>
        </w:numPr>
        <w:spacing w:after="160"/>
      </w:pPr>
      <w:r w:rsidRPr="009F41B5">
        <w:t xml:space="preserve">Tata Pamong, Tata Kelola, dan </w:t>
      </w:r>
      <w:proofErr w:type="spellStart"/>
      <w:r w:rsidRPr="009F41B5">
        <w:t>Kerjasama</w:t>
      </w:r>
      <w:proofErr w:type="spellEnd"/>
      <w:r w:rsidRPr="009F41B5">
        <w:t>.</w:t>
      </w:r>
    </w:p>
    <w:p w14:paraId="07B1CB47" w14:textId="77777777" w:rsidR="00F54B1B" w:rsidRPr="009F41B5" w:rsidRDefault="00F54B1B" w:rsidP="00CB25F4">
      <w:pPr>
        <w:pStyle w:val="ListParagraph"/>
        <w:numPr>
          <w:ilvl w:val="0"/>
          <w:numId w:val="7"/>
        </w:numPr>
        <w:spacing w:after="160"/>
      </w:pPr>
      <w:r w:rsidRPr="009F41B5">
        <w:t>Mahasiswa.</w:t>
      </w:r>
    </w:p>
    <w:p w14:paraId="4AD0093B" w14:textId="77777777" w:rsidR="00F54B1B" w:rsidRPr="009F41B5" w:rsidRDefault="00F54B1B" w:rsidP="00CB25F4">
      <w:pPr>
        <w:pStyle w:val="ListParagraph"/>
        <w:numPr>
          <w:ilvl w:val="0"/>
          <w:numId w:val="7"/>
        </w:numPr>
        <w:spacing w:after="160"/>
      </w:pPr>
      <w:r w:rsidRPr="009F41B5">
        <w:t>Sumber daya manusia.</w:t>
      </w:r>
    </w:p>
    <w:p w14:paraId="29FEFD3E" w14:textId="77777777" w:rsidR="00F54B1B" w:rsidRPr="009F41B5" w:rsidRDefault="00F54B1B" w:rsidP="00CB25F4">
      <w:pPr>
        <w:pStyle w:val="ListParagraph"/>
        <w:numPr>
          <w:ilvl w:val="0"/>
          <w:numId w:val="7"/>
        </w:numPr>
        <w:spacing w:after="160"/>
      </w:pPr>
      <w:r w:rsidRPr="009F41B5">
        <w:t>Keuangan, Sarana, dan Prasarana.</w:t>
      </w:r>
    </w:p>
    <w:p w14:paraId="36460113" w14:textId="77777777" w:rsidR="00F54B1B" w:rsidRPr="009F41B5" w:rsidRDefault="00F54B1B" w:rsidP="00CB25F4">
      <w:pPr>
        <w:pStyle w:val="ListParagraph"/>
        <w:numPr>
          <w:ilvl w:val="0"/>
          <w:numId w:val="7"/>
        </w:numPr>
        <w:spacing w:after="160"/>
      </w:pPr>
      <w:r w:rsidRPr="009F41B5">
        <w:t>Pendidikan.</w:t>
      </w:r>
    </w:p>
    <w:p w14:paraId="36A40FAB" w14:textId="77777777" w:rsidR="00F54B1B" w:rsidRPr="009F41B5" w:rsidRDefault="00F54B1B" w:rsidP="00CB25F4">
      <w:pPr>
        <w:pStyle w:val="ListParagraph"/>
        <w:numPr>
          <w:ilvl w:val="0"/>
          <w:numId w:val="7"/>
        </w:numPr>
        <w:spacing w:after="160"/>
      </w:pPr>
      <w:r w:rsidRPr="009F41B5">
        <w:t>Penelitian.</w:t>
      </w:r>
    </w:p>
    <w:p w14:paraId="4EF9DDD3" w14:textId="77777777" w:rsidR="00F54B1B" w:rsidRPr="009F41B5" w:rsidRDefault="00F54B1B" w:rsidP="00CB25F4">
      <w:pPr>
        <w:pStyle w:val="ListParagraph"/>
        <w:numPr>
          <w:ilvl w:val="0"/>
          <w:numId w:val="7"/>
        </w:numPr>
        <w:spacing w:after="160"/>
      </w:pPr>
      <w:r w:rsidRPr="009F41B5">
        <w:t>Pengabdian Kepada Masyarakat.</w:t>
      </w:r>
    </w:p>
    <w:p w14:paraId="62BFC529" w14:textId="77777777" w:rsidR="00F54B1B" w:rsidRPr="009F41B5" w:rsidRDefault="00F54B1B" w:rsidP="00CB25F4">
      <w:pPr>
        <w:pStyle w:val="ListParagraph"/>
        <w:numPr>
          <w:ilvl w:val="0"/>
          <w:numId w:val="7"/>
        </w:numPr>
        <w:spacing w:after="160"/>
      </w:pPr>
      <w:r w:rsidRPr="009F41B5">
        <w:t xml:space="preserve">Luaran dan Capaian </w:t>
      </w:r>
      <w:proofErr w:type="spellStart"/>
      <w:r w:rsidRPr="009F41B5">
        <w:t>Tridharma</w:t>
      </w:r>
      <w:proofErr w:type="spellEnd"/>
      <w:r w:rsidRPr="009F41B5">
        <w:t>.</w:t>
      </w:r>
    </w:p>
    <w:p w14:paraId="71FBAA1B" w14:textId="77777777" w:rsidR="00F54B1B" w:rsidRPr="009F41B5" w:rsidRDefault="00F54B1B" w:rsidP="00F54B1B">
      <w:pPr>
        <w:ind w:left="567"/>
      </w:pPr>
      <w:r w:rsidRPr="009F41B5">
        <w:t>Untuk masing-masing dari poin kriteria dibagi menjadi 7 sub-poin yaitu:</w:t>
      </w:r>
    </w:p>
    <w:p w14:paraId="5EB9C372" w14:textId="77777777" w:rsidR="00F54B1B" w:rsidRPr="009F41B5" w:rsidRDefault="00F54B1B" w:rsidP="00F54B1B">
      <w:pPr>
        <w:numPr>
          <w:ilvl w:val="6"/>
          <w:numId w:val="1"/>
        </w:numPr>
        <w:ind w:left="1276"/>
      </w:pPr>
      <w:r w:rsidRPr="009F41B5">
        <w:t>Latar belakang.</w:t>
      </w:r>
    </w:p>
    <w:p w14:paraId="178BCD26" w14:textId="77777777" w:rsidR="00F54B1B" w:rsidRPr="009F41B5" w:rsidRDefault="00F54B1B" w:rsidP="00F54B1B">
      <w:pPr>
        <w:numPr>
          <w:ilvl w:val="6"/>
          <w:numId w:val="1"/>
        </w:numPr>
        <w:ind w:left="1276"/>
      </w:pPr>
      <w:r w:rsidRPr="009F41B5">
        <w:t>Kebijakan.</w:t>
      </w:r>
    </w:p>
    <w:p w14:paraId="6949F163" w14:textId="77777777" w:rsidR="00F54B1B" w:rsidRPr="009F41B5" w:rsidRDefault="00F54B1B" w:rsidP="00F54B1B">
      <w:pPr>
        <w:numPr>
          <w:ilvl w:val="6"/>
          <w:numId w:val="1"/>
        </w:numPr>
        <w:ind w:left="1276"/>
      </w:pPr>
      <w:r w:rsidRPr="009F41B5">
        <w:t>Strategi Pencapaian.</w:t>
      </w:r>
    </w:p>
    <w:p w14:paraId="54BE40D9" w14:textId="77777777" w:rsidR="00F54B1B" w:rsidRPr="009F41B5" w:rsidRDefault="00F54B1B" w:rsidP="00F54B1B">
      <w:pPr>
        <w:numPr>
          <w:ilvl w:val="6"/>
          <w:numId w:val="1"/>
        </w:numPr>
        <w:ind w:left="1276"/>
      </w:pPr>
      <w:r w:rsidRPr="009F41B5">
        <w:t>Indikator Kinerja Utama.</w:t>
      </w:r>
    </w:p>
    <w:p w14:paraId="21CAB587" w14:textId="77777777" w:rsidR="00F54B1B" w:rsidRPr="009F41B5" w:rsidRDefault="00F54B1B" w:rsidP="00F54B1B">
      <w:pPr>
        <w:numPr>
          <w:ilvl w:val="6"/>
          <w:numId w:val="1"/>
        </w:numPr>
        <w:ind w:left="1276"/>
      </w:pPr>
      <w:r w:rsidRPr="009F41B5">
        <w:t>Indikator Kinerja Tambahan.</w:t>
      </w:r>
    </w:p>
    <w:p w14:paraId="78A2B6B5" w14:textId="77777777" w:rsidR="00F54B1B" w:rsidRPr="009F41B5" w:rsidRDefault="00F54B1B" w:rsidP="00F54B1B">
      <w:pPr>
        <w:numPr>
          <w:ilvl w:val="6"/>
          <w:numId w:val="1"/>
        </w:numPr>
        <w:ind w:left="1276"/>
      </w:pPr>
      <w:r w:rsidRPr="009F41B5">
        <w:t>Evaluasi Capaian Kinerja.</w:t>
      </w:r>
    </w:p>
    <w:p w14:paraId="15484693" w14:textId="77777777" w:rsidR="00F54B1B" w:rsidRPr="009F41B5" w:rsidRDefault="00F54B1B" w:rsidP="00F54B1B">
      <w:pPr>
        <w:numPr>
          <w:ilvl w:val="6"/>
          <w:numId w:val="1"/>
        </w:numPr>
        <w:ind w:left="1276"/>
      </w:pPr>
      <w:r w:rsidRPr="009F41B5">
        <w:t>Kesimpulan Hasil Evaluasi Ketercapaian dan Tindak Lanjut.</w:t>
      </w:r>
    </w:p>
    <w:p w14:paraId="10C842F5" w14:textId="77777777" w:rsidR="00F54B1B" w:rsidRPr="009F41B5" w:rsidRDefault="00F54B1B" w:rsidP="00F54B1B">
      <w:pPr>
        <w:ind w:firstLine="567"/>
      </w:pPr>
      <w:r w:rsidRPr="009F41B5">
        <w:t xml:space="preserve">Instrumen borang 9 kriteria ini terdiri dari 2 bagian yaitu: Laporan Kinerja Perguruan Tinggi (LK), dan Laporan Evaluasi Diri (LED). Laporan Kinerja berisi data-data kuantitatif yang secara bertahap diambil dari Pangkalan Data Pendidikan Tinggi (PD-Dikti) yang berisi capaian indikator dari kinerja perguruan tinggi atau </w:t>
      </w:r>
      <w:r w:rsidRPr="009F41B5">
        <w:lastRenderedPageBreak/>
        <w:t xml:space="preserve">program studi. Sedangkan Laporan Evaluasi Diri merupakan dokumen evaluasi yang disusun secara komprehensif sebagai bagian dari pengembangan institusi, tidak hanya menggambarkan status capaian suatu kriteria, melainkan juga berisi analisis terhadap tercapai atau tidak tercapainya suatu kriteria </w:t>
      </w:r>
      <w:r w:rsidRPr="009F41B5">
        <w:fldChar w:fldCharType="begin" w:fldLock="1"/>
      </w:r>
      <w:r w:rsidRPr="009F41B5">
        <w:instrText>ADDIN CSL_CITATION {"citationItems":[{"id":"ITEM-1","itemData":{"author":[{"dropping-particle":"","family":"BAN-PT","given":"","non-dropping-particle":"","parse-names":false,"suffix":""}],"id":"ITEM-1","issued":{"date-parts":[["2018"]]},"publisher":"BAN-PT","publisher-place":"Jakarta","title":"Peraturan BAN-PT No 59 Tahun 2018 (Lampiran) tentang Panduan Penyusunan Laporan Kinerja Perguruan Tinggi","type":"book"},"uris":["http://www.mendeley.com/documents/?uuid=83de40ae-7167-4e95-b73c-fc20ca8b4304"]}],"mendeley":{"formattedCitation":"(BAN-PT, 2018b)","plainTextFormattedCitation":"(BAN-PT, 2018b)","previouslyFormattedCitation":"(BAN-PT, 2018b)"},"properties":{"noteIndex":0},"schema":"https://github.com/citation-style-language/schema/raw/master/csl-citation.json"}</w:instrText>
      </w:r>
      <w:r w:rsidRPr="009F41B5">
        <w:fldChar w:fldCharType="separate"/>
      </w:r>
      <w:r w:rsidRPr="009F41B5">
        <w:t>(BAN-PT, 2018b)</w:t>
      </w:r>
      <w:r w:rsidRPr="009F41B5">
        <w:fldChar w:fldCharType="end"/>
      </w:r>
      <w:r w:rsidRPr="009F41B5">
        <w:t>.</w:t>
      </w:r>
    </w:p>
    <w:p w14:paraId="6DBD6467" w14:textId="77777777" w:rsidR="00F54B1B" w:rsidRPr="009F41B5" w:rsidRDefault="00F54B1B" w:rsidP="00F54B1B">
      <w:pPr>
        <w:pStyle w:val="Heading2"/>
        <w:spacing w:before="100" w:beforeAutospacing="1"/>
        <w:ind w:left="567" w:hanging="567"/>
        <w:rPr>
          <w:rFonts w:cs="Times New Roman"/>
          <w:i/>
          <w:iCs/>
        </w:rPr>
      </w:pPr>
      <w:bookmarkStart w:id="63" w:name="_Toc21275219"/>
      <w:proofErr w:type="spellStart"/>
      <w:r w:rsidRPr="009F41B5">
        <w:rPr>
          <w:rFonts w:cs="Times New Roman"/>
          <w:i/>
          <w:iCs/>
        </w:rPr>
        <w:t>Dashboard</w:t>
      </w:r>
      <w:bookmarkEnd w:id="63"/>
      <w:proofErr w:type="spellEnd"/>
    </w:p>
    <w:p w14:paraId="15C1B47D" w14:textId="77777777" w:rsidR="00F54B1B" w:rsidRPr="009F41B5" w:rsidRDefault="00F54B1B" w:rsidP="00F54B1B">
      <w:pPr>
        <w:ind w:firstLine="567"/>
      </w:pPr>
      <w:r w:rsidRPr="009F41B5">
        <w:t>Istilah dasbor (</w:t>
      </w:r>
      <w:proofErr w:type="spellStart"/>
      <w:r w:rsidRPr="009F41B5">
        <w:rPr>
          <w:i/>
          <w:iCs/>
        </w:rPr>
        <w:t>Dashboard</w:t>
      </w:r>
      <w:proofErr w:type="spellEnd"/>
      <w:r w:rsidRPr="009F41B5">
        <w:rPr>
          <w:i/>
          <w:iCs/>
        </w:rPr>
        <w:t>)</w:t>
      </w:r>
      <w:r w:rsidRPr="009F41B5">
        <w:t xml:space="preserve"> dalam dunia informatika merupakan nama baru dari Sistem Informasi Eksekutif dikembangkan pada tahun 1980-an yang mana implementasinya untuk kantor-kantor pejabat eksekutif dan jumlahnya sedikit </w:t>
      </w:r>
      <w:r w:rsidRPr="009F41B5">
        <w:fldChar w:fldCharType="begin" w:fldLock="1"/>
      </w:r>
      <w:r w:rsidRPr="009F41B5">
        <w:instrText>ADDIN CSL_CITATION {"citationItems":[{"id":"ITEM-1","itemData":{"ISBN":"0-596-10016-7","abstract":"Dashboard offer a unique and powerful solution to an organization's need for information, but they usually fall far short of their potential. Dashboard must be seen in historical context to understand and appreciate how and why they've come about, why they've become so popular, and why despite many problems that undermine their value today they offer benefits worth pusuing. To date, little serious attention has been given to their visual design. This book strives to fill this gap. However, confusion abounds, demanding a clear definition of dashboards before we can explore the visual design principles and practices that must be applied if they are to live up to their unique promise.","author":[{"dropping-particle":"","family":"Few","given":"Stephen","non-dropping-particle":"","parse-names":false,"suffix":""}],"container-title":"Information Dashboard Design The Effective Visual Communication of Data","id":"ITEM-1","issued":{"date-parts":[["2006"]]},"number-of-pages":"223","title":"Information Dashboard Design The Effective Visual Communication of Data","type":"book"},"uris":["http://www.mendeley.com/documents/?uuid=ed328485-ccab-4368-9a66-b69c6783d4d1"]}],"mendeley":{"formattedCitation":"(Few, 2006)","plainTextFormattedCitation":"(Few, 2006)","previouslyFormattedCitation":"(Few, 2006)"},"properties":{"noteIndex":0},"schema":"https://github.com/citation-style-language/schema/raw/master/csl-citation.json"}</w:instrText>
      </w:r>
      <w:r w:rsidRPr="009F41B5">
        <w:fldChar w:fldCharType="separate"/>
      </w:r>
      <w:r w:rsidRPr="009F41B5">
        <w:t>(Few, 2006)</w:t>
      </w:r>
      <w:r w:rsidRPr="009F41B5">
        <w:fldChar w:fldCharType="end"/>
      </w:r>
      <w:r w:rsidRPr="009F41B5">
        <w:t>.</w:t>
      </w:r>
    </w:p>
    <w:p w14:paraId="4335D6A2" w14:textId="77777777" w:rsidR="00F54B1B" w:rsidRPr="009F41B5" w:rsidRDefault="00F54B1B" w:rsidP="00F54B1B">
      <w:pPr>
        <w:ind w:firstLine="567"/>
      </w:pPr>
      <w:r w:rsidRPr="009F41B5">
        <w:t xml:space="preserve">Stephen </w:t>
      </w:r>
      <w:proofErr w:type="spellStart"/>
      <w:r w:rsidRPr="009F41B5">
        <w:t>Few</w:t>
      </w:r>
      <w:proofErr w:type="spellEnd"/>
      <w:r w:rsidRPr="009F41B5">
        <w:t xml:space="preserve"> </w:t>
      </w:r>
      <w:r w:rsidRPr="009F41B5">
        <w:fldChar w:fldCharType="begin" w:fldLock="1"/>
      </w:r>
      <w:r w:rsidRPr="009F41B5">
        <w:instrText>ADDIN CSL_CITATION {"citationItems":[{"id":"ITEM-1","itemData":{"ISBN":"0-596-10016-7","abstract":"Dashboard offer a unique and powerful solution to an organization's need for information, but they usually fall far short of their potential. Dashboard must be seen in historical context to understand and appreciate how and why they've come about, why they've become so popular, and why despite many problems that undermine their value today they offer benefits worth pusuing. To date, little serious attention has been given to their visual design. This book strives to fill this gap. However, confusion abounds, demanding a clear definition of dashboards before we can explore the visual design principles and practices that must be applied if they are to live up to their unique promise.","author":[{"dropping-particle":"","family":"Few","given":"Stephen","non-dropping-particle":"","parse-names":false,"suffix":""}],"container-title":"Information Dashboard Design The Effective Visual Communication of Data","id":"ITEM-1","issued":{"date-parts":[["2006"]]},"number-of-pages":"223","title":"Information Dashboard Design The Effective Visual Communication of Data","type":"book"},"uris":["http://www.mendeley.com/documents/?uuid=ed328485-ccab-4368-9a66-b69c6783d4d1"]}],"mendeley":{"formattedCitation":"(Few, 2006)","manualFormatting":"(2006)","plainTextFormattedCitation":"(Few, 2006)","previouslyFormattedCitation":"(Few, 2006)"},"properties":{"noteIndex":0},"schema":"https://github.com/citation-style-language/schema/raw/master/csl-citation.json"}</w:instrText>
      </w:r>
      <w:r w:rsidRPr="009F41B5">
        <w:fldChar w:fldCharType="separate"/>
      </w:r>
      <w:r w:rsidRPr="009F41B5">
        <w:t>(2006)</w:t>
      </w:r>
      <w:r w:rsidRPr="009F41B5">
        <w:fldChar w:fldCharType="end"/>
      </w:r>
      <w:r w:rsidRPr="009F41B5">
        <w:t xml:space="preserve"> mengklasifikasikan dasbor menurut perannya menjadi 3 jenis yaitu: Dasbor untuk tujuan strategi (strategis), dasbor untuk tujuan analisis(taktis), dan dasbor untuk tujuan operasional. </w:t>
      </w:r>
    </w:p>
    <w:p w14:paraId="0377D9AD" w14:textId="77777777" w:rsidR="00F54B1B" w:rsidRPr="009F41B5" w:rsidRDefault="00F54B1B" w:rsidP="00F54B1B">
      <w:pPr>
        <w:ind w:firstLine="567"/>
      </w:pPr>
      <w:r w:rsidRPr="009F41B5">
        <w:t xml:space="preserve">Dasbor strategis digunakan dalam mendukung manajemen level strategis untuk informasi dalam membuat keputusan bisnis, prediksi peluang, dan arahan untuk mencapai tujuan strategis. Sedangkan dasbor tipe taktis dimanfaatkan untuk proses analisis dalam menentukan penyebab dari suatu kondisi. Terakhir, dasbor tipe operasional </w:t>
      </w:r>
      <w:proofErr w:type="spellStart"/>
      <w:r w:rsidRPr="009F41B5">
        <w:t>diguakan</w:t>
      </w:r>
      <w:proofErr w:type="spellEnd"/>
      <w:r w:rsidRPr="009F41B5">
        <w:t xml:space="preserve"> untuk mendukung proses </w:t>
      </w:r>
      <w:proofErr w:type="spellStart"/>
      <w:r w:rsidRPr="009F41B5">
        <w:t>monitoring</w:t>
      </w:r>
      <w:proofErr w:type="spellEnd"/>
      <w:r w:rsidRPr="009F41B5">
        <w:t xml:space="preserve"> dan </w:t>
      </w:r>
      <w:proofErr w:type="spellStart"/>
      <w:r w:rsidRPr="009F41B5">
        <w:t>aktifitas</w:t>
      </w:r>
      <w:proofErr w:type="spellEnd"/>
      <w:r w:rsidRPr="009F41B5">
        <w:t xml:space="preserve"> dari proses bisnis </w:t>
      </w:r>
      <w:r w:rsidRPr="009F41B5">
        <w:fldChar w:fldCharType="begin" w:fldLock="1"/>
      </w:r>
      <w:r w:rsidRPr="009F41B5">
        <w:instrText>ADDIN CSL_CITATION {"citationItems":[{"id":"ITEM-1","itemData":{"ISBN":"9780470413470","author":[{"dropping-particle":"","family":"Rasmussen","given":"Nils","non-dropping-particle":"","parse-names":false,"suffix":""},{"dropping-particle":"","family":"Chen","given":"Claire Y.","non-dropping-particle":"","parse-names":false,"suffix":""},{"dropping-particle":"","family":"Bansal","given":"Manish","non-dropping-particle":"","parse-names":false,"suffix":""}],"id":"ITEM-1","issue":"c","issued":{"date-parts":[["2009"]]},"number-of-pages":"2-6","publisher":"John Wiley &amp; Sons","publisher-place":"New Jersey","title":"Business Dashboards A Visual Catalog for Design and Deployment","type":"book"},"uris":["http://www.mendeley.com/documents/?uuid=b8fa91c0-ce9e-4b0e-89d0-f3ef9357bda8"]}],"mendeley":{"formattedCitation":"(Rasmussen, Chen, &amp; Bansal, 2009)","plainTextFormattedCitation":"(Rasmussen, Chen, &amp; Bansal, 2009)","previouslyFormattedCitation":"(Rasmussen, Chen, &amp; Bansal, 2009)"},"properties":{"noteIndex":0},"schema":"https://github.com/citation-style-language/schema/raw/master/csl-citation.json"}</w:instrText>
      </w:r>
      <w:r w:rsidRPr="009F41B5">
        <w:fldChar w:fldCharType="separate"/>
      </w:r>
      <w:r w:rsidRPr="009F41B5">
        <w:t>(Rasmussen, Chen, &amp; Bansal, 2009)</w:t>
      </w:r>
      <w:r w:rsidRPr="009F41B5">
        <w:fldChar w:fldCharType="end"/>
      </w:r>
      <w:r w:rsidRPr="009F41B5">
        <w:t>.</w:t>
      </w:r>
    </w:p>
    <w:p w14:paraId="27E666A4" w14:textId="77777777" w:rsidR="00F54B1B" w:rsidRPr="009F41B5" w:rsidRDefault="00F54B1B" w:rsidP="00F54B1B">
      <w:pPr>
        <w:pStyle w:val="Heading2"/>
        <w:ind w:left="567" w:hanging="644"/>
        <w:rPr>
          <w:rFonts w:cs="Times New Roman"/>
        </w:rPr>
      </w:pPr>
      <w:bookmarkStart w:id="64" w:name="_Toc21275220"/>
      <w:r w:rsidRPr="009F41B5">
        <w:rPr>
          <w:rFonts w:cs="Times New Roman"/>
        </w:rPr>
        <w:t xml:space="preserve">Model Pengembangan </w:t>
      </w:r>
      <w:proofErr w:type="spellStart"/>
      <w:r w:rsidRPr="009F41B5">
        <w:rPr>
          <w:rFonts w:cs="Times New Roman"/>
          <w:i/>
          <w:iCs/>
        </w:rPr>
        <w:t>Waterfall</w:t>
      </w:r>
      <w:bookmarkEnd w:id="64"/>
      <w:proofErr w:type="spellEnd"/>
    </w:p>
    <w:p w14:paraId="4CFC5C2C" w14:textId="61B7EA16" w:rsidR="00F54B1B" w:rsidRPr="009F41B5" w:rsidRDefault="00F54B1B" w:rsidP="00F54B1B">
      <w:pPr>
        <w:ind w:firstLine="567"/>
      </w:pPr>
      <w:r w:rsidRPr="009F41B5">
        <w:t xml:space="preserve">Model air terjun merupakan </w:t>
      </w:r>
      <w:proofErr w:type="spellStart"/>
      <w:r w:rsidRPr="009F41B5">
        <w:rPr>
          <w:i/>
          <w:iCs/>
        </w:rPr>
        <w:t>Software</w:t>
      </w:r>
      <w:proofErr w:type="spellEnd"/>
      <w:r w:rsidRPr="009F41B5">
        <w:rPr>
          <w:i/>
          <w:iCs/>
        </w:rPr>
        <w:t xml:space="preserve"> Development Life </w:t>
      </w:r>
      <w:proofErr w:type="spellStart"/>
      <w:r w:rsidRPr="009F41B5">
        <w:rPr>
          <w:i/>
          <w:iCs/>
        </w:rPr>
        <w:t>Cycle</w:t>
      </w:r>
      <w:proofErr w:type="spellEnd"/>
      <w:r w:rsidRPr="009F41B5">
        <w:t xml:space="preserve"> (SDLC) atau siklus pengembangan perangkat lunak yang bersifat sistematis dan berurutan dari awal hingga akhir. Mulai dari pembuatan spesifikasi kebutuhan pengguna lalu dilanjutkan kepada tahap perencanaan, permodelan atau analisa sistem, penulisan kode sistem, serta </w:t>
      </w:r>
      <w:proofErr w:type="spellStart"/>
      <w:r w:rsidRPr="009F41B5">
        <w:t>perilisan</w:t>
      </w:r>
      <w:proofErr w:type="spellEnd"/>
      <w:r w:rsidRPr="009F41B5">
        <w:t xml:space="preserve"> perangkat lunak yang dilengkapi dengan dukungan pada perangkat lunak lengkap yang dihasilkan </w:t>
      </w:r>
      <w:r w:rsidRPr="009F41B5">
        <w:fldChar w:fldCharType="begin" w:fldLock="1"/>
      </w:r>
      <w:r w:rsidRPr="009F41B5">
        <w:instrText>ADDIN CSL_CITATION {"citationItems":[{"id":"ITEM-1","itemData":{"DOI":"10.1017/CBO9781107415324.004","ISBN":"978-0-07-337597-7","ISSN":"1098-6596","PMID":"25246403","abstract":"Title: Software Engineering A Practitioner's Approach 7th Ed - Roger S. Pressman SubTitle: ; Volume: ; Serie: ; Edition: 7 ; Authors: Pressman, Roger S. ; Year: 2009 ; Pages: 0 ; Editor: ; Publisher: l ; ISBN: 978-0-07-337597-7 ; Keywords: Engineering; Approach; Practitioner; Software; Pressman ;","author":[{"dropping-particle":"","family":"Pressman","given":"Roger S","non-dropping-particle":"","parse-names":false,"suffix":""}],"edition":"7","id":"ITEM-1","issued":{"date-parts":[["2009"]]},"publisher":"McGraw Hil","publisher-place":"New York","title":"Software Engineering A Practitioner's Approach 7th Ed - Roger S. Pressman","type":"book"},"uris":["http://www.mendeley.com/documents/?uuid=631780f8-f8fa-40b1-b029-135df74a5f7a"]}],"mendeley":{"formattedCitation":"(Pressman, 2009)","plainTextFormattedCitation":"(Pressman, 2009)","previouslyFormattedCitation":"(Pressman, 2009)"},"properties":{"noteIndex":0},"schema":"https://github.com/citation-style-language/schema/raw/master/csl-citation.json"}</w:instrText>
      </w:r>
      <w:r w:rsidRPr="009F41B5">
        <w:fldChar w:fldCharType="separate"/>
      </w:r>
      <w:r w:rsidRPr="009F41B5">
        <w:t>(Pressman, 2009)</w:t>
      </w:r>
      <w:r w:rsidRPr="009F41B5">
        <w:fldChar w:fldCharType="end"/>
      </w:r>
      <w:r w:rsidRPr="009F41B5">
        <w:t>.</w:t>
      </w:r>
    </w:p>
    <w:p w14:paraId="71C42D98" w14:textId="77777777" w:rsidR="00F54B1B" w:rsidRPr="009F41B5" w:rsidRDefault="00F54B1B" w:rsidP="00F54B1B">
      <w:pPr>
        <w:ind w:firstLine="567"/>
      </w:pPr>
    </w:p>
    <w:p w14:paraId="0E160AB2" w14:textId="77777777" w:rsidR="00F54B1B" w:rsidRPr="009F41B5" w:rsidRDefault="00F54B1B" w:rsidP="00F54B1B">
      <w:pPr>
        <w:ind w:firstLine="567"/>
      </w:pPr>
    </w:p>
    <w:p w14:paraId="7EA5067B" w14:textId="77777777" w:rsidR="00F54B1B" w:rsidRPr="009F41B5" w:rsidRDefault="00F54B1B" w:rsidP="00F54B1B">
      <w:pPr>
        <w:ind w:firstLine="567"/>
      </w:pPr>
    </w:p>
    <w:p w14:paraId="6C089210" w14:textId="04139E5F" w:rsidR="00F54B1B" w:rsidRPr="009F41B5" w:rsidRDefault="00F54B1B" w:rsidP="00F54B1B">
      <w:pPr>
        <w:ind w:firstLine="567"/>
      </w:pPr>
      <w:r w:rsidRPr="009F41B5">
        <w:rPr>
          <w:noProof/>
        </w:rPr>
        <w:lastRenderedPageBreak/>
        <mc:AlternateContent>
          <mc:Choice Requires="wps">
            <w:drawing>
              <wp:anchor distT="0" distB="0" distL="114300" distR="114300" simplePos="0" relativeHeight="251671552" behindDoc="0" locked="0" layoutInCell="1" allowOverlap="1" wp14:anchorId="0D01E486" wp14:editId="33CF5079">
                <wp:simplePos x="0" y="0"/>
                <wp:positionH relativeFrom="column">
                  <wp:posOffset>750570</wp:posOffset>
                </wp:positionH>
                <wp:positionV relativeFrom="paragraph">
                  <wp:posOffset>1530350</wp:posOffset>
                </wp:positionV>
                <wp:extent cx="3981450" cy="635"/>
                <wp:effectExtent l="0" t="0" r="0" b="0"/>
                <wp:wrapTopAndBottom/>
                <wp:docPr id="16" name="Text Box 16"/>
                <wp:cNvGraphicFramePr/>
                <a:graphic xmlns:a="http://schemas.openxmlformats.org/drawingml/2006/main">
                  <a:graphicData uri="http://schemas.microsoft.com/office/word/2010/wordprocessingShape">
                    <wps:wsp>
                      <wps:cNvSpPr txBox="1"/>
                      <wps:spPr>
                        <a:xfrm>
                          <a:off x="0" y="0"/>
                          <a:ext cx="3981450" cy="635"/>
                        </a:xfrm>
                        <a:prstGeom prst="rect">
                          <a:avLst/>
                        </a:prstGeom>
                        <a:solidFill>
                          <a:prstClr val="white"/>
                        </a:solidFill>
                        <a:ln>
                          <a:noFill/>
                        </a:ln>
                      </wps:spPr>
                      <wps:txbx>
                        <w:txbxContent>
                          <w:p w14:paraId="447FC67E" w14:textId="1922DD4F" w:rsidR="006C5F87" w:rsidRPr="004E30E0" w:rsidRDefault="006C5F87" w:rsidP="00F54B1B">
                            <w:pPr>
                              <w:pStyle w:val="Caption"/>
                              <w:rPr>
                                <w:noProof/>
                                <w:sz w:val="24"/>
                              </w:rPr>
                            </w:pPr>
                            <w:r>
                              <w:t xml:space="preserve">Gambar </w:t>
                            </w:r>
                            <w:r w:rsidR="001E2368">
                              <w:fldChar w:fldCharType="begin"/>
                            </w:r>
                            <w:r w:rsidR="001E2368">
                              <w:instrText xml:space="preserve"> STYLEREF 1 \s </w:instrText>
                            </w:r>
                            <w:r w:rsidR="001E2368">
                              <w:fldChar w:fldCharType="separate"/>
                            </w:r>
                            <w:r w:rsidR="001E2368">
                              <w:rPr>
                                <w:noProof/>
                              </w:rPr>
                              <w:t>II</w:t>
                            </w:r>
                            <w:r w:rsidR="001E2368">
                              <w:fldChar w:fldCharType="end"/>
                            </w:r>
                            <w:r w:rsidR="001E2368">
                              <w:t>.</w:t>
                            </w:r>
                            <w:r w:rsidR="001E2368">
                              <w:fldChar w:fldCharType="begin"/>
                            </w:r>
                            <w:r w:rsidR="001E2368">
                              <w:instrText xml:space="preserve"> SEQ Gambar \* ARABIC \s 1 </w:instrText>
                            </w:r>
                            <w:r w:rsidR="001E2368">
                              <w:fldChar w:fldCharType="separate"/>
                            </w:r>
                            <w:r w:rsidR="001E2368">
                              <w:rPr>
                                <w:noProof/>
                              </w:rPr>
                              <w:t>1</w:t>
                            </w:r>
                            <w:r w:rsidR="001E2368">
                              <w:fldChar w:fldCharType="end"/>
                            </w:r>
                            <w:r>
                              <w:t xml:space="preserve"> </w:t>
                            </w:r>
                            <w:r w:rsidRPr="00E020BA">
                              <w:t xml:space="preserve">Ilustrasi model </w:t>
                            </w:r>
                            <w:r w:rsidRPr="00F26DEA">
                              <w:rPr>
                                <w:i/>
                              </w:rPr>
                              <w:t>waterfall</w:t>
                            </w:r>
                            <w:r w:rsidRPr="00E020BA">
                              <w:t xml:space="preserve"> (</w:t>
                            </w:r>
                            <w:r w:rsidRPr="00E020BA">
                              <w:fldChar w:fldCharType="begin" w:fldLock="1"/>
                            </w:r>
                            <w:r>
                              <w:instrText>ADDIN CSL_CITATION {"citationItems":[{"id":"ITEM-1","itemData":{"ISBN":"978-602-1514-05-4","author":[{"dropping-particle":"","family":"Rosa","given":"A.S.","non-dropping-particle":"","parse-names":false,"suffix":""},{"dropping-particle":"","family":"Shalahuddin","given":"M.","non-dropping-particle":"","parse-names":false,"suffix":""}],"id":"ITEM-1","issued":{"date-parts":[["2015"]]},"publisher":"Informatika","publisher-place":"Bandung","title":"Rekayasa Perangkat Lunak Terstruktur dan Berorientasi Objek","type":"book"},"uris":["http://www.mendeley.com/documents/?uuid=ac3ca6ee-4590-4e07-9235-bce4c37b697a"]}],"mendeley":{"formattedCitation":"(Rosa &amp; Shalahuddin, 2015)","manualFormatting":"Rosa &amp; Shalahuddin, 2015)","plainTextFormattedCitation":"(Rosa &amp; Shalahuddin, 2015)","previouslyFormattedCitation":"(Rosa &amp; Shalahuddin, 2015)"},"properties":{"noteIndex":0},"schema":"https://github.com/citation-style-language/schema/raw/master/csl-citation.json"}</w:instrText>
                            </w:r>
                            <w:r w:rsidRPr="00E020BA">
                              <w:fldChar w:fldCharType="separate"/>
                            </w:r>
                            <w:r w:rsidRPr="00E020BA">
                              <w:rPr>
                                <w:noProof/>
                              </w:rPr>
                              <w:t>Rosa &amp; Shalahuddin,</w:t>
                            </w:r>
                            <w:r>
                              <w:rPr>
                                <w:noProof/>
                                <w:lang w:val="en-US"/>
                              </w:rPr>
                              <w:t xml:space="preserve"> </w:t>
                            </w:r>
                            <w:r w:rsidRPr="00E020BA">
                              <w:rPr>
                                <w:noProof/>
                              </w:rPr>
                              <w:t>2015)</w:t>
                            </w:r>
                            <w:r w:rsidRPr="00E020BA">
                              <w:fldChar w:fldCharType="end"/>
                            </w:r>
                            <w:r>
                              <w:rPr>
                                <w:lang w:val="en-US"/>
                              </w:rPr>
                              <w: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D01E486" id="_x0000_t202" coordsize="21600,21600" o:spt="202" path="m,l,21600r21600,l21600,xe">
                <v:stroke joinstyle="miter"/>
                <v:path gradientshapeok="t" o:connecttype="rect"/>
              </v:shapetype>
              <v:shape id="Text Box 16" o:spid="_x0000_s1026" type="#_x0000_t202" style="position:absolute;left:0;text-align:left;margin-left:59.1pt;margin-top:120.5pt;width:313.5pt;height:.05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" stroked="f">
                <v:textbox style="mso-fit-shape-to-text:t" inset="0,0,0,0">
                  <w:txbxContent>
                    <w:p w14:paraId="447FC67E" w14:textId="1922DD4F" w:rsidR="006C5F87" w:rsidRPr="004E30E0" w:rsidRDefault="006C5F87" w:rsidP="00F54B1B">
                      <w:pPr>
                        <w:pStyle w:val="Caption"/>
                        <w:rPr>
                          <w:noProof/>
                          <w:sz w:val="24"/>
                        </w:rPr>
                      </w:pPr>
                      <w:r>
                        <w:t xml:space="preserve">Gambar </w:t>
                      </w:r>
                      <w:r w:rsidR="001E2368">
                        <w:fldChar w:fldCharType="begin"/>
                      </w:r>
                      <w:r w:rsidR="001E2368">
                        <w:instrText xml:space="preserve"> STYLEREF 1 \s </w:instrText>
                      </w:r>
                      <w:r w:rsidR="001E2368">
                        <w:fldChar w:fldCharType="separate"/>
                      </w:r>
                      <w:r w:rsidR="001E2368">
                        <w:rPr>
                          <w:noProof/>
                        </w:rPr>
                        <w:t>II</w:t>
                      </w:r>
                      <w:r w:rsidR="001E2368">
                        <w:fldChar w:fldCharType="end"/>
                      </w:r>
                      <w:r w:rsidR="001E2368">
                        <w:t>.</w:t>
                      </w:r>
                      <w:r w:rsidR="001E2368">
                        <w:fldChar w:fldCharType="begin"/>
                      </w:r>
                      <w:r w:rsidR="001E2368">
                        <w:instrText xml:space="preserve"> SEQ Gambar \* ARABIC \s 1 </w:instrText>
                      </w:r>
                      <w:r w:rsidR="001E2368">
                        <w:fldChar w:fldCharType="separate"/>
                      </w:r>
                      <w:r w:rsidR="001E2368">
                        <w:rPr>
                          <w:noProof/>
                        </w:rPr>
                        <w:t>1</w:t>
                      </w:r>
                      <w:r w:rsidR="001E2368">
                        <w:fldChar w:fldCharType="end"/>
                      </w:r>
                      <w:r>
                        <w:t xml:space="preserve"> </w:t>
                      </w:r>
                      <w:r w:rsidRPr="00E020BA">
                        <w:t xml:space="preserve">Ilustrasi model </w:t>
                      </w:r>
                      <w:r w:rsidRPr="00F26DEA">
                        <w:rPr>
                          <w:i/>
                        </w:rPr>
                        <w:t>waterfall</w:t>
                      </w:r>
                      <w:r w:rsidRPr="00E020BA">
                        <w:t xml:space="preserve"> (</w:t>
                      </w:r>
                      <w:r w:rsidRPr="00E020BA">
                        <w:fldChar w:fldCharType="begin" w:fldLock="1"/>
                      </w:r>
                      <w:r>
                        <w:instrText>ADDIN CSL_CITATION {"citationItems":[{"id":"ITEM-1","itemData":{"ISBN":"978-602-1514-05-4","author":[{"dropping-particle":"","family":"Rosa","given":"A.S.","non-dropping-particle":"","parse-names":false,"suffix":""},{"dropping-particle":"","family":"Shalahuddin","given":"M.","non-dropping-particle":"","parse-names":false,"suffix":""}],"id":"ITEM-1","issued":{"date-parts":[["2015"]]},"publisher":"Informatika","publisher-place":"Bandung","title":"Rekayasa Perangkat Lunak Terstruktur dan Berorientasi Objek","type":"book"},"uris":["http://www.mendeley.com/documents/?uuid=ac3ca6ee-4590-4e07-9235-bce4c37b697a"]}],"mendeley":{"formattedCitation":"(Rosa &amp; Shalahuddin, 2015)","manualFormatting":"Rosa &amp; Shalahuddin, 2015)","plainTextFormattedCitation":"(Rosa &amp; Shalahuddin, 2015)","previouslyFormattedCitation":"(Rosa &amp; Shalahuddin, 2015)"},"properties":{"noteIndex":0},"schema":"https://github.com/citation-style-language/schema/raw/master/csl-citation.json"}</w:instrText>
                      </w:r>
                      <w:r w:rsidRPr="00E020BA">
                        <w:fldChar w:fldCharType="separate"/>
                      </w:r>
                      <w:r w:rsidRPr="00E020BA">
                        <w:rPr>
                          <w:noProof/>
                        </w:rPr>
                        <w:t>Rosa &amp; Shalahuddin,</w:t>
                      </w:r>
                      <w:r>
                        <w:rPr>
                          <w:noProof/>
                          <w:lang w:val="en-US"/>
                        </w:rPr>
                        <w:t xml:space="preserve"> </w:t>
                      </w:r>
                      <w:r w:rsidRPr="00E020BA">
                        <w:rPr>
                          <w:noProof/>
                        </w:rPr>
                        <w:t>2015)</w:t>
                      </w:r>
                      <w:r w:rsidRPr="00E020BA">
                        <w:fldChar w:fldCharType="end"/>
                      </w:r>
                      <w:r>
                        <w:rPr>
                          <w:lang w:val="en-US"/>
                        </w:rPr>
                        <w:t>.</w:t>
                      </w:r>
                    </w:p>
                  </w:txbxContent>
                </v:textbox>
                <w10:wrap type="topAndBottom"/>
              </v:shape>
            </w:pict>
          </mc:Fallback>
        </mc:AlternateContent>
      </w:r>
      <w:r w:rsidRPr="009F41B5">
        <w:rPr>
          <w:noProof/>
        </w:rPr>
        <mc:AlternateContent>
          <mc:Choice Requires="wpg">
            <w:drawing>
              <wp:anchor distT="0" distB="0" distL="114300" distR="114300" simplePos="0" relativeHeight="251669504" behindDoc="0" locked="0" layoutInCell="1" allowOverlap="1" wp14:anchorId="573C8A18" wp14:editId="212F9262">
                <wp:simplePos x="0" y="0"/>
                <wp:positionH relativeFrom="page">
                  <wp:posOffset>2190750</wp:posOffset>
                </wp:positionH>
                <wp:positionV relativeFrom="paragraph">
                  <wp:posOffset>180399</wp:posOffset>
                </wp:positionV>
                <wp:extent cx="3981450" cy="1292860"/>
                <wp:effectExtent l="0" t="0" r="19050" b="21590"/>
                <wp:wrapTopAndBottom/>
                <wp:docPr id="2" name="Group 2"/>
                <wp:cNvGraphicFramePr/>
                <a:graphic xmlns:a="http://schemas.openxmlformats.org/drawingml/2006/main">
                  <a:graphicData uri="http://schemas.microsoft.com/office/word/2010/wordprocessingGroup">
                    <wpg:wgp>
                      <wpg:cNvGrpSpPr/>
                      <wpg:grpSpPr>
                        <a:xfrm>
                          <a:off x="0" y="0"/>
                          <a:ext cx="3981450" cy="1292860"/>
                          <a:chOff x="0" y="0"/>
                          <a:chExt cx="5043488" cy="1638300"/>
                        </a:xfrm>
                      </wpg:grpSpPr>
                      <wpg:grpSp>
                        <wpg:cNvPr id="3" name="Group 3"/>
                        <wpg:cNvGrpSpPr/>
                        <wpg:grpSpPr>
                          <a:xfrm>
                            <a:off x="228600" y="228600"/>
                            <a:ext cx="4552950" cy="1162050"/>
                            <a:chOff x="0" y="0"/>
                            <a:chExt cx="4552950" cy="1162050"/>
                          </a:xfrm>
                        </wpg:grpSpPr>
                        <wps:wsp>
                          <wps:cNvPr id="4" name="Rectangle 4"/>
                          <wps:cNvSpPr/>
                          <wps:spPr>
                            <a:xfrm>
                              <a:off x="228600" y="371475"/>
                              <a:ext cx="828675" cy="4381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3E9F1D26" w14:textId="77777777" w:rsidR="006C5F87" w:rsidRPr="00243C1D" w:rsidRDefault="006C5F87" w:rsidP="00F54B1B">
                                <w:pPr>
                                  <w:jc w:val="center"/>
                                  <w:rPr>
                                    <w:color w:val="000000" w:themeColor="text1"/>
                                    <w:lang w:val="en-US"/>
                                  </w:rPr>
                                </w:pPr>
                                <w:r w:rsidRPr="00A671EB">
                                  <w:rPr>
                                    <w:color w:val="000000" w:themeColor="text1"/>
                                    <w:sz w:val="16"/>
                                    <w:szCs w:val="16"/>
                                    <w:lang w:val="en-US"/>
                                  </w:rPr>
                                  <w:t>Analisi</w:t>
                                </w:r>
                                <w:r>
                                  <w:rPr>
                                    <w:color w:val="000000" w:themeColor="text1"/>
                                    <w:sz w:val="16"/>
                                    <w:szCs w:val="16"/>
                                    <w:lang w:val="en-US"/>
                                  </w:rPr>
                                  <w:t>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 name="Rectangle 6"/>
                          <wps:cNvSpPr/>
                          <wps:spPr>
                            <a:xfrm>
                              <a:off x="1381125" y="361950"/>
                              <a:ext cx="828675" cy="4191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8BB0586" w14:textId="77777777" w:rsidR="006C5F87" w:rsidRPr="00A671EB" w:rsidRDefault="006C5F87" w:rsidP="00F54B1B">
                                <w:pPr>
                                  <w:jc w:val="center"/>
                                  <w:rPr>
                                    <w:color w:val="000000" w:themeColor="text1"/>
                                    <w:sz w:val="16"/>
                                    <w:szCs w:val="16"/>
                                    <w:lang w:val="en-US"/>
                                  </w:rPr>
                                </w:pPr>
                                <w:r w:rsidRPr="00A671EB">
                                  <w:rPr>
                                    <w:color w:val="000000" w:themeColor="text1"/>
                                    <w:sz w:val="16"/>
                                    <w:szCs w:val="16"/>
                                    <w:lang w:val="en-US"/>
                                  </w:rPr>
                                  <w:t>Desain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 name="Rectangle 7"/>
                          <wps:cNvSpPr/>
                          <wps:spPr>
                            <a:xfrm>
                              <a:off x="2562225" y="360469"/>
                              <a:ext cx="828675" cy="40957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7573FAB6" w14:textId="77777777" w:rsidR="006C5F87" w:rsidRPr="00A671EB" w:rsidRDefault="006C5F87" w:rsidP="00F54B1B">
                                <w:pPr>
                                  <w:jc w:val="center"/>
                                  <w:rPr>
                                    <w:color w:val="000000" w:themeColor="text1"/>
                                    <w:sz w:val="16"/>
                                    <w:szCs w:val="16"/>
                                    <w:lang w:val="en-US"/>
                                  </w:rPr>
                                </w:pPr>
                                <w:r w:rsidRPr="00A671EB">
                                  <w:rPr>
                                    <w:color w:val="000000" w:themeColor="text1"/>
                                    <w:sz w:val="16"/>
                                    <w:szCs w:val="16"/>
                                    <w:lang w:val="en-US"/>
                                  </w:rPr>
                                  <w:t>Pengodean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9" name="Rectangle 9"/>
                          <wps:cNvSpPr/>
                          <wps:spPr>
                            <a:xfrm>
                              <a:off x="3724275" y="350944"/>
                              <a:ext cx="828675" cy="428625"/>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4EC30A80" w14:textId="77777777" w:rsidR="006C5F87" w:rsidRPr="00A671EB" w:rsidRDefault="006C5F87" w:rsidP="00F54B1B">
                                <w:pPr>
                                  <w:jc w:val="center"/>
                                  <w:rPr>
                                    <w:color w:val="000000" w:themeColor="text1"/>
                                    <w:sz w:val="16"/>
                                    <w:szCs w:val="16"/>
                                    <w:lang w:val="en-US"/>
                                  </w:rPr>
                                </w:pPr>
                                <w:r w:rsidRPr="00A671EB">
                                  <w:rPr>
                                    <w:color w:val="000000" w:themeColor="text1"/>
                                    <w:sz w:val="16"/>
                                    <w:szCs w:val="16"/>
                                    <w:lang w:val="en-US"/>
                                  </w:rPr>
                                  <w:t>Pengujian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0" name="Oval 10"/>
                          <wps:cNvSpPr/>
                          <wps:spPr>
                            <a:xfrm>
                              <a:off x="0" y="0"/>
                              <a:ext cx="2514600" cy="1162050"/>
                            </a:xfrm>
                            <a:prstGeom prst="ellipse">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 name="Text Box 11"/>
                          <wps:cNvSpPr txBox="1"/>
                          <wps:spPr>
                            <a:xfrm>
                              <a:off x="523032" y="83404"/>
                              <a:ext cx="1428751" cy="504825"/>
                            </a:xfrm>
                            <a:prstGeom prst="rect">
                              <a:avLst/>
                            </a:prstGeom>
                            <a:noFill/>
                            <a:ln w="6350">
                              <a:noFill/>
                            </a:ln>
                          </wps:spPr>
                          <wps:txbx>
                            <w:txbxContent>
                              <w:p w14:paraId="048E04F8" w14:textId="77777777" w:rsidR="006C5F87" w:rsidRPr="00A671EB" w:rsidRDefault="006C5F87" w:rsidP="00F54B1B">
                                <w:pPr>
                                  <w:spacing w:line="240" w:lineRule="auto"/>
                                  <w:jc w:val="center"/>
                                  <w:rPr>
                                    <w:sz w:val="12"/>
                                    <w:szCs w:val="12"/>
                                    <w:lang w:val="en-US"/>
                                  </w:rPr>
                                </w:pPr>
                                <w:r w:rsidRPr="00A671EB">
                                  <w:rPr>
                                    <w:sz w:val="12"/>
                                    <w:szCs w:val="12"/>
                                    <w:lang w:val="en-US"/>
                                  </w:rPr>
                                  <w:t>Sistem / Rekayasa Informasi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s:wsp>
                          <wps:cNvPr id="12" name="Straight Arrow Connector 12"/>
                          <wps:cNvCnPr/>
                          <wps:spPr>
                            <a:xfrm>
                              <a:off x="1057275" y="561975"/>
                              <a:ext cx="304800"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3" name="Straight Arrow Connector 13"/>
                          <wps:cNvCnPr/>
                          <wps:spPr>
                            <a:xfrm>
                              <a:off x="2238375" y="560494"/>
                              <a:ext cx="30479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s:wsp>
                          <wps:cNvPr id="14" name="Straight Arrow Connector 14"/>
                          <wps:cNvCnPr/>
                          <wps:spPr>
                            <a:xfrm>
                              <a:off x="3408469" y="549168"/>
                              <a:ext cx="304799" cy="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wpg:grpSp>
                      <wps:wsp>
                        <wps:cNvPr id="15" name="Rectangle 15"/>
                        <wps:cNvSpPr/>
                        <wps:spPr>
                          <a:xfrm>
                            <a:off x="0" y="0"/>
                            <a:ext cx="5043488" cy="1638300"/>
                          </a:xfrm>
                          <a:prstGeom prst="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3C8A18" id="Group 2" o:spid="_x0000_s1027" style="position:absolute;left:0;text-align:left;margin-left:172.5pt;margin-top:14.2pt;width:313.5pt;height:101.8pt;z-index:251669504;mso-position-horizontal-relative:page;mso-width-relative:margin;mso-height-relative:margin" coordsize="50434,1638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">
                <v:group id="Group 3" o:spid="_x0000_s1028" style="position:absolute;left:2286;top:2286;width:45529;height:11620" coordsize="45529,11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angle 4" o:spid="_x0000_s1029" style="position:absolute;left:2286;top:3714;width:8286;height:4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" filled="f" strokecolor="#243f60 [1604]" strokeweight="2pt">
                    <v:textbox>
                      <w:txbxContent>
                        <w:p w14:paraId="3E9F1D26" w14:textId="77777777" w:rsidR="006C5F87" w:rsidRPr="00243C1D" w:rsidRDefault="006C5F87" w:rsidP="00F54B1B">
                          <w:pPr>
                            <w:jc w:val="center"/>
                            <w:rPr>
                              <w:color w:val="000000" w:themeColor="text1"/>
                              <w:lang w:val="en-US"/>
                            </w:rPr>
                          </w:pPr>
                          <w:r w:rsidRPr="00A671EB">
                            <w:rPr>
                              <w:color w:val="000000" w:themeColor="text1"/>
                              <w:sz w:val="16"/>
                              <w:szCs w:val="16"/>
                              <w:lang w:val="en-US"/>
                            </w:rPr>
                            <w:t>Analisi</w:t>
                          </w:r>
                          <w:r>
                            <w:rPr>
                              <w:color w:val="000000" w:themeColor="text1"/>
                              <w:sz w:val="16"/>
                              <w:szCs w:val="16"/>
                              <w:lang w:val="en-US"/>
                            </w:rPr>
                            <w:t>s</w:t>
                          </w:r>
                        </w:p>
                      </w:txbxContent>
                    </v:textbox>
                  </v:rect>
                  <v:rect id="Rectangle 6" o:spid="_x0000_s1030" style="position:absolute;left:13811;top:3619;width:8287;height:419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" filled="f" strokecolor="#243f60 [1604]" strokeweight="2pt">
                    <v:textbox>
                      <w:txbxContent>
                        <w:p w14:paraId="78BB0586" w14:textId="77777777" w:rsidR="006C5F87" w:rsidRPr="00A671EB" w:rsidRDefault="006C5F87" w:rsidP="00F54B1B">
                          <w:pPr>
                            <w:jc w:val="center"/>
                            <w:rPr>
                              <w:color w:val="000000" w:themeColor="text1"/>
                              <w:sz w:val="16"/>
                              <w:szCs w:val="16"/>
                              <w:lang w:val="en-US"/>
                            </w:rPr>
                          </w:pPr>
                          <w:r w:rsidRPr="00A671EB">
                            <w:rPr>
                              <w:color w:val="000000" w:themeColor="text1"/>
                              <w:sz w:val="16"/>
                              <w:szCs w:val="16"/>
                              <w:lang w:val="en-US"/>
                            </w:rPr>
                            <w:t>Desain</w:t>
                          </w:r>
                        </w:p>
                      </w:txbxContent>
                    </v:textbox>
                  </v:rect>
                  <v:rect id="Rectangle 7" o:spid="_x0000_s1031" style="position:absolute;left:25622;top:3604;width:8287;height:4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" filled="f" strokecolor="#243f60 [1604]" strokeweight="2pt">
                    <v:textbox>
                      <w:txbxContent>
                        <w:p w14:paraId="7573FAB6" w14:textId="77777777" w:rsidR="006C5F87" w:rsidRPr="00A671EB" w:rsidRDefault="006C5F87" w:rsidP="00F54B1B">
                          <w:pPr>
                            <w:jc w:val="center"/>
                            <w:rPr>
                              <w:color w:val="000000" w:themeColor="text1"/>
                              <w:sz w:val="16"/>
                              <w:szCs w:val="16"/>
                              <w:lang w:val="en-US"/>
                            </w:rPr>
                          </w:pPr>
                          <w:r w:rsidRPr="00A671EB">
                            <w:rPr>
                              <w:color w:val="000000" w:themeColor="text1"/>
                              <w:sz w:val="16"/>
                              <w:szCs w:val="16"/>
                              <w:lang w:val="en-US"/>
                            </w:rPr>
                            <w:t>Pengodean</w:t>
                          </w:r>
                        </w:p>
                      </w:txbxContent>
                    </v:textbox>
                  </v:rect>
                  <v:rect id="Rectangle 9" o:spid="_x0000_s1032" style="position:absolute;left:37242;top:3509;width:8287;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" filled="f" strokecolor="#243f60 [1604]" strokeweight="2pt">
                    <v:textbox>
                      <w:txbxContent>
                        <w:p w14:paraId="4EC30A80" w14:textId="77777777" w:rsidR="006C5F87" w:rsidRPr="00A671EB" w:rsidRDefault="006C5F87" w:rsidP="00F54B1B">
                          <w:pPr>
                            <w:jc w:val="center"/>
                            <w:rPr>
                              <w:color w:val="000000" w:themeColor="text1"/>
                              <w:sz w:val="16"/>
                              <w:szCs w:val="16"/>
                              <w:lang w:val="en-US"/>
                            </w:rPr>
                          </w:pPr>
                          <w:r w:rsidRPr="00A671EB">
                            <w:rPr>
                              <w:color w:val="000000" w:themeColor="text1"/>
                              <w:sz w:val="16"/>
                              <w:szCs w:val="16"/>
                              <w:lang w:val="en-US"/>
                            </w:rPr>
                            <w:t>Pengujian</w:t>
                          </w:r>
                        </w:p>
                      </w:txbxContent>
                    </v:textbox>
                  </v:rect>
                  <v:oval id="Oval 10" o:spid="_x0000_s1033" style="position:absolute;width:25146;height:116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" filled="f" strokecolor="black [3213]" strokeweight="2pt"/>
                  <v:shape id="Text Box 11" o:spid="_x0000_s1034" type="#_x0000_t202" style="position:absolute;left:5230;top:834;width:14287;height:5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" filled="f" stroked="f" strokeweight=".5pt">
                    <v:textbox>
                      <w:txbxContent>
                        <w:p w14:paraId="048E04F8" w14:textId="77777777" w:rsidR="006C5F87" w:rsidRPr="00A671EB" w:rsidRDefault="006C5F87" w:rsidP="00F54B1B">
                          <w:pPr>
                            <w:spacing w:line="240" w:lineRule="auto"/>
                            <w:jc w:val="center"/>
                            <w:rPr>
                              <w:sz w:val="12"/>
                              <w:szCs w:val="12"/>
                              <w:lang w:val="en-US"/>
                            </w:rPr>
                          </w:pPr>
                          <w:r w:rsidRPr="00A671EB">
                            <w:rPr>
                              <w:sz w:val="12"/>
                              <w:szCs w:val="12"/>
                              <w:lang w:val="en-US"/>
                            </w:rPr>
                            <w:t>Sistem / Rekayasa Informasi</w:t>
                          </w:r>
                        </w:p>
                      </w:txbxContent>
                    </v:textbox>
                  </v:shape>
                  <v:shapetype id="_x0000_t32" coordsize="21600,21600" o:spt="32" o:oned="t" path="m,l21600,21600e" filled="f">
                    <v:path arrowok="t" fillok="f" o:connecttype="none"/>
                    <o:lock v:ext="edit" shapetype="t"/>
                  </v:shapetype>
                  <v:shape id="Straight Arrow Connector 12" o:spid="_x0000_s1035" type="#_x0000_t32" style="position:absolute;left:10572;top:5619;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" strokecolor="black [3040]">
                    <v:stroke endarrow="block"/>
                  </v:shape>
                  <v:shape id="Straight Arrow Connector 13" o:spid="_x0000_s1036" type="#_x0000_t32" style="position:absolute;left:22383;top:5604;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" strokecolor="black [3040]">
                    <v:stroke endarrow="block"/>
                  </v:shape>
                  <v:shape id="Straight Arrow Connector 14" o:spid="_x0000_s1037" type="#_x0000_t32" style="position:absolute;left:34084;top:5491;width:3048;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" strokecolor="black [3040]">
                    <v:stroke endarrow="block"/>
                  </v:shape>
                </v:group>
                <v:rect id="Rectangle 15" o:spid="_x0000_s1038" style="position:absolute;width:50434;height:1638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" filled="f" strokecolor="black [3213]" strokeweight="2pt"/>
                <w10:wrap type="topAndBottom" anchorx="page"/>
              </v:group>
            </w:pict>
          </mc:Fallback>
        </mc:AlternateContent>
      </w:r>
    </w:p>
    <w:p w14:paraId="1FD8557E" w14:textId="77777777" w:rsidR="00F54B1B" w:rsidRPr="009F41B5" w:rsidRDefault="00F54B1B" w:rsidP="00F54B1B">
      <w:pPr>
        <w:ind w:firstLine="567"/>
      </w:pPr>
      <w:r w:rsidRPr="009F41B5">
        <w:t xml:space="preserve">Berikut adalah tahapan </w:t>
      </w:r>
      <w:proofErr w:type="spellStart"/>
      <w:r w:rsidRPr="009F41B5">
        <w:rPr>
          <w:i/>
          <w:iCs/>
        </w:rPr>
        <w:t>waterfall</w:t>
      </w:r>
      <w:proofErr w:type="spellEnd"/>
      <w:r w:rsidRPr="009F41B5">
        <w:t xml:space="preserve"> menurut </w:t>
      </w:r>
      <w:r w:rsidRPr="009F41B5">
        <w:fldChar w:fldCharType="begin" w:fldLock="1"/>
      </w:r>
      <w:r w:rsidRPr="009F41B5">
        <w:instrText>ADDIN CSL_CITATION {"citationItems":[{"id":"ITEM-1","itemData":{"ISBN":"978-602-1514-05-4","author":[{"dropping-particle":"","family":"Rosa","given":"A.S.","non-dropping-particle":"","parse-names":false,"suffix":""},{"dropping-particle":"","family":"Shalahuddin","given":"M.","non-dropping-particle":"","parse-names":false,"suffix":""}],"id":"ITEM-1","issued":{"date-parts":[["2015"]]},"publisher":"Informatika","publisher-place":"Bandung","title":"Rekayasa Perangkat Lunak Terstruktur dan Berorientasi Objek","type":"book"},"uris":["http://www.mendeley.com/documents/?uuid=ac3ca6ee-4590-4e07-9235-bce4c37b697a"]}],"mendeley":{"formattedCitation":"(Rosa &amp; Shalahuddin, 2015)","manualFormatting":"Rosa &amp; Shalahuddin (2015)","plainTextFormattedCitation":"(Rosa &amp; Shalahuddin, 2015)","previouslyFormattedCitation":"(Rosa &amp; Shalahuddin, 2015)"},"properties":{"noteIndex":0},"schema":"https://github.com/citation-style-language/schema/raw/master/csl-citation.json"}</w:instrText>
      </w:r>
      <w:r w:rsidRPr="009F41B5">
        <w:fldChar w:fldCharType="separate"/>
      </w:r>
      <w:r w:rsidRPr="009F41B5">
        <w:t>Rosa &amp; Shalahuddin (2015)</w:t>
      </w:r>
      <w:r w:rsidRPr="009F41B5">
        <w:fldChar w:fldCharType="end"/>
      </w:r>
      <w:r w:rsidRPr="009F41B5">
        <w:t>:</w:t>
      </w:r>
    </w:p>
    <w:p w14:paraId="495488FB" w14:textId="77777777" w:rsidR="00F54B1B" w:rsidRPr="009F41B5" w:rsidRDefault="00F54B1B" w:rsidP="00CB25F4">
      <w:pPr>
        <w:pStyle w:val="ListParagraph"/>
        <w:numPr>
          <w:ilvl w:val="0"/>
          <w:numId w:val="8"/>
        </w:numPr>
        <w:spacing w:after="160"/>
      </w:pPr>
      <w:r w:rsidRPr="009F41B5">
        <w:t>Analisis kebutuhan perangkat lunak</w:t>
      </w:r>
    </w:p>
    <w:p w14:paraId="4B17E697" w14:textId="77777777" w:rsidR="00F54B1B" w:rsidRPr="009F41B5" w:rsidRDefault="00F54B1B" w:rsidP="00F54B1B">
      <w:pPr>
        <w:pStyle w:val="ListParagraph"/>
        <w:ind w:left="927"/>
      </w:pPr>
      <w:r w:rsidRPr="009F41B5">
        <w:t>Proses untuk melakukan spesifikasi kebutuhan perangkat lunak agar dapat memahami kebutuhan dari pengguna.</w:t>
      </w:r>
    </w:p>
    <w:p w14:paraId="6EF60DC9" w14:textId="77777777" w:rsidR="00F54B1B" w:rsidRPr="009F41B5" w:rsidRDefault="00F54B1B" w:rsidP="00CB25F4">
      <w:pPr>
        <w:pStyle w:val="ListParagraph"/>
        <w:numPr>
          <w:ilvl w:val="0"/>
          <w:numId w:val="8"/>
        </w:numPr>
        <w:spacing w:after="160"/>
      </w:pPr>
      <w:r w:rsidRPr="009F41B5">
        <w:t>Desain</w:t>
      </w:r>
    </w:p>
    <w:p w14:paraId="707BDD8A" w14:textId="77777777" w:rsidR="00F54B1B" w:rsidRPr="009F41B5" w:rsidRDefault="00F54B1B" w:rsidP="00F54B1B">
      <w:pPr>
        <w:pStyle w:val="ListParagraph"/>
        <w:ind w:left="927"/>
      </w:pPr>
      <w:r w:rsidRPr="009F41B5">
        <w:t xml:space="preserve">Proses desain berfokus pada perancangan perangkat lunak, </w:t>
      </w:r>
      <w:proofErr w:type="spellStart"/>
      <w:r w:rsidRPr="009F41B5">
        <w:t>termasik</w:t>
      </w:r>
      <w:proofErr w:type="spellEnd"/>
      <w:r w:rsidRPr="009F41B5">
        <w:t xml:space="preserve"> struktur data, arsitektur, </w:t>
      </w:r>
      <w:proofErr w:type="spellStart"/>
      <w:r w:rsidRPr="009F41B5">
        <w:rPr>
          <w:i/>
          <w:iCs/>
        </w:rPr>
        <w:t>interface</w:t>
      </w:r>
      <w:proofErr w:type="spellEnd"/>
      <w:r w:rsidRPr="009F41B5">
        <w:t xml:space="preserve">, dan juga prosedur dari </w:t>
      </w:r>
      <w:proofErr w:type="spellStart"/>
      <w:r w:rsidRPr="009F41B5">
        <w:t>pengodean</w:t>
      </w:r>
      <w:proofErr w:type="spellEnd"/>
      <w:r w:rsidRPr="009F41B5">
        <w:t>. Pada tahap ini dilakukan penerjemahan dari kebutuhan perangkat lunak dari tahap analisis menjadi sebuah model perangkat lunak.</w:t>
      </w:r>
    </w:p>
    <w:p w14:paraId="5AEEEB58" w14:textId="77777777" w:rsidR="00F54B1B" w:rsidRPr="009F41B5" w:rsidRDefault="00F54B1B" w:rsidP="00CB25F4">
      <w:pPr>
        <w:pStyle w:val="ListParagraph"/>
        <w:numPr>
          <w:ilvl w:val="0"/>
          <w:numId w:val="8"/>
        </w:numPr>
        <w:spacing w:after="160"/>
      </w:pPr>
      <w:proofErr w:type="spellStart"/>
      <w:r w:rsidRPr="009F41B5">
        <w:t>Pengodean</w:t>
      </w:r>
      <w:proofErr w:type="spellEnd"/>
    </w:p>
    <w:p w14:paraId="1AC784AF" w14:textId="77777777" w:rsidR="00F54B1B" w:rsidRPr="009F41B5" w:rsidRDefault="00F54B1B" w:rsidP="00F54B1B">
      <w:pPr>
        <w:pStyle w:val="ListParagraph"/>
        <w:ind w:left="927"/>
      </w:pPr>
      <w:r w:rsidRPr="009F41B5">
        <w:t>Di tahap ini dilakukan penerjemahan desain menjadi baris-baris kode program dengan bahasa pemrograman yang telah dilakukan.</w:t>
      </w:r>
    </w:p>
    <w:p w14:paraId="7339EEC2" w14:textId="77777777" w:rsidR="00F54B1B" w:rsidRPr="009F41B5" w:rsidRDefault="00F54B1B" w:rsidP="00CB25F4">
      <w:pPr>
        <w:pStyle w:val="ListParagraph"/>
        <w:numPr>
          <w:ilvl w:val="0"/>
          <w:numId w:val="8"/>
        </w:numPr>
        <w:spacing w:after="160"/>
      </w:pPr>
      <w:r w:rsidRPr="009F41B5">
        <w:t xml:space="preserve">Pengujian </w:t>
      </w:r>
    </w:p>
    <w:p w14:paraId="108989BB" w14:textId="77777777" w:rsidR="00F54B1B" w:rsidRPr="009F41B5" w:rsidRDefault="00F54B1B" w:rsidP="00F54B1B">
      <w:pPr>
        <w:pStyle w:val="ListParagraph"/>
        <w:ind w:left="927"/>
      </w:pPr>
      <w:r w:rsidRPr="009F41B5">
        <w:t xml:space="preserve">Pengujian perangkat lunak dilakukan dari segi logika dan fungsionalitas untuk memastikan apakah perangkat lunak yang telah dibuat sesuai dengan kebutuhan pengguna, dan </w:t>
      </w:r>
      <w:proofErr w:type="spellStart"/>
      <w:r w:rsidRPr="009F41B5">
        <w:t>meminimalisir</w:t>
      </w:r>
      <w:proofErr w:type="spellEnd"/>
      <w:r w:rsidRPr="009F41B5">
        <w:t xml:space="preserve"> kesalahan (</w:t>
      </w:r>
      <w:proofErr w:type="spellStart"/>
      <w:r w:rsidRPr="009F41B5">
        <w:rPr>
          <w:i/>
          <w:iCs/>
        </w:rPr>
        <w:t>error</w:t>
      </w:r>
      <w:proofErr w:type="spellEnd"/>
      <w:r w:rsidRPr="009F41B5">
        <w:t>) dari perangkat lunak.</w:t>
      </w:r>
    </w:p>
    <w:p w14:paraId="07758B27" w14:textId="77777777" w:rsidR="00F54B1B" w:rsidRPr="009F41B5" w:rsidRDefault="00F54B1B" w:rsidP="00CB25F4">
      <w:pPr>
        <w:pStyle w:val="ListParagraph"/>
        <w:numPr>
          <w:ilvl w:val="0"/>
          <w:numId w:val="8"/>
        </w:numPr>
        <w:spacing w:after="160"/>
      </w:pPr>
      <w:r w:rsidRPr="009F41B5">
        <w:t>Dukungan dan pemeliharaan</w:t>
      </w:r>
    </w:p>
    <w:p w14:paraId="4367FDD5" w14:textId="4F00DC29" w:rsidR="00F54B1B" w:rsidRPr="009F41B5" w:rsidRDefault="00F54B1B" w:rsidP="00F54B1B">
      <w:pPr>
        <w:pStyle w:val="ListParagraph"/>
        <w:ind w:left="927"/>
      </w:pPr>
      <w:r w:rsidRPr="009F41B5">
        <w:t>Dukungan dan pemeliharaan mencakup perubahan pada perangkat lunak ketika telah diberikan kepada pengguna. Perubahan dilakukan mulai dari tahap analisis kebutuhan lagi tetapi tidak membuat perangkat lunak yang baru.</w:t>
      </w:r>
    </w:p>
    <w:p w14:paraId="6F0AF0E0" w14:textId="11C7B55E" w:rsidR="00F54B1B" w:rsidRPr="009F41B5" w:rsidRDefault="00F54B1B" w:rsidP="00F54B1B">
      <w:pPr>
        <w:pStyle w:val="ListParagraph"/>
        <w:ind w:left="927"/>
      </w:pPr>
    </w:p>
    <w:p w14:paraId="35859185" w14:textId="602C61E6" w:rsidR="00F54B1B" w:rsidRPr="009F41B5" w:rsidRDefault="00F54B1B" w:rsidP="00F54B1B">
      <w:pPr>
        <w:pStyle w:val="ListParagraph"/>
        <w:ind w:left="927"/>
      </w:pPr>
    </w:p>
    <w:p w14:paraId="21B49271" w14:textId="2762C362" w:rsidR="00F54B1B" w:rsidRPr="009F41B5" w:rsidRDefault="00F54B1B" w:rsidP="00F54B1B">
      <w:pPr>
        <w:pStyle w:val="ListParagraph"/>
        <w:ind w:left="927"/>
      </w:pPr>
    </w:p>
    <w:p w14:paraId="16A85799" w14:textId="77777777" w:rsidR="00F54B1B" w:rsidRPr="009F41B5" w:rsidRDefault="00F54B1B" w:rsidP="00F54B1B">
      <w:pPr>
        <w:pStyle w:val="Heading2"/>
        <w:spacing w:before="100" w:beforeAutospacing="1"/>
        <w:ind w:left="567" w:hanging="644"/>
        <w:rPr>
          <w:rFonts w:cs="Times New Roman"/>
        </w:rPr>
      </w:pPr>
      <w:bookmarkStart w:id="65" w:name="_Toc21275221"/>
      <w:proofErr w:type="spellStart"/>
      <w:r w:rsidRPr="009F41B5">
        <w:rPr>
          <w:rFonts w:cs="Times New Roman"/>
          <w:i/>
        </w:rPr>
        <w:t>Unified</w:t>
      </w:r>
      <w:proofErr w:type="spellEnd"/>
      <w:r w:rsidRPr="009F41B5">
        <w:rPr>
          <w:rFonts w:cs="Times New Roman"/>
          <w:i/>
        </w:rPr>
        <w:t xml:space="preserve"> Modeling </w:t>
      </w:r>
      <w:proofErr w:type="spellStart"/>
      <w:r w:rsidRPr="009F41B5">
        <w:rPr>
          <w:rFonts w:cs="Times New Roman"/>
          <w:i/>
        </w:rPr>
        <w:t>Language</w:t>
      </w:r>
      <w:proofErr w:type="spellEnd"/>
      <w:r w:rsidRPr="009F41B5">
        <w:rPr>
          <w:rFonts w:cs="Times New Roman"/>
        </w:rPr>
        <w:t xml:space="preserve"> (UML)</w:t>
      </w:r>
      <w:bookmarkEnd w:id="65"/>
    </w:p>
    <w:p w14:paraId="53353E14" w14:textId="77777777" w:rsidR="00F54B1B" w:rsidRPr="009F41B5" w:rsidRDefault="00F54B1B" w:rsidP="00F54B1B">
      <w:pPr>
        <w:ind w:firstLine="567"/>
      </w:pPr>
      <w:r w:rsidRPr="009F41B5">
        <w:t xml:space="preserve">Diagam UML merupakan suatu bahasa permodelan visual yang </w:t>
      </w:r>
      <w:proofErr w:type="spellStart"/>
      <w:r w:rsidRPr="009F41B5">
        <w:rPr>
          <w:i/>
        </w:rPr>
        <w:t>general-purpose</w:t>
      </w:r>
      <w:proofErr w:type="spellEnd"/>
      <w:r w:rsidRPr="009F41B5">
        <w:t xml:space="preserve"> bertujuan untuk merincikan, menggambarkan, membangun dan melakukan dokumentasi terhadap </w:t>
      </w:r>
      <w:proofErr w:type="spellStart"/>
      <w:r w:rsidRPr="009F41B5">
        <w:t>artifak-artifak</w:t>
      </w:r>
      <w:proofErr w:type="spellEnd"/>
      <w:r w:rsidRPr="009F41B5">
        <w:t xml:space="preserve"> yang digunakan dalam sistem perangkat lunak </w:t>
      </w:r>
      <w:r w:rsidRPr="009F41B5">
        <w:fldChar w:fldCharType="begin" w:fldLock="1"/>
      </w:r>
      <w:r w:rsidRPr="009F41B5">
        <w:instrText>ADDIN CSL_CITATION {"citationItems":[{"id":"ITEM-1","itemData":{"author":[{"dropping-particle":"","family":"Rumbaugh","given":"James","non-dropping-particle":"","parse-names":false,"suffix":""},{"dropping-particle":"","family":"Jacobson","given":"Ivar","non-dropping-particle":"","parse-names":false,"suffix":""},{"dropping-particle":"","family":"Grady","given":"Booch","non-dropping-particle":"","parse-names":false,"suffix":""}],"id":"ITEM-1","issued":{"date-parts":[["2004"]]},"number-of-pages":"707","publisher":"Pearson Education","publisher-place":"Boston","title":"The Unified Modeling Language Reference Manual Second Edition","type":"book"},"uris":["http://www.mendeley.com/documents/?uuid=f0d09c41-50ab-467a-aa4d-a451424155ba"]}],"mendeley":{"formattedCitation":"(Rumbaugh, Jacobson, &amp; Grady, 2004)","manualFormatting":"(Rumbaugh dkk, 2004)","plainTextFormattedCitation":"(Rumbaugh, Jacobson, &amp; Grady, 2004)","previouslyFormattedCitation":"(Rumbaugh, Jacobson, &amp; Grady, 2004)"},"properties":{"noteIndex":0},"schema":"https://github.com/citation-style-language/schema/raw/master/csl-citation.json"}</w:instrText>
      </w:r>
      <w:r w:rsidRPr="009F41B5">
        <w:fldChar w:fldCharType="separate"/>
      </w:r>
      <w:r w:rsidRPr="009F41B5">
        <w:t>(Rumbaugh dkk, 2004)</w:t>
      </w:r>
      <w:r w:rsidRPr="009F41B5">
        <w:fldChar w:fldCharType="end"/>
      </w:r>
      <w:r w:rsidRPr="009F41B5">
        <w:t>.</w:t>
      </w:r>
    </w:p>
    <w:p w14:paraId="3C9B79A1" w14:textId="77777777" w:rsidR="00F54B1B" w:rsidRPr="009F41B5" w:rsidRDefault="00F54B1B" w:rsidP="00CB25F4">
      <w:pPr>
        <w:pStyle w:val="ListParagraph"/>
        <w:keepNext/>
        <w:keepLines/>
        <w:numPr>
          <w:ilvl w:val="1"/>
          <w:numId w:val="9"/>
        </w:numPr>
        <w:spacing w:before="120" w:after="0"/>
        <w:contextualSpacing w:val="0"/>
        <w:outlineLvl w:val="2"/>
        <w:rPr>
          <w:rFonts w:eastAsiaTheme="majorEastAsia" w:cstheme="majorBidi"/>
          <w:b/>
          <w:i/>
          <w:vanish/>
          <w:color w:val="000000" w:themeColor="text1"/>
          <w:szCs w:val="24"/>
        </w:rPr>
      </w:pPr>
      <w:bookmarkStart w:id="66" w:name="_Toc511564015"/>
      <w:bookmarkStart w:id="67" w:name="_Toc511565026"/>
      <w:bookmarkStart w:id="68" w:name="_Toc511565077"/>
      <w:bookmarkStart w:id="69" w:name="_Toc513632785"/>
      <w:bookmarkStart w:id="70" w:name="_Toc513635482"/>
      <w:bookmarkStart w:id="71" w:name="_Toc13778575"/>
      <w:bookmarkStart w:id="72" w:name="_Toc15209904"/>
      <w:bookmarkStart w:id="73" w:name="_Toc15210170"/>
      <w:bookmarkStart w:id="74" w:name="_Toc15210215"/>
      <w:bookmarkStart w:id="75" w:name="_Toc16511843"/>
      <w:bookmarkStart w:id="76" w:name="_Toc17049490"/>
      <w:bookmarkStart w:id="77" w:name="_Toc21275222"/>
      <w:bookmarkStart w:id="78" w:name="_Toc503766945"/>
      <w:bookmarkEnd w:id="66"/>
      <w:bookmarkEnd w:id="67"/>
      <w:bookmarkEnd w:id="68"/>
      <w:bookmarkEnd w:id="69"/>
      <w:bookmarkEnd w:id="70"/>
      <w:bookmarkEnd w:id="71"/>
      <w:bookmarkEnd w:id="72"/>
      <w:bookmarkEnd w:id="73"/>
      <w:bookmarkEnd w:id="74"/>
      <w:bookmarkEnd w:id="75"/>
      <w:bookmarkEnd w:id="76"/>
      <w:bookmarkEnd w:id="77"/>
    </w:p>
    <w:p w14:paraId="3395F2B3" w14:textId="77777777" w:rsidR="00F54B1B" w:rsidRPr="009F41B5" w:rsidRDefault="00F54B1B" w:rsidP="00CB25F4">
      <w:pPr>
        <w:pStyle w:val="ListParagraph"/>
        <w:keepNext/>
        <w:keepLines/>
        <w:numPr>
          <w:ilvl w:val="1"/>
          <w:numId w:val="9"/>
        </w:numPr>
        <w:spacing w:before="120" w:after="0"/>
        <w:contextualSpacing w:val="0"/>
        <w:outlineLvl w:val="2"/>
        <w:rPr>
          <w:rFonts w:eastAsiaTheme="majorEastAsia" w:cstheme="majorBidi"/>
          <w:b/>
          <w:i/>
          <w:vanish/>
          <w:color w:val="000000" w:themeColor="text1"/>
          <w:szCs w:val="24"/>
        </w:rPr>
      </w:pPr>
      <w:bookmarkStart w:id="79" w:name="_Toc511564016"/>
      <w:bookmarkStart w:id="80" w:name="_Toc511565027"/>
      <w:bookmarkStart w:id="81" w:name="_Toc511565078"/>
      <w:bookmarkStart w:id="82" w:name="_Toc513632786"/>
      <w:bookmarkStart w:id="83" w:name="_Toc513635483"/>
      <w:bookmarkStart w:id="84" w:name="_Toc13778576"/>
      <w:bookmarkStart w:id="85" w:name="_Toc15209905"/>
      <w:bookmarkStart w:id="86" w:name="_Toc15210171"/>
      <w:bookmarkStart w:id="87" w:name="_Toc15210216"/>
      <w:bookmarkStart w:id="88" w:name="_Toc16511844"/>
      <w:bookmarkStart w:id="89" w:name="_Toc17049491"/>
      <w:bookmarkStart w:id="90" w:name="_Toc21275223"/>
      <w:bookmarkEnd w:id="79"/>
      <w:bookmarkEnd w:id="80"/>
      <w:bookmarkEnd w:id="81"/>
      <w:bookmarkEnd w:id="82"/>
      <w:bookmarkEnd w:id="83"/>
      <w:bookmarkEnd w:id="84"/>
      <w:bookmarkEnd w:id="85"/>
      <w:bookmarkEnd w:id="86"/>
      <w:bookmarkEnd w:id="87"/>
      <w:bookmarkEnd w:id="88"/>
      <w:bookmarkEnd w:id="89"/>
      <w:bookmarkEnd w:id="90"/>
    </w:p>
    <w:p w14:paraId="1A8C955F" w14:textId="77777777" w:rsidR="00F54B1B" w:rsidRPr="009F41B5" w:rsidRDefault="00F54B1B" w:rsidP="00CB25F4">
      <w:pPr>
        <w:pStyle w:val="ListParagraph"/>
        <w:keepNext/>
        <w:keepLines/>
        <w:numPr>
          <w:ilvl w:val="1"/>
          <w:numId w:val="9"/>
        </w:numPr>
        <w:spacing w:before="120" w:after="0"/>
        <w:contextualSpacing w:val="0"/>
        <w:outlineLvl w:val="2"/>
        <w:rPr>
          <w:rFonts w:eastAsiaTheme="majorEastAsia" w:cstheme="majorBidi"/>
          <w:b/>
          <w:i/>
          <w:vanish/>
          <w:color w:val="000000" w:themeColor="text1"/>
          <w:szCs w:val="24"/>
        </w:rPr>
      </w:pPr>
      <w:bookmarkStart w:id="91" w:name="_Toc511564017"/>
      <w:bookmarkStart w:id="92" w:name="_Toc511565028"/>
      <w:bookmarkStart w:id="93" w:name="_Toc511565079"/>
      <w:bookmarkStart w:id="94" w:name="_Toc513632787"/>
      <w:bookmarkStart w:id="95" w:name="_Toc513635484"/>
      <w:bookmarkStart w:id="96" w:name="_Toc13778577"/>
      <w:bookmarkStart w:id="97" w:name="_Toc15209906"/>
      <w:bookmarkStart w:id="98" w:name="_Toc15210172"/>
      <w:bookmarkStart w:id="99" w:name="_Toc15210217"/>
      <w:bookmarkStart w:id="100" w:name="_Toc16511845"/>
      <w:bookmarkStart w:id="101" w:name="_Toc17049492"/>
      <w:bookmarkStart w:id="102" w:name="_Toc21275224"/>
      <w:bookmarkEnd w:id="91"/>
      <w:bookmarkEnd w:id="92"/>
      <w:bookmarkEnd w:id="93"/>
      <w:bookmarkEnd w:id="94"/>
      <w:bookmarkEnd w:id="95"/>
      <w:bookmarkEnd w:id="96"/>
      <w:bookmarkEnd w:id="97"/>
      <w:bookmarkEnd w:id="98"/>
      <w:bookmarkEnd w:id="99"/>
      <w:bookmarkEnd w:id="100"/>
      <w:bookmarkEnd w:id="101"/>
      <w:bookmarkEnd w:id="102"/>
    </w:p>
    <w:p w14:paraId="1E4B16E9" w14:textId="77777777" w:rsidR="00F54B1B" w:rsidRPr="009F41B5" w:rsidRDefault="00F54B1B" w:rsidP="00CB25F4">
      <w:pPr>
        <w:pStyle w:val="ListParagraph"/>
        <w:keepNext/>
        <w:keepLines/>
        <w:numPr>
          <w:ilvl w:val="1"/>
          <w:numId w:val="9"/>
        </w:numPr>
        <w:spacing w:before="120" w:after="0"/>
        <w:contextualSpacing w:val="0"/>
        <w:outlineLvl w:val="2"/>
        <w:rPr>
          <w:rFonts w:eastAsiaTheme="majorEastAsia" w:cstheme="majorBidi"/>
          <w:b/>
          <w:i/>
          <w:vanish/>
          <w:color w:val="000000" w:themeColor="text1"/>
          <w:szCs w:val="24"/>
        </w:rPr>
      </w:pPr>
      <w:bookmarkStart w:id="103" w:name="_Toc511564018"/>
      <w:bookmarkStart w:id="104" w:name="_Toc511565029"/>
      <w:bookmarkStart w:id="105" w:name="_Toc511565080"/>
      <w:bookmarkStart w:id="106" w:name="_Toc513632788"/>
      <w:bookmarkStart w:id="107" w:name="_Toc513635485"/>
      <w:bookmarkStart w:id="108" w:name="_Toc13778578"/>
      <w:bookmarkStart w:id="109" w:name="_Toc15209907"/>
      <w:bookmarkStart w:id="110" w:name="_Toc15210173"/>
      <w:bookmarkStart w:id="111" w:name="_Toc15210218"/>
      <w:bookmarkStart w:id="112" w:name="_Toc16511846"/>
      <w:bookmarkStart w:id="113" w:name="_Toc17049493"/>
      <w:bookmarkStart w:id="114" w:name="_Toc21275225"/>
      <w:bookmarkEnd w:id="103"/>
      <w:bookmarkEnd w:id="104"/>
      <w:bookmarkEnd w:id="105"/>
      <w:bookmarkEnd w:id="106"/>
      <w:bookmarkEnd w:id="107"/>
      <w:bookmarkEnd w:id="108"/>
      <w:bookmarkEnd w:id="109"/>
      <w:bookmarkEnd w:id="110"/>
      <w:bookmarkEnd w:id="111"/>
      <w:bookmarkEnd w:id="112"/>
      <w:bookmarkEnd w:id="113"/>
      <w:bookmarkEnd w:id="114"/>
    </w:p>
    <w:p w14:paraId="41BAA15E" w14:textId="77777777" w:rsidR="00F54B1B" w:rsidRPr="009F41B5" w:rsidRDefault="00F54B1B" w:rsidP="00F54B1B">
      <w:pPr>
        <w:pStyle w:val="Heading3"/>
        <w:ind w:left="567" w:hanging="501"/>
        <w:rPr>
          <w:i/>
          <w:iCs/>
        </w:rPr>
      </w:pPr>
      <w:r w:rsidRPr="009F41B5">
        <w:t xml:space="preserve"> </w:t>
      </w:r>
      <w:bookmarkStart w:id="115" w:name="_Toc21275226"/>
      <w:r w:rsidRPr="009F41B5">
        <w:rPr>
          <w:i/>
          <w:iCs/>
        </w:rPr>
        <w:t xml:space="preserve">Use </w:t>
      </w:r>
      <w:proofErr w:type="spellStart"/>
      <w:r w:rsidRPr="009F41B5">
        <w:rPr>
          <w:i/>
          <w:iCs/>
        </w:rPr>
        <w:t>Case</w:t>
      </w:r>
      <w:proofErr w:type="spellEnd"/>
      <w:r w:rsidRPr="009F41B5">
        <w:rPr>
          <w:i/>
          <w:iCs/>
        </w:rPr>
        <w:t xml:space="preserve"> Diagram</w:t>
      </w:r>
      <w:bookmarkEnd w:id="78"/>
      <w:bookmarkEnd w:id="115"/>
    </w:p>
    <w:p w14:paraId="2FCD59E2" w14:textId="77777777" w:rsidR="00F54B1B" w:rsidRPr="009F41B5" w:rsidRDefault="00F54B1B" w:rsidP="00F54B1B">
      <w:pPr>
        <w:ind w:firstLine="567"/>
        <w:rPr>
          <w:iCs/>
        </w:rPr>
      </w:pPr>
      <w:r w:rsidRPr="009F41B5">
        <w:t xml:space="preserve">Diagram </w:t>
      </w:r>
      <w:proofErr w:type="spellStart"/>
      <w:r w:rsidRPr="009F41B5">
        <w:rPr>
          <w:i/>
        </w:rPr>
        <w:t>use</w:t>
      </w:r>
      <w:proofErr w:type="spellEnd"/>
      <w:r w:rsidRPr="009F41B5">
        <w:rPr>
          <w:i/>
        </w:rPr>
        <w:t xml:space="preserve"> </w:t>
      </w:r>
      <w:proofErr w:type="spellStart"/>
      <w:r w:rsidRPr="009F41B5">
        <w:rPr>
          <w:i/>
        </w:rPr>
        <w:t>case</w:t>
      </w:r>
      <w:proofErr w:type="spellEnd"/>
      <w:r w:rsidRPr="009F41B5">
        <w:rPr>
          <w:i/>
        </w:rPr>
        <w:t xml:space="preserve"> </w:t>
      </w:r>
      <w:r w:rsidRPr="009F41B5">
        <w:t xml:space="preserve">memodelkan fitur-fitur sistem yang terlihat dan berguna bagi pengguna atau aktor. Diagram </w:t>
      </w:r>
      <w:r w:rsidRPr="009F41B5">
        <w:rPr>
          <w:i/>
        </w:rPr>
        <w:t xml:space="preserve">Use </w:t>
      </w:r>
      <w:proofErr w:type="spellStart"/>
      <w:r w:rsidRPr="009F41B5">
        <w:rPr>
          <w:i/>
        </w:rPr>
        <w:t>case</w:t>
      </w:r>
      <w:proofErr w:type="spellEnd"/>
      <w:r w:rsidRPr="009F41B5">
        <w:rPr>
          <w:i/>
        </w:rPr>
        <w:t xml:space="preserve"> </w:t>
      </w:r>
      <w:r w:rsidRPr="009F41B5">
        <w:t xml:space="preserve">digunakan untuk menjelaskan tingkah laku sistem, </w:t>
      </w:r>
      <w:proofErr w:type="spellStart"/>
      <w:r w:rsidRPr="009F41B5">
        <w:t>lingkunganya</w:t>
      </w:r>
      <w:proofErr w:type="spellEnd"/>
      <w:r w:rsidRPr="009F41B5">
        <w:t xml:space="preserve">, dan hubungan antara keduanya tetapi tidak </w:t>
      </w:r>
      <w:proofErr w:type="spellStart"/>
      <w:r w:rsidRPr="009F41B5">
        <w:t>menjelaksan</w:t>
      </w:r>
      <w:proofErr w:type="spellEnd"/>
      <w:r w:rsidRPr="009F41B5">
        <w:t xml:space="preserve"> bagaimana suatu sistem bekerja maupun implementasinya </w:t>
      </w:r>
      <w:r w:rsidRPr="009F41B5">
        <w:rPr>
          <w:i/>
        </w:rPr>
        <w:fldChar w:fldCharType="begin" w:fldLock="1"/>
      </w:r>
      <w:r w:rsidRPr="009F41B5">
        <w:rPr>
          <w:i/>
        </w:rPr>
        <w:instrText>ADDIN CSL_CITATION {"citationItems":[{"id":"ITEM-1","itemData":{"author":[{"dropping-particle":"","family":"Fikry","given":"Muhammad","non-dropping-particle":"","parse-names":false,"suffix":""},{"dropping-particle":"","family":"Yusra","given":"","non-dropping-particle":"","parse-names":false,"suffix":""},{"dropping-particle":"","family":"Afrianty","given":"Iis","non-dropping-particle":"","parse-names":false,"suffix":""}],"id":"ITEM-1","issued":{"date-parts":[["2015"]]},"publisher":"CV. Asa Riau","publisher-place":"Pekanbaru","title":"Analisa dan Perancangan Berorientasi Objek","type":"book"},"uris":["http://www.mendeley.com/documents/?uuid=3e8f2574-7f80-4663-b845-32c3270ff721"]}],"mendeley":{"formattedCitation":"(Fikry, Yusra, &amp; Afrianty, 2015)","manualFormatting":"(Fikry dkk, 2015)","plainTextFormattedCitation":"(Fikry, Yusra, &amp; Afrianty, 2015)","previouslyFormattedCitation":"(Fikry, Yusra, &amp; Afrianty, 2015)"},"properties":{"noteIndex":0},"schema":"https://github.com/citation-style-language/schema/raw/master/csl-citation.json"}</w:instrText>
      </w:r>
      <w:r w:rsidRPr="009F41B5">
        <w:rPr>
          <w:i/>
        </w:rPr>
        <w:fldChar w:fldCharType="separate"/>
      </w:r>
      <w:r w:rsidRPr="009F41B5">
        <w:t>(Fikry dkk, 2015)</w:t>
      </w:r>
      <w:r w:rsidRPr="009F41B5">
        <w:rPr>
          <w:i/>
        </w:rPr>
        <w:fldChar w:fldCharType="end"/>
      </w:r>
      <w:r w:rsidRPr="009F41B5">
        <w:rPr>
          <w:iCs/>
        </w:rPr>
        <w:t>.</w:t>
      </w:r>
    </w:p>
    <w:p w14:paraId="73FDF88F" w14:textId="77777777" w:rsidR="00F54B1B" w:rsidRPr="009F41B5" w:rsidRDefault="00F54B1B" w:rsidP="00F54B1B">
      <w:pPr>
        <w:ind w:firstLine="567"/>
        <w:rPr>
          <w:iCs/>
        </w:rPr>
      </w:pPr>
      <w:r w:rsidRPr="009F41B5">
        <w:rPr>
          <w:iCs/>
        </w:rPr>
        <w:t xml:space="preserve">Secara garis besar, </w:t>
      </w:r>
      <w:proofErr w:type="spellStart"/>
      <w:r w:rsidRPr="009F41B5">
        <w:rPr>
          <w:i/>
        </w:rPr>
        <w:t>use</w:t>
      </w:r>
      <w:proofErr w:type="spellEnd"/>
      <w:r w:rsidRPr="009F41B5">
        <w:rPr>
          <w:i/>
        </w:rPr>
        <w:t xml:space="preserve"> </w:t>
      </w:r>
      <w:proofErr w:type="spellStart"/>
      <w:r w:rsidRPr="009F41B5">
        <w:rPr>
          <w:i/>
        </w:rPr>
        <w:t>case</w:t>
      </w:r>
      <w:proofErr w:type="spellEnd"/>
      <w:r w:rsidRPr="009F41B5">
        <w:rPr>
          <w:iCs/>
        </w:rPr>
        <w:t xml:space="preserve"> digunakan untuk menggambarkan fungsi-fungsi yang ada di dalam suatu sistem informasi dan siapa yang berhak untuk menggunakan fungsi-fungsi tersebut </w:t>
      </w:r>
      <w:r w:rsidRPr="009F41B5">
        <w:rPr>
          <w:iCs/>
        </w:rPr>
        <w:fldChar w:fldCharType="begin" w:fldLock="1"/>
      </w:r>
      <w:r w:rsidRPr="009F41B5">
        <w:rPr>
          <w:iCs/>
        </w:rPr>
        <w:instrText>ADDIN CSL_CITATION {"citationItems":[{"id":"ITEM-1","itemData":{"ISBN":"978-602-1514-05-4","author":[{"dropping-particle":"","family":"Rosa","given":"A.S.","non-dropping-particle":"","parse-names":false,"suffix":""},{"dropping-particle":"","family":"Shalahuddin","given":"M.","non-dropping-particle":"","parse-names":false,"suffix":""}],"id":"ITEM-1","issued":{"date-parts":[["2015"]]},"publisher":"Informatika","publisher-place":"Bandung","title":"Rekayasa Perangkat Lunak Terstruktur dan Berorientasi Objek","type":"book"},"uris":["http://www.mendeley.com/documents/?uuid=ac3ca6ee-4590-4e07-9235-bce4c37b697a"]}],"mendeley":{"formattedCitation":"(Rosa &amp; Shalahuddin, 2015)","plainTextFormattedCitation":"(Rosa &amp; Shalahuddin, 2015)","previouslyFormattedCitation":"(Rosa &amp; Shalahuddin, 2015)"},"properties":{"noteIndex":0},"schema":"https://github.com/citation-style-language/schema/raw/master/csl-citation.json"}</w:instrText>
      </w:r>
      <w:r w:rsidRPr="009F41B5">
        <w:rPr>
          <w:iCs/>
        </w:rPr>
        <w:fldChar w:fldCharType="separate"/>
      </w:r>
      <w:r w:rsidRPr="009F41B5">
        <w:rPr>
          <w:iCs/>
        </w:rPr>
        <w:t>(Rosa &amp; Shalahuddin, 2015)</w:t>
      </w:r>
      <w:r w:rsidRPr="009F41B5">
        <w:rPr>
          <w:iCs/>
        </w:rPr>
        <w:fldChar w:fldCharType="end"/>
      </w:r>
      <w:r w:rsidRPr="009F41B5">
        <w:rPr>
          <w:iCs/>
        </w:rPr>
        <w:t>.</w:t>
      </w:r>
    </w:p>
    <w:p w14:paraId="71356E66" w14:textId="77777777" w:rsidR="00F54B1B" w:rsidRPr="009F41B5" w:rsidRDefault="00F54B1B" w:rsidP="00F54B1B">
      <w:pPr>
        <w:ind w:firstLine="567"/>
      </w:pPr>
      <w:r w:rsidRPr="009F41B5">
        <w:t xml:space="preserve">Simbol-simbol yang digunakan dalam diagram </w:t>
      </w:r>
      <w:proofErr w:type="spellStart"/>
      <w:r w:rsidRPr="009F41B5">
        <w:rPr>
          <w:i/>
        </w:rPr>
        <w:t>use</w:t>
      </w:r>
      <w:proofErr w:type="spellEnd"/>
      <w:r w:rsidRPr="009F41B5">
        <w:rPr>
          <w:i/>
        </w:rPr>
        <w:t xml:space="preserve"> </w:t>
      </w:r>
      <w:proofErr w:type="spellStart"/>
      <w:r w:rsidRPr="009F41B5">
        <w:rPr>
          <w:i/>
        </w:rPr>
        <w:t>case</w:t>
      </w:r>
      <w:proofErr w:type="spellEnd"/>
      <w:r w:rsidRPr="009F41B5">
        <w:t xml:space="preserve"> dapat dilihat pada tabel 2.1 di bawah ini.</w:t>
      </w:r>
    </w:p>
    <w:p w14:paraId="29D920FD" w14:textId="74A4AED2" w:rsidR="00F54B1B" w:rsidRPr="009F41B5" w:rsidRDefault="00F54B1B" w:rsidP="00F54B1B">
      <w:pPr>
        <w:pStyle w:val="Caption"/>
        <w:keepNext/>
      </w:pPr>
      <w:bookmarkStart w:id="116" w:name="_Toc15210242"/>
      <w:r w:rsidRPr="009F41B5">
        <w:t>Tabel 2.</w:t>
      </w:r>
      <w:r w:rsidR="00B22397">
        <w:fldChar w:fldCharType="begin"/>
      </w:r>
      <w:r w:rsidR="00B22397">
        <w:instrText xml:space="preserve"> STYLEREF 1 \s </w:instrText>
      </w:r>
      <w:r w:rsidR="00B22397">
        <w:fldChar w:fldCharType="separate"/>
      </w:r>
      <w:r w:rsidR="00B22397">
        <w:rPr>
          <w:noProof/>
        </w:rPr>
        <w:t>II</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1</w:t>
      </w:r>
      <w:r w:rsidR="00B22397">
        <w:fldChar w:fldCharType="end"/>
      </w:r>
      <w:r w:rsidRPr="009F41B5">
        <w:t xml:space="preserve"> Simbol-simbol </w:t>
      </w:r>
      <w:proofErr w:type="spellStart"/>
      <w:r w:rsidRPr="009F41B5">
        <w:rPr>
          <w:i/>
        </w:rPr>
        <w:t>use</w:t>
      </w:r>
      <w:proofErr w:type="spellEnd"/>
      <w:r w:rsidRPr="009F41B5">
        <w:rPr>
          <w:i/>
        </w:rPr>
        <w:t xml:space="preserve"> </w:t>
      </w:r>
      <w:proofErr w:type="spellStart"/>
      <w:r w:rsidRPr="009F41B5">
        <w:rPr>
          <w:i/>
        </w:rPr>
        <w:t>case</w:t>
      </w:r>
      <w:proofErr w:type="spellEnd"/>
      <w:r w:rsidRPr="009F41B5">
        <w:rPr>
          <w:i/>
        </w:rPr>
        <w:t xml:space="preserve"> diagram.</w:t>
      </w:r>
      <w:bookmarkEnd w:id="116"/>
    </w:p>
    <w:tbl>
      <w:tblPr>
        <w:tblStyle w:val="TableGrid"/>
        <w:tblW w:w="0" w:type="auto"/>
        <w:tblInd w:w="720" w:type="dxa"/>
        <w:tblLook w:val="04A0" w:firstRow="1" w:lastRow="0" w:firstColumn="1" w:lastColumn="0" w:noHBand="0" w:noVBand="1"/>
      </w:tblPr>
      <w:tblGrid>
        <w:gridCol w:w="510"/>
        <w:gridCol w:w="2185"/>
        <w:gridCol w:w="4512"/>
      </w:tblGrid>
      <w:tr w:rsidR="00F54B1B" w:rsidRPr="009F41B5" w14:paraId="79DCF0B5" w14:textId="77777777" w:rsidTr="00AD3F6D">
        <w:tc>
          <w:tcPr>
            <w:tcW w:w="510" w:type="dxa"/>
          </w:tcPr>
          <w:p w14:paraId="09D34CFA" w14:textId="77777777" w:rsidR="00F54B1B" w:rsidRPr="009F41B5" w:rsidRDefault="00F54B1B" w:rsidP="00AD3F6D">
            <w:pPr>
              <w:spacing w:line="240" w:lineRule="auto"/>
              <w:rPr>
                <w:b/>
                <w:sz w:val="20"/>
              </w:rPr>
            </w:pPr>
            <w:proofErr w:type="spellStart"/>
            <w:r w:rsidRPr="009F41B5">
              <w:rPr>
                <w:b/>
                <w:sz w:val="20"/>
              </w:rPr>
              <w:t>No</w:t>
            </w:r>
            <w:proofErr w:type="spellEnd"/>
          </w:p>
        </w:tc>
        <w:tc>
          <w:tcPr>
            <w:tcW w:w="2185" w:type="dxa"/>
          </w:tcPr>
          <w:p w14:paraId="0A3CB5BE" w14:textId="77777777" w:rsidR="00F54B1B" w:rsidRPr="009F41B5" w:rsidRDefault="00F54B1B" w:rsidP="00AD3F6D">
            <w:pPr>
              <w:spacing w:line="240" w:lineRule="auto"/>
              <w:rPr>
                <w:b/>
                <w:sz w:val="20"/>
              </w:rPr>
            </w:pPr>
            <w:r w:rsidRPr="009F41B5">
              <w:rPr>
                <w:b/>
                <w:sz w:val="20"/>
              </w:rPr>
              <w:t>Simbol</w:t>
            </w:r>
          </w:p>
        </w:tc>
        <w:tc>
          <w:tcPr>
            <w:tcW w:w="4512" w:type="dxa"/>
          </w:tcPr>
          <w:p w14:paraId="5614DFDC" w14:textId="77777777" w:rsidR="00F54B1B" w:rsidRPr="009F41B5" w:rsidRDefault="00F54B1B" w:rsidP="00AD3F6D">
            <w:pPr>
              <w:spacing w:line="240" w:lineRule="auto"/>
              <w:rPr>
                <w:b/>
                <w:sz w:val="20"/>
              </w:rPr>
            </w:pPr>
            <w:r w:rsidRPr="009F41B5">
              <w:rPr>
                <w:b/>
                <w:sz w:val="20"/>
              </w:rPr>
              <w:t>Keterangan fungsi</w:t>
            </w:r>
          </w:p>
        </w:tc>
      </w:tr>
      <w:tr w:rsidR="00F54B1B" w:rsidRPr="009F41B5" w14:paraId="486E1045" w14:textId="77777777" w:rsidTr="00AD3F6D">
        <w:tc>
          <w:tcPr>
            <w:tcW w:w="510" w:type="dxa"/>
          </w:tcPr>
          <w:p w14:paraId="2C0B3E46" w14:textId="77777777" w:rsidR="00F54B1B" w:rsidRPr="009F41B5" w:rsidRDefault="00F54B1B" w:rsidP="00AD3F6D">
            <w:pPr>
              <w:spacing w:line="240" w:lineRule="auto"/>
              <w:rPr>
                <w:sz w:val="20"/>
              </w:rPr>
            </w:pPr>
            <w:r w:rsidRPr="009F41B5">
              <w:rPr>
                <w:sz w:val="20"/>
              </w:rPr>
              <w:t>1</w:t>
            </w:r>
          </w:p>
        </w:tc>
        <w:tc>
          <w:tcPr>
            <w:tcW w:w="2185" w:type="dxa"/>
          </w:tcPr>
          <w:p w14:paraId="4660DA46" w14:textId="77777777" w:rsidR="00F54B1B" w:rsidRPr="009F41B5" w:rsidRDefault="00F54B1B" w:rsidP="00AD3F6D">
            <w:pPr>
              <w:spacing w:line="240" w:lineRule="auto"/>
              <w:jc w:val="center"/>
              <w:rPr>
                <w:sz w:val="20"/>
              </w:rPr>
            </w:pPr>
            <w:r w:rsidRPr="009F41B5">
              <w:rPr>
                <w:sz w:val="20"/>
              </w:rPr>
              <w:t>Aktor</w:t>
            </w:r>
          </w:p>
          <w:p w14:paraId="0CA276EA" w14:textId="77777777" w:rsidR="00F54B1B" w:rsidRPr="009F41B5" w:rsidRDefault="00F54B1B" w:rsidP="00AD3F6D">
            <w:pPr>
              <w:spacing w:line="240" w:lineRule="auto"/>
              <w:jc w:val="center"/>
              <w:rPr>
                <w:sz w:val="20"/>
              </w:rPr>
            </w:pPr>
            <w:r w:rsidRPr="009F41B5">
              <w:rPr>
                <w:noProof/>
                <w:sz w:val="20"/>
                <w:lang w:eastAsia="ja-JP"/>
              </w:rPr>
              <w:drawing>
                <wp:inline distT="0" distB="0" distL="0" distR="0" wp14:anchorId="653C3CC2" wp14:editId="52F3D83C">
                  <wp:extent cx="398780" cy="654337"/>
                  <wp:effectExtent l="0" t="0" r="1270" b="0"/>
                  <wp:docPr id="28" name="Picture 1" descr="Hasil gambar untuk simbol aktor um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asil gambar untuk simbol aktor uml 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98780" cy="654337"/>
                          </a:xfrm>
                          <a:prstGeom prst="rect">
                            <a:avLst/>
                          </a:prstGeom>
                          <a:noFill/>
                          <a:ln>
                            <a:noFill/>
                          </a:ln>
                        </pic:spPr>
                      </pic:pic>
                    </a:graphicData>
                  </a:graphic>
                </wp:inline>
              </w:drawing>
            </w:r>
          </w:p>
        </w:tc>
        <w:tc>
          <w:tcPr>
            <w:tcW w:w="4512" w:type="dxa"/>
          </w:tcPr>
          <w:p w14:paraId="4FB8AD6C" w14:textId="77777777" w:rsidR="00F54B1B" w:rsidRPr="009F41B5" w:rsidRDefault="00F54B1B" w:rsidP="00AD3F6D">
            <w:pPr>
              <w:spacing w:line="240" w:lineRule="auto"/>
              <w:jc w:val="left"/>
              <w:rPr>
                <w:sz w:val="20"/>
              </w:rPr>
            </w:pPr>
            <w:r w:rsidRPr="009F41B5">
              <w:rPr>
                <w:sz w:val="20"/>
              </w:rPr>
              <w:t xml:space="preserve">Orang, proses, </w:t>
            </w:r>
            <w:proofErr w:type="spellStart"/>
            <w:r w:rsidRPr="009F41B5">
              <w:rPr>
                <w:sz w:val="20"/>
              </w:rPr>
              <w:t>atay</w:t>
            </w:r>
            <w:proofErr w:type="spellEnd"/>
            <w:r w:rsidRPr="009F41B5">
              <w:rPr>
                <w:sz w:val="20"/>
              </w:rPr>
              <w:t xml:space="preserve"> sistem lain yang berinteraksi dengan sistem informasi yang akan dibuat.</w:t>
            </w:r>
          </w:p>
          <w:p w14:paraId="7AE1EDD5" w14:textId="77777777" w:rsidR="00F54B1B" w:rsidRPr="009F41B5" w:rsidRDefault="00F54B1B" w:rsidP="00AD3F6D">
            <w:pPr>
              <w:spacing w:line="240" w:lineRule="auto"/>
              <w:rPr>
                <w:b/>
                <w:sz w:val="20"/>
              </w:rPr>
            </w:pPr>
          </w:p>
        </w:tc>
      </w:tr>
      <w:tr w:rsidR="00F54B1B" w:rsidRPr="009F41B5" w14:paraId="77054FB0" w14:textId="77777777" w:rsidTr="00AD3F6D">
        <w:tc>
          <w:tcPr>
            <w:tcW w:w="510" w:type="dxa"/>
          </w:tcPr>
          <w:p w14:paraId="417305B3" w14:textId="77777777" w:rsidR="00F54B1B" w:rsidRPr="009F41B5" w:rsidRDefault="00F54B1B" w:rsidP="00AD3F6D">
            <w:pPr>
              <w:spacing w:line="240" w:lineRule="auto"/>
              <w:rPr>
                <w:sz w:val="20"/>
              </w:rPr>
            </w:pPr>
            <w:r w:rsidRPr="009F41B5">
              <w:rPr>
                <w:sz w:val="20"/>
              </w:rPr>
              <w:t>2</w:t>
            </w:r>
          </w:p>
        </w:tc>
        <w:tc>
          <w:tcPr>
            <w:tcW w:w="2185" w:type="dxa"/>
          </w:tcPr>
          <w:p w14:paraId="74AE8DAC" w14:textId="77777777" w:rsidR="00F54B1B" w:rsidRPr="009F41B5" w:rsidRDefault="00F54B1B" w:rsidP="00AD3F6D">
            <w:pPr>
              <w:spacing w:line="240" w:lineRule="auto"/>
              <w:jc w:val="center"/>
              <w:rPr>
                <w:i/>
                <w:sz w:val="20"/>
              </w:rPr>
            </w:pPr>
            <w:r w:rsidRPr="009F41B5">
              <w:rPr>
                <w:i/>
                <w:sz w:val="20"/>
              </w:rPr>
              <w:t xml:space="preserve">Use </w:t>
            </w:r>
            <w:proofErr w:type="spellStart"/>
            <w:r w:rsidRPr="009F41B5">
              <w:rPr>
                <w:i/>
                <w:sz w:val="20"/>
              </w:rPr>
              <w:t>case</w:t>
            </w:r>
            <w:proofErr w:type="spellEnd"/>
          </w:p>
          <w:p w14:paraId="677E0408" w14:textId="77777777" w:rsidR="00F54B1B" w:rsidRPr="009F41B5" w:rsidRDefault="00F54B1B" w:rsidP="00AD3F6D">
            <w:pPr>
              <w:spacing w:line="240" w:lineRule="auto"/>
              <w:jc w:val="center"/>
              <w:rPr>
                <w:sz w:val="20"/>
              </w:rPr>
            </w:pPr>
            <w:r w:rsidRPr="009F41B5">
              <w:rPr>
                <w:noProof/>
                <w:sz w:val="20"/>
                <w:lang w:eastAsia="ja-JP"/>
              </w:rPr>
              <w:drawing>
                <wp:inline distT="0" distB="0" distL="0" distR="0" wp14:anchorId="6FBB5601" wp14:editId="00DF46E6">
                  <wp:extent cx="833933" cy="416967"/>
                  <wp:effectExtent l="0" t="0" r="4445" b="2540"/>
                  <wp:docPr id="32" name="Picture 2" descr="Hasil gambar untuk simbol use case um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descr="Hasil gambar untuk simbol use case uml 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932139" cy="466070"/>
                          </a:xfrm>
                          <a:prstGeom prst="rect">
                            <a:avLst/>
                          </a:prstGeom>
                          <a:noFill/>
                          <a:ln>
                            <a:noFill/>
                          </a:ln>
                        </pic:spPr>
                      </pic:pic>
                    </a:graphicData>
                  </a:graphic>
                </wp:inline>
              </w:drawing>
            </w:r>
          </w:p>
          <w:p w14:paraId="686D8D2E" w14:textId="77777777" w:rsidR="00F54B1B" w:rsidRPr="009F41B5" w:rsidRDefault="00F54B1B" w:rsidP="00AD3F6D">
            <w:pPr>
              <w:spacing w:line="240" w:lineRule="auto"/>
              <w:jc w:val="center"/>
              <w:rPr>
                <w:sz w:val="20"/>
              </w:rPr>
            </w:pPr>
          </w:p>
        </w:tc>
        <w:tc>
          <w:tcPr>
            <w:tcW w:w="4512" w:type="dxa"/>
          </w:tcPr>
          <w:p w14:paraId="4DCE1B97" w14:textId="77777777" w:rsidR="00F54B1B" w:rsidRPr="009F41B5" w:rsidRDefault="00F54B1B" w:rsidP="00AD3F6D">
            <w:pPr>
              <w:spacing w:line="240" w:lineRule="auto"/>
              <w:jc w:val="left"/>
              <w:rPr>
                <w:sz w:val="20"/>
              </w:rPr>
            </w:pPr>
            <w:r w:rsidRPr="009F41B5">
              <w:rPr>
                <w:sz w:val="20"/>
              </w:rPr>
              <w:t>Fungsionalitas yang ada pada sistem sebagai unit pertukaran antara unit dan aktor.</w:t>
            </w:r>
          </w:p>
        </w:tc>
      </w:tr>
      <w:tr w:rsidR="00F54B1B" w:rsidRPr="009F41B5" w14:paraId="5EE96FB7" w14:textId="77777777" w:rsidTr="00AD3F6D">
        <w:tc>
          <w:tcPr>
            <w:tcW w:w="510" w:type="dxa"/>
          </w:tcPr>
          <w:p w14:paraId="21CEF8FE" w14:textId="77777777" w:rsidR="00F54B1B" w:rsidRPr="009F41B5" w:rsidRDefault="00F54B1B" w:rsidP="00AD3F6D">
            <w:pPr>
              <w:spacing w:line="240" w:lineRule="auto"/>
              <w:rPr>
                <w:sz w:val="20"/>
              </w:rPr>
            </w:pPr>
            <w:r w:rsidRPr="009F41B5">
              <w:rPr>
                <w:sz w:val="20"/>
              </w:rPr>
              <w:t>3</w:t>
            </w:r>
          </w:p>
        </w:tc>
        <w:tc>
          <w:tcPr>
            <w:tcW w:w="2185" w:type="dxa"/>
          </w:tcPr>
          <w:p w14:paraId="1C32EB09" w14:textId="77777777" w:rsidR="00F54B1B" w:rsidRPr="009F41B5" w:rsidRDefault="00F54B1B" w:rsidP="00AD3F6D">
            <w:pPr>
              <w:spacing w:line="240" w:lineRule="auto"/>
              <w:jc w:val="center"/>
              <w:rPr>
                <w:sz w:val="20"/>
              </w:rPr>
            </w:pPr>
            <w:r w:rsidRPr="009F41B5">
              <w:rPr>
                <w:sz w:val="20"/>
              </w:rPr>
              <w:t>Asosiasi</w:t>
            </w:r>
          </w:p>
          <w:p w14:paraId="686F8C0A" w14:textId="77777777" w:rsidR="00F54B1B" w:rsidRPr="009F41B5" w:rsidRDefault="00F54B1B" w:rsidP="00AD3F6D">
            <w:pPr>
              <w:spacing w:line="240" w:lineRule="auto"/>
              <w:jc w:val="center"/>
              <w:rPr>
                <w:sz w:val="20"/>
              </w:rPr>
            </w:pPr>
            <w:r w:rsidRPr="009F41B5">
              <w:rPr>
                <w:noProof/>
                <w:sz w:val="20"/>
                <w:lang w:eastAsia="ja-JP"/>
              </w:rPr>
              <w:drawing>
                <wp:inline distT="0" distB="0" distL="0" distR="0" wp14:anchorId="10AF93A4" wp14:editId="3ABFA2E4">
                  <wp:extent cx="879325" cy="276225"/>
                  <wp:effectExtent l="0" t="0" r="0" b="0"/>
                  <wp:docPr id="33" name="Picture 3" descr="Hasil gambar untuk lin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asil gambar untuk line 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956509" cy="300471"/>
                          </a:xfrm>
                          <a:prstGeom prst="rect">
                            <a:avLst/>
                          </a:prstGeom>
                          <a:noFill/>
                          <a:ln>
                            <a:noFill/>
                          </a:ln>
                        </pic:spPr>
                      </pic:pic>
                    </a:graphicData>
                  </a:graphic>
                </wp:inline>
              </w:drawing>
            </w:r>
          </w:p>
        </w:tc>
        <w:tc>
          <w:tcPr>
            <w:tcW w:w="4512" w:type="dxa"/>
          </w:tcPr>
          <w:p w14:paraId="1A5C3852" w14:textId="77777777" w:rsidR="00F54B1B" w:rsidRPr="009F41B5" w:rsidRDefault="00F54B1B" w:rsidP="00AD3F6D">
            <w:pPr>
              <w:spacing w:line="240" w:lineRule="auto"/>
              <w:jc w:val="left"/>
              <w:rPr>
                <w:sz w:val="20"/>
              </w:rPr>
            </w:pPr>
            <w:r w:rsidRPr="009F41B5">
              <w:rPr>
                <w:color w:val="000000"/>
                <w:sz w:val="20"/>
              </w:rPr>
              <w:t xml:space="preserve">Komunikasi antar aktor dan </w:t>
            </w:r>
            <w:proofErr w:type="spellStart"/>
            <w:r w:rsidRPr="009F41B5">
              <w:rPr>
                <w:i/>
                <w:iCs/>
                <w:color w:val="000000"/>
                <w:sz w:val="20"/>
              </w:rPr>
              <w:t>use</w:t>
            </w:r>
            <w:proofErr w:type="spellEnd"/>
            <w:r w:rsidRPr="009F41B5">
              <w:rPr>
                <w:i/>
                <w:iCs/>
                <w:color w:val="000000"/>
                <w:sz w:val="20"/>
              </w:rPr>
              <w:t xml:space="preserve"> </w:t>
            </w:r>
            <w:proofErr w:type="spellStart"/>
            <w:r w:rsidRPr="009F41B5">
              <w:rPr>
                <w:i/>
                <w:iCs/>
                <w:color w:val="000000"/>
                <w:sz w:val="20"/>
              </w:rPr>
              <w:t>case</w:t>
            </w:r>
            <w:proofErr w:type="spellEnd"/>
            <w:r w:rsidRPr="009F41B5">
              <w:rPr>
                <w:i/>
                <w:iCs/>
                <w:color w:val="000000"/>
                <w:sz w:val="20"/>
              </w:rPr>
              <w:t>.</w:t>
            </w:r>
          </w:p>
        </w:tc>
      </w:tr>
      <w:tr w:rsidR="00F54B1B" w:rsidRPr="009F41B5" w14:paraId="233816EF" w14:textId="77777777" w:rsidTr="00AD3F6D">
        <w:tc>
          <w:tcPr>
            <w:tcW w:w="510" w:type="dxa"/>
          </w:tcPr>
          <w:p w14:paraId="3C6F95B9" w14:textId="77777777" w:rsidR="00F54B1B" w:rsidRPr="009F41B5" w:rsidRDefault="00F54B1B" w:rsidP="00AD3F6D">
            <w:pPr>
              <w:spacing w:line="240" w:lineRule="auto"/>
              <w:rPr>
                <w:sz w:val="20"/>
              </w:rPr>
            </w:pPr>
            <w:r w:rsidRPr="009F41B5">
              <w:rPr>
                <w:sz w:val="20"/>
              </w:rPr>
              <w:t>4</w:t>
            </w:r>
          </w:p>
        </w:tc>
        <w:tc>
          <w:tcPr>
            <w:tcW w:w="2185" w:type="dxa"/>
          </w:tcPr>
          <w:p w14:paraId="1FCFB6AC" w14:textId="77777777" w:rsidR="00F54B1B" w:rsidRPr="009F41B5" w:rsidRDefault="00F54B1B" w:rsidP="00AD3F6D">
            <w:pPr>
              <w:spacing w:line="240" w:lineRule="auto"/>
              <w:jc w:val="center"/>
              <w:rPr>
                <w:sz w:val="20"/>
              </w:rPr>
            </w:pPr>
            <w:r w:rsidRPr="009F41B5">
              <w:rPr>
                <w:sz w:val="20"/>
              </w:rPr>
              <w:t>Generalisasi</w:t>
            </w:r>
          </w:p>
          <w:p w14:paraId="7E9F9D80" w14:textId="77777777" w:rsidR="00F54B1B" w:rsidRPr="009F41B5" w:rsidRDefault="00F54B1B" w:rsidP="00AD3F6D">
            <w:pPr>
              <w:spacing w:line="240" w:lineRule="auto"/>
              <w:jc w:val="center"/>
              <w:rPr>
                <w:sz w:val="20"/>
              </w:rPr>
            </w:pPr>
            <w:r w:rsidRPr="009F41B5">
              <w:rPr>
                <w:rFonts w:eastAsiaTheme="minorHAnsi" w:cstheme="minorBidi"/>
                <w:szCs w:val="22"/>
                <w:lang w:eastAsia="en-US"/>
              </w:rPr>
              <w:object w:dxaOrig="1905" w:dyaOrig="436" w14:anchorId="594AD68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95.25pt;height:21.75pt" o:ole="">
                  <v:imagedata r:id="rId17" o:title=""/>
                </v:shape>
                <o:OLEObject Type="Embed" ProgID="Visio.Drawing.15" ShapeID="_x0000_i1025" DrawAspect="Content" ObjectID="_1684688119" r:id="rId18"/>
              </w:object>
            </w:r>
          </w:p>
        </w:tc>
        <w:tc>
          <w:tcPr>
            <w:tcW w:w="4512" w:type="dxa"/>
          </w:tcPr>
          <w:p w14:paraId="4C6A4078" w14:textId="77777777" w:rsidR="00F54B1B" w:rsidRPr="009F41B5" w:rsidRDefault="00F54B1B" w:rsidP="00AD3F6D">
            <w:pPr>
              <w:spacing w:line="240" w:lineRule="auto"/>
              <w:jc w:val="left"/>
              <w:rPr>
                <w:color w:val="000000"/>
                <w:sz w:val="20"/>
              </w:rPr>
            </w:pPr>
            <w:r w:rsidRPr="009F41B5">
              <w:rPr>
                <w:color w:val="000000"/>
                <w:sz w:val="20"/>
              </w:rPr>
              <w:t>Hubungan umum-khusus antar</w:t>
            </w:r>
            <w:r w:rsidRPr="009F41B5">
              <w:rPr>
                <w:i/>
                <w:iCs/>
                <w:color w:val="000000"/>
                <w:sz w:val="20"/>
              </w:rPr>
              <w:t xml:space="preserve"> </w:t>
            </w:r>
            <w:proofErr w:type="spellStart"/>
            <w:r w:rsidRPr="009F41B5">
              <w:rPr>
                <w:i/>
                <w:iCs/>
                <w:color w:val="000000"/>
                <w:sz w:val="20"/>
              </w:rPr>
              <w:t>use</w:t>
            </w:r>
            <w:proofErr w:type="spellEnd"/>
            <w:r w:rsidRPr="009F41B5">
              <w:rPr>
                <w:i/>
                <w:iCs/>
                <w:color w:val="000000"/>
                <w:sz w:val="20"/>
              </w:rPr>
              <w:t xml:space="preserve"> </w:t>
            </w:r>
            <w:proofErr w:type="spellStart"/>
            <w:r w:rsidRPr="009F41B5">
              <w:rPr>
                <w:i/>
                <w:iCs/>
                <w:color w:val="000000"/>
                <w:sz w:val="20"/>
              </w:rPr>
              <w:t>case</w:t>
            </w:r>
            <w:proofErr w:type="spellEnd"/>
            <w:r w:rsidRPr="009F41B5">
              <w:rPr>
                <w:color w:val="000000"/>
                <w:sz w:val="20"/>
              </w:rPr>
              <w:t>.</w:t>
            </w:r>
          </w:p>
        </w:tc>
      </w:tr>
      <w:tr w:rsidR="00F54B1B" w:rsidRPr="009F41B5" w14:paraId="10748AF9" w14:textId="77777777" w:rsidTr="00AD3F6D">
        <w:tc>
          <w:tcPr>
            <w:tcW w:w="510" w:type="dxa"/>
          </w:tcPr>
          <w:p w14:paraId="39D49269" w14:textId="77777777" w:rsidR="00F54B1B" w:rsidRPr="009F41B5" w:rsidRDefault="00F54B1B" w:rsidP="00AD3F6D">
            <w:pPr>
              <w:spacing w:line="240" w:lineRule="auto"/>
              <w:rPr>
                <w:sz w:val="20"/>
              </w:rPr>
            </w:pPr>
            <w:r w:rsidRPr="009F41B5">
              <w:rPr>
                <w:sz w:val="20"/>
              </w:rPr>
              <w:t>5</w:t>
            </w:r>
          </w:p>
        </w:tc>
        <w:tc>
          <w:tcPr>
            <w:tcW w:w="2185" w:type="dxa"/>
          </w:tcPr>
          <w:p w14:paraId="2B0199D7" w14:textId="77777777" w:rsidR="00F54B1B" w:rsidRPr="009F41B5" w:rsidRDefault="00F54B1B" w:rsidP="00AD3F6D">
            <w:pPr>
              <w:spacing w:line="240" w:lineRule="auto"/>
              <w:jc w:val="center"/>
              <w:rPr>
                <w:sz w:val="20"/>
              </w:rPr>
            </w:pPr>
            <w:r w:rsidRPr="009F41B5">
              <w:rPr>
                <w:sz w:val="20"/>
              </w:rPr>
              <w:t>Ekstensi</w:t>
            </w:r>
          </w:p>
          <w:p w14:paraId="7777A2D2" w14:textId="77777777" w:rsidR="00F54B1B" w:rsidRPr="009F41B5" w:rsidRDefault="00F54B1B" w:rsidP="00AD3F6D">
            <w:pPr>
              <w:spacing w:line="240" w:lineRule="auto"/>
              <w:jc w:val="center"/>
              <w:rPr>
                <w:sz w:val="20"/>
              </w:rPr>
            </w:pPr>
            <w:r w:rsidRPr="009F41B5">
              <w:rPr>
                <w:rFonts w:eastAsiaTheme="minorHAnsi" w:cstheme="minorBidi"/>
                <w:szCs w:val="22"/>
                <w:lang w:eastAsia="en-US"/>
              </w:rPr>
              <w:object w:dxaOrig="1680" w:dyaOrig="375" w14:anchorId="2714A015">
                <v:shape id="_x0000_i1026" type="#_x0000_t75" style="width:84.75pt;height:18.75pt" o:ole="">
                  <v:imagedata r:id="rId19" o:title=""/>
                </v:shape>
                <o:OLEObject Type="Embed" ProgID="Visio.Drawing.15" ShapeID="_x0000_i1026" DrawAspect="Content" ObjectID="_1684688120" r:id="rId20"/>
              </w:object>
            </w:r>
          </w:p>
        </w:tc>
        <w:tc>
          <w:tcPr>
            <w:tcW w:w="4512" w:type="dxa"/>
          </w:tcPr>
          <w:p w14:paraId="43AE4AB3" w14:textId="77777777" w:rsidR="00F54B1B" w:rsidRPr="009F41B5" w:rsidRDefault="00F54B1B" w:rsidP="00AD3F6D">
            <w:pPr>
              <w:spacing w:line="240" w:lineRule="auto"/>
              <w:jc w:val="left"/>
              <w:rPr>
                <w:color w:val="000000"/>
                <w:sz w:val="20"/>
              </w:rPr>
            </w:pPr>
            <w:r w:rsidRPr="009F41B5">
              <w:rPr>
                <w:color w:val="000000"/>
                <w:sz w:val="20"/>
              </w:rPr>
              <w:t xml:space="preserve">Relasi suatu </w:t>
            </w:r>
            <w:proofErr w:type="spellStart"/>
            <w:r w:rsidRPr="009F41B5">
              <w:rPr>
                <w:i/>
                <w:iCs/>
                <w:color w:val="000000"/>
                <w:sz w:val="20"/>
              </w:rPr>
              <w:t>use</w:t>
            </w:r>
            <w:proofErr w:type="spellEnd"/>
            <w:r w:rsidRPr="009F41B5">
              <w:rPr>
                <w:i/>
                <w:iCs/>
                <w:color w:val="000000"/>
                <w:sz w:val="20"/>
              </w:rPr>
              <w:t xml:space="preserve"> </w:t>
            </w:r>
            <w:proofErr w:type="spellStart"/>
            <w:r w:rsidRPr="009F41B5">
              <w:rPr>
                <w:i/>
                <w:iCs/>
                <w:color w:val="000000"/>
                <w:sz w:val="20"/>
              </w:rPr>
              <w:t>case</w:t>
            </w:r>
            <w:proofErr w:type="spellEnd"/>
            <w:r w:rsidRPr="009F41B5">
              <w:rPr>
                <w:color w:val="000000"/>
                <w:sz w:val="20"/>
              </w:rPr>
              <w:t xml:space="preserve"> ke </w:t>
            </w:r>
            <w:proofErr w:type="spellStart"/>
            <w:r w:rsidRPr="009F41B5">
              <w:rPr>
                <w:i/>
                <w:iCs/>
                <w:color w:val="000000"/>
                <w:sz w:val="20"/>
              </w:rPr>
              <w:t>use</w:t>
            </w:r>
            <w:proofErr w:type="spellEnd"/>
            <w:r w:rsidRPr="009F41B5">
              <w:rPr>
                <w:i/>
                <w:iCs/>
                <w:color w:val="000000"/>
                <w:sz w:val="20"/>
              </w:rPr>
              <w:t xml:space="preserve"> </w:t>
            </w:r>
            <w:proofErr w:type="spellStart"/>
            <w:r w:rsidRPr="009F41B5">
              <w:rPr>
                <w:i/>
                <w:iCs/>
                <w:color w:val="000000"/>
                <w:sz w:val="20"/>
              </w:rPr>
              <w:t>case</w:t>
            </w:r>
            <w:proofErr w:type="spellEnd"/>
            <w:r w:rsidRPr="009F41B5">
              <w:rPr>
                <w:color w:val="000000"/>
                <w:sz w:val="20"/>
              </w:rPr>
              <w:t xml:space="preserve"> lain </w:t>
            </w:r>
            <w:proofErr w:type="spellStart"/>
            <w:r w:rsidRPr="009F41B5">
              <w:rPr>
                <w:color w:val="000000"/>
                <w:sz w:val="20"/>
              </w:rPr>
              <w:t>dimana</w:t>
            </w:r>
            <w:proofErr w:type="spellEnd"/>
            <w:r w:rsidRPr="009F41B5">
              <w:rPr>
                <w:color w:val="000000"/>
                <w:sz w:val="20"/>
              </w:rPr>
              <w:t xml:space="preserve"> </w:t>
            </w:r>
            <w:proofErr w:type="spellStart"/>
            <w:r w:rsidRPr="009F41B5">
              <w:rPr>
                <w:i/>
                <w:iCs/>
                <w:color w:val="000000"/>
                <w:sz w:val="20"/>
              </w:rPr>
              <w:t>use</w:t>
            </w:r>
            <w:proofErr w:type="spellEnd"/>
            <w:r w:rsidRPr="009F41B5">
              <w:rPr>
                <w:i/>
                <w:iCs/>
                <w:color w:val="000000"/>
                <w:sz w:val="20"/>
              </w:rPr>
              <w:t xml:space="preserve"> </w:t>
            </w:r>
            <w:proofErr w:type="spellStart"/>
            <w:r w:rsidRPr="009F41B5">
              <w:rPr>
                <w:i/>
                <w:iCs/>
                <w:color w:val="000000"/>
                <w:sz w:val="20"/>
              </w:rPr>
              <w:t>case</w:t>
            </w:r>
            <w:proofErr w:type="spellEnd"/>
            <w:r w:rsidRPr="009F41B5">
              <w:rPr>
                <w:color w:val="000000"/>
                <w:sz w:val="20"/>
              </w:rPr>
              <w:t xml:space="preserve"> yang baru ditambahkan tersebut dapat berdiri sendiri.</w:t>
            </w:r>
          </w:p>
        </w:tc>
      </w:tr>
      <w:tr w:rsidR="00F54B1B" w:rsidRPr="009F41B5" w14:paraId="764DA964" w14:textId="77777777" w:rsidTr="00AD3F6D">
        <w:tc>
          <w:tcPr>
            <w:tcW w:w="510" w:type="dxa"/>
          </w:tcPr>
          <w:p w14:paraId="6204330B" w14:textId="77777777" w:rsidR="00F54B1B" w:rsidRPr="009F41B5" w:rsidRDefault="00F54B1B" w:rsidP="00AD3F6D">
            <w:pPr>
              <w:spacing w:line="240" w:lineRule="auto"/>
              <w:rPr>
                <w:sz w:val="20"/>
              </w:rPr>
            </w:pPr>
            <w:r w:rsidRPr="009F41B5">
              <w:rPr>
                <w:sz w:val="20"/>
              </w:rPr>
              <w:lastRenderedPageBreak/>
              <w:t>6</w:t>
            </w:r>
          </w:p>
        </w:tc>
        <w:tc>
          <w:tcPr>
            <w:tcW w:w="2185" w:type="dxa"/>
          </w:tcPr>
          <w:p w14:paraId="56271CDD" w14:textId="77777777" w:rsidR="00F54B1B" w:rsidRPr="009F41B5" w:rsidRDefault="00F54B1B" w:rsidP="00AD3F6D">
            <w:pPr>
              <w:spacing w:line="240" w:lineRule="auto"/>
              <w:jc w:val="center"/>
              <w:rPr>
                <w:sz w:val="20"/>
              </w:rPr>
            </w:pPr>
            <w:r w:rsidRPr="009F41B5">
              <w:rPr>
                <w:sz w:val="20"/>
              </w:rPr>
              <w:t>Menggunakan</w:t>
            </w:r>
          </w:p>
          <w:p w14:paraId="358B2B65" w14:textId="77777777" w:rsidR="00F54B1B" w:rsidRPr="009F41B5" w:rsidRDefault="00F54B1B" w:rsidP="00AD3F6D">
            <w:pPr>
              <w:spacing w:line="240" w:lineRule="auto"/>
              <w:jc w:val="center"/>
              <w:rPr>
                <w:sz w:val="20"/>
              </w:rPr>
            </w:pPr>
            <w:r w:rsidRPr="009F41B5">
              <w:rPr>
                <w:rFonts w:eastAsiaTheme="minorHAnsi" w:cstheme="minorBidi"/>
                <w:szCs w:val="22"/>
                <w:lang w:eastAsia="en-US"/>
              </w:rPr>
              <w:object w:dxaOrig="1680" w:dyaOrig="375" w14:anchorId="5D4E1174">
                <v:shape id="_x0000_i1027" type="#_x0000_t75" style="width:84.75pt;height:18.75pt" o:ole="">
                  <v:imagedata r:id="rId21" o:title=""/>
                </v:shape>
                <o:OLEObject Type="Embed" ProgID="Visio.Drawing.15" ShapeID="_x0000_i1027" DrawAspect="Content" ObjectID="_1684688121" r:id="rId22"/>
              </w:object>
            </w:r>
          </w:p>
        </w:tc>
        <w:tc>
          <w:tcPr>
            <w:tcW w:w="4512" w:type="dxa"/>
          </w:tcPr>
          <w:p w14:paraId="370C84C1" w14:textId="77777777" w:rsidR="00F54B1B" w:rsidRPr="009F41B5" w:rsidRDefault="00F54B1B" w:rsidP="00AD3F6D">
            <w:pPr>
              <w:spacing w:line="240" w:lineRule="auto"/>
              <w:jc w:val="left"/>
              <w:rPr>
                <w:color w:val="000000"/>
                <w:sz w:val="20"/>
              </w:rPr>
            </w:pPr>
            <w:r w:rsidRPr="009F41B5">
              <w:rPr>
                <w:color w:val="000000"/>
                <w:sz w:val="20"/>
              </w:rPr>
              <w:t xml:space="preserve">Hubungan </w:t>
            </w:r>
            <w:proofErr w:type="spellStart"/>
            <w:r w:rsidRPr="009F41B5">
              <w:rPr>
                <w:i/>
                <w:iCs/>
                <w:color w:val="000000"/>
                <w:sz w:val="20"/>
              </w:rPr>
              <w:t>use</w:t>
            </w:r>
            <w:proofErr w:type="spellEnd"/>
            <w:r w:rsidRPr="009F41B5">
              <w:rPr>
                <w:color w:val="000000"/>
                <w:sz w:val="20"/>
              </w:rPr>
              <w:t xml:space="preserve"> </w:t>
            </w:r>
            <w:proofErr w:type="spellStart"/>
            <w:r w:rsidRPr="009F41B5">
              <w:rPr>
                <w:i/>
                <w:iCs/>
                <w:color w:val="000000"/>
                <w:sz w:val="20"/>
              </w:rPr>
              <w:t>case</w:t>
            </w:r>
            <w:proofErr w:type="spellEnd"/>
            <w:r w:rsidRPr="009F41B5">
              <w:rPr>
                <w:color w:val="000000"/>
                <w:sz w:val="20"/>
              </w:rPr>
              <w:t xml:space="preserve"> </w:t>
            </w:r>
            <w:proofErr w:type="spellStart"/>
            <w:r w:rsidRPr="009F41B5">
              <w:rPr>
                <w:color w:val="000000"/>
                <w:sz w:val="20"/>
              </w:rPr>
              <w:t>dimana</w:t>
            </w:r>
            <w:proofErr w:type="spellEnd"/>
            <w:r w:rsidRPr="009F41B5">
              <w:rPr>
                <w:color w:val="000000"/>
                <w:sz w:val="20"/>
              </w:rPr>
              <w:t xml:space="preserve"> </w:t>
            </w:r>
            <w:proofErr w:type="spellStart"/>
            <w:r w:rsidRPr="009F41B5">
              <w:rPr>
                <w:i/>
                <w:iCs/>
                <w:color w:val="000000"/>
                <w:sz w:val="20"/>
              </w:rPr>
              <w:t>use</w:t>
            </w:r>
            <w:proofErr w:type="spellEnd"/>
            <w:r w:rsidRPr="009F41B5">
              <w:rPr>
                <w:i/>
                <w:iCs/>
                <w:color w:val="000000"/>
                <w:sz w:val="20"/>
              </w:rPr>
              <w:t xml:space="preserve"> </w:t>
            </w:r>
            <w:proofErr w:type="spellStart"/>
            <w:r w:rsidRPr="009F41B5">
              <w:rPr>
                <w:i/>
                <w:iCs/>
                <w:color w:val="000000"/>
                <w:sz w:val="20"/>
              </w:rPr>
              <w:t>case</w:t>
            </w:r>
            <w:proofErr w:type="spellEnd"/>
            <w:r w:rsidRPr="009F41B5">
              <w:rPr>
                <w:color w:val="000000"/>
                <w:sz w:val="20"/>
              </w:rPr>
              <w:t xml:space="preserve"> baru membutuhkan </w:t>
            </w:r>
            <w:proofErr w:type="spellStart"/>
            <w:r w:rsidRPr="009F41B5">
              <w:rPr>
                <w:i/>
                <w:iCs/>
                <w:color w:val="000000"/>
                <w:sz w:val="20"/>
              </w:rPr>
              <w:t>use</w:t>
            </w:r>
            <w:proofErr w:type="spellEnd"/>
            <w:r w:rsidRPr="009F41B5">
              <w:rPr>
                <w:i/>
                <w:iCs/>
                <w:color w:val="000000"/>
                <w:sz w:val="20"/>
              </w:rPr>
              <w:t xml:space="preserve"> </w:t>
            </w:r>
            <w:proofErr w:type="spellStart"/>
            <w:r w:rsidRPr="009F41B5">
              <w:rPr>
                <w:i/>
                <w:iCs/>
                <w:color w:val="000000"/>
                <w:sz w:val="20"/>
              </w:rPr>
              <w:t>case</w:t>
            </w:r>
            <w:proofErr w:type="spellEnd"/>
            <w:r w:rsidRPr="009F41B5">
              <w:rPr>
                <w:color w:val="000000"/>
                <w:sz w:val="20"/>
              </w:rPr>
              <w:t xml:space="preserve"> lain untuk menjalankan fungsinya.</w:t>
            </w:r>
          </w:p>
        </w:tc>
      </w:tr>
    </w:tbl>
    <w:p w14:paraId="1C6853E5" w14:textId="77777777" w:rsidR="00F54B1B" w:rsidRPr="009F41B5" w:rsidRDefault="00F54B1B" w:rsidP="00F54B1B">
      <w:pPr>
        <w:widowControl w:val="0"/>
        <w:autoSpaceDE w:val="0"/>
        <w:autoSpaceDN w:val="0"/>
        <w:adjustRightInd w:val="0"/>
        <w:spacing w:before="120"/>
      </w:pPr>
    </w:p>
    <w:p w14:paraId="696747B0" w14:textId="77777777" w:rsidR="00F54B1B" w:rsidRPr="009F41B5" w:rsidRDefault="00F54B1B" w:rsidP="00F54B1B">
      <w:pPr>
        <w:pStyle w:val="Heading3"/>
        <w:ind w:left="567" w:hanging="567"/>
        <w:rPr>
          <w:i/>
          <w:iCs/>
        </w:rPr>
      </w:pPr>
      <w:bookmarkStart w:id="117" w:name="_Toc503766946"/>
      <w:bookmarkStart w:id="118" w:name="_Toc21275227"/>
      <w:proofErr w:type="spellStart"/>
      <w:r w:rsidRPr="009F41B5">
        <w:rPr>
          <w:i/>
          <w:iCs/>
        </w:rPr>
        <w:t>Sequence</w:t>
      </w:r>
      <w:proofErr w:type="spellEnd"/>
      <w:r w:rsidRPr="009F41B5">
        <w:rPr>
          <w:i/>
          <w:iCs/>
        </w:rPr>
        <w:t xml:space="preserve"> Diagram</w:t>
      </w:r>
      <w:bookmarkEnd w:id="117"/>
      <w:bookmarkEnd w:id="118"/>
    </w:p>
    <w:p w14:paraId="3A36206D" w14:textId="77777777" w:rsidR="00F54B1B" w:rsidRPr="009F41B5" w:rsidRDefault="00F54B1B" w:rsidP="00F54B1B">
      <w:pPr>
        <w:ind w:firstLine="567"/>
      </w:pPr>
      <w:proofErr w:type="spellStart"/>
      <w:r w:rsidRPr="009F41B5">
        <w:rPr>
          <w:i/>
        </w:rPr>
        <w:t>Sequence</w:t>
      </w:r>
      <w:proofErr w:type="spellEnd"/>
      <w:r w:rsidRPr="009F41B5">
        <w:rPr>
          <w:i/>
        </w:rPr>
        <w:t xml:space="preserve"> Diagram</w:t>
      </w:r>
      <w:r w:rsidRPr="009F41B5">
        <w:t xml:space="preserve"> menjelaskan aliran eksekusi dari setiap unsur yang ada di dalam </w:t>
      </w:r>
      <w:proofErr w:type="spellStart"/>
      <w:r w:rsidRPr="009F41B5">
        <w:rPr>
          <w:i/>
        </w:rPr>
        <w:t>use</w:t>
      </w:r>
      <w:proofErr w:type="spellEnd"/>
      <w:r w:rsidRPr="009F41B5">
        <w:rPr>
          <w:i/>
        </w:rPr>
        <w:t xml:space="preserve"> </w:t>
      </w:r>
      <w:proofErr w:type="spellStart"/>
      <w:r w:rsidRPr="009F41B5">
        <w:rPr>
          <w:i/>
        </w:rPr>
        <w:t>case</w:t>
      </w:r>
      <w:proofErr w:type="spellEnd"/>
      <w:r w:rsidRPr="009F41B5">
        <w:t xml:space="preserve">. Setiap </w:t>
      </w:r>
      <w:proofErr w:type="spellStart"/>
      <w:r w:rsidRPr="009F41B5">
        <w:rPr>
          <w:i/>
          <w:iCs/>
        </w:rPr>
        <w:t>use</w:t>
      </w:r>
      <w:proofErr w:type="spellEnd"/>
      <w:r w:rsidRPr="009F41B5">
        <w:rPr>
          <w:i/>
          <w:iCs/>
        </w:rPr>
        <w:t xml:space="preserve"> </w:t>
      </w:r>
      <w:proofErr w:type="spellStart"/>
      <w:r w:rsidRPr="009F41B5">
        <w:rPr>
          <w:i/>
          <w:iCs/>
        </w:rPr>
        <w:t>case</w:t>
      </w:r>
      <w:proofErr w:type="spellEnd"/>
      <w:r w:rsidRPr="009F41B5">
        <w:t xml:space="preserve"> yang dibuat akan menghasilkan satu atau lebih skenario. Skenario ini dimodelkan dengan </w:t>
      </w:r>
      <w:proofErr w:type="spellStart"/>
      <w:r w:rsidRPr="009F41B5">
        <w:rPr>
          <w:i/>
        </w:rPr>
        <w:t>sequence</w:t>
      </w:r>
      <w:proofErr w:type="spellEnd"/>
      <w:r w:rsidRPr="009F41B5">
        <w:rPr>
          <w:i/>
        </w:rPr>
        <w:t xml:space="preserve"> diagram</w:t>
      </w:r>
      <w:r w:rsidRPr="009F41B5">
        <w:t xml:space="preserve">. Objek-objek dari </w:t>
      </w:r>
      <w:proofErr w:type="spellStart"/>
      <w:r w:rsidRPr="009F41B5">
        <w:t>s</w:t>
      </w:r>
      <w:r w:rsidRPr="009F41B5">
        <w:rPr>
          <w:i/>
        </w:rPr>
        <w:t>equence</w:t>
      </w:r>
      <w:proofErr w:type="spellEnd"/>
      <w:r w:rsidRPr="009F41B5">
        <w:rPr>
          <w:i/>
        </w:rPr>
        <w:t xml:space="preserve"> diagram </w:t>
      </w:r>
      <w:r w:rsidRPr="009F41B5">
        <w:t xml:space="preserve">dapat diidentifikasi dengan melihat kata benda yang terdapat di dalam </w:t>
      </w:r>
      <w:proofErr w:type="spellStart"/>
      <w:r w:rsidRPr="009F41B5">
        <w:rPr>
          <w:i/>
        </w:rPr>
        <w:t>use</w:t>
      </w:r>
      <w:proofErr w:type="spellEnd"/>
      <w:r w:rsidRPr="009F41B5">
        <w:rPr>
          <w:i/>
        </w:rPr>
        <w:t xml:space="preserve"> </w:t>
      </w:r>
      <w:proofErr w:type="spellStart"/>
      <w:r w:rsidRPr="009F41B5">
        <w:rPr>
          <w:i/>
        </w:rPr>
        <w:t>case</w:t>
      </w:r>
      <w:proofErr w:type="spellEnd"/>
      <w:r w:rsidRPr="009F41B5">
        <w:t xml:space="preserve"> dan skenario (Fikry </w:t>
      </w:r>
      <w:proofErr w:type="spellStart"/>
      <w:r w:rsidRPr="009F41B5">
        <w:t>dkk</w:t>
      </w:r>
      <w:proofErr w:type="spellEnd"/>
      <w:r w:rsidRPr="009F41B5">
        <w:t>, 2015).</w:t>
      </w:r>
    </w:p>
    <w:p w14:paraId="4986C83E" w14:textId="77777777" w:rsidR="00F54B1B" w:rsidRPr="009F41B5" w:rsidRDefault="00F54B1B" w:rsidP="00F54B1B">
      <w:pPr>
        <w:ind w:firstLine="567"/>
      </w:pPr>
      <w:r w:rsidRPr="009F41B5">
        <w:t xml:space="preserve">Urutan dari pesan dalam </w:t>
      </w:r>
      <w:proofErr w:type="spellStart"/>
      <w:r w:rsidRPr="009F41B5">
        <w:rPr>
          <w:i/>
          <w:iCs/>
        </w:rPr>
        <w:t>sequence</w:t>
      </w:r>
      <w:proofErr w:type="spellEnd"/>
      <w:r w:rsidRPr="009F41B5">
        <w:rPr>
          <w:i/>
          <w:iCs/>
        </w:rPr>
        <w:t xml:space="preserve"> diagram </w:t>
      </w:r>
      <w:r w:rsidRPr="009F41B5">
        <w:t xml:space="preserve">dirunut berdasarkan urutan skenario dari </w:t>
      </w:r>
      <w:proofErr w:type="spellStart"/>
      <w:r w:rsidRPr="009F41B5">
        <w:rPr>
          <w:i/>
          <w:iCs/>
        </w:rPr>
        <w:t>use</w:t>
      </w:r>
      <w:proofErr w:type="spellEnd"/>
      <w:r w:rsidRPr="009F41B5">
        <w:rPr>
          <w:i/>
          <w:iCs/>
        </w:rPr>
        <w:t xml:space="preserve"> </w:t>
      </w:r>
      <w:proofErr w:type="spellStart"/>
      <w:r w:rsidRPr="009F41B5">
        <w:rPr>
          <w:i/>
          <w:iCs/>
        </w:rPr>
        <w:t>case</w:t>
      </w:r>
      <w:proofErr w:type="spellEnd"/>
      <w:r w:rsidRPr="009F41B5">
        <w:t xml:space="preserve"> sehingga pesan yang ada paling atas akan dieksekusi terlebih dahulu. Semua metode dalam kelas harus ada pada </w:t>
      </w:r>
      <w:proofErr w:type="spellStart"/>
      <w:r w:rsidRPr="009F41B5">
        <w:rPr>
          <w:i/>
          <w:iCs/>
        </w:rPr>
        <w:t>sequence</w:t>
      </w:r>
      <w:proofErr w:type="spellEnd"/>
      <w:r w:rsidRPr="009F41B5">
        <w:t xml:space="preserve"> diagram karena bila ada yang tidak digunakan dalam </w:t>
      </w:r>
      <w:proofErr w:type="spellStart"/>
      <w:r w:rsidRPr="009F41B5">
        <w:rPr>
          <w:i/>
          <w:iCs/>
        </w:rPr>
        <w:t>sequence</w:t>
      </w:r>
      <w:proofErr w:type="spellEnd"/>
      <w:r w:rsidRPr="009F41B5">
        <w:t xml:space="preserve"> </w:t>
      </w:r>
      <w:r w:rsidRPr="009F41B5">
        <w:rPr>
          <w:i/>
          <w:iCs/>
        </w:rPr>
        <w:t>diagram</w:t>
      </w:r>
      <w:r w:rsidRPr="009F41B5">
        <w:t xml:space="preserve"> maka metode tersebut tidak dapat dipertanggungjawabkan </w:t>
      </w:r>
      <w:proofErr w:type="spellStart"/>
      <w:r w:rsidRPr="009F41B5">
        <w:t>keguanaanya</w:t>
      </w:r>
      <w:proofErr w:type="spellEnd"/>
      <w:r w:rsidRPr="009F41B5">
        <w:t xml:space="preserve"> </w:t>
      </w:r>
      <w:r w:rsidRPr="009F41B5">
        <w:fldChar w:fldCharType="begin" w:fldLock="1"/>
      </w:r>
      <w:r w:rsidRPr="009F41B5">
        <w:instrText>ADDIN CSL_CITATION {"citationItems":[{"id":"ITEM-1","itemData":{"ISBN":"978-602-1514-05-4","author":[{"dropping-particle":"","family":"Rosa","given":"A.S.","non-dropping-particle":"","parse-names":false,"suffix":""},{"dropping-particle":"","family":"Shalahuddin","given":"M.","non-dropping-particle":"","parse-names":false,"suffix":""}],"id":"ITEM-1","issued":{"date-parts":[["2015"]]},"publisher":"Informatika","publisher-place":"Bandung","title":"Rekayasa Perangkat Lunak Terstruktur dan Berorientasi Objek","type":"book"},"uris":["http://www.mendeley.com/documents/?uuid=ac3ca6ee-4590-4e07-9235-bce4c37b697a"]}],"mendeley":{"formattedCitation":"(Rosa &amp; Shalahuddin, 2015)","plainTextFormattedCitation":"(Rosa &amp; Shalahuddin, 2015)","previouslyFormattedCitation":"(Rosa &amp; Shalahuddin, 2015)"},"properties":{"noteIndex":0},"schema":"https://github.com/citation-style-language/schema/raw/master/csl-citation.json"}</w:instrText>
      </w:r>
      <w:r w:rsidRPr="009F41B5">
        <w:fldChar w:fldCharType="separate"/>
      </w:r>
      <w:r w:rsidRPr="009F41B5">
        <w:t>(Rosa &amp; Shalahuddin, 2015)</w:t>
      </w:r>
      <w:r w:rsidRPr="009F41B5">
        <w:fldChar w:fldCharType="end"/>
      </w:r>
      <w:r w:rsidRPr="009F41B5">
        <w:t>.</w:t>
      </w:r>
    </w:p>
    <w:p w14:paraId="52BCD9C6" w14:textId="77777777" w:rsidR="00F54B1B" w:rsidRPr="009F41B5" w:rsidRDefault="00F54B1B" w:rsidP="00F54B1B">
      <w:pPr>
        <w:ind w:firstLine="567"/>
      </w:pPr>
      <w:r w:rsidRPr="009F41B5">
        <w:t xml:space="preserve">Simbol-simbol yang digunakan dalam </w:t>
      </w:r>
      <w:proofErr w:type="spellStart"/>
      <w:r w:rsidRPr="009F41B5">
        <w:rPr>
          <w:i/>
        </w:rPr>
        <w:t>sequence</w:t>
      </w:r>
      <w:proofErr w:type="spellEnd"/>
      <w:r w:rsidRPr="009F41B5">
        <w:rPr>
          <w:i/>
        </w:rPr>
        <w:t xml:space="preserve"> diagram</w:t>
      </w:r>
      <w:r w:rsidRPr="009F41B5">
        <w:t xml:space="preserve"> dapat dilihat pada tabel 2.2 berikut.</w:t>
      </w:r>
    </w:p>
    <w:p w14:paraId="31FB664F" w14:textId="509FE772" w:rsidR="00F54B1B" w:rsidRPr="009F41B5" w:rsidRDefault="00F54B1B" w:rsidP="00F54B1B">
      <w:pPr>
        <w:pStyle w:val="Caption"/>
        <w:keepNext/>
      </w:pPr>
      <w:bookmarkStart w:id="119" w:name="_Toc15210243"/>
      <w:r w:rsidRPr="009F41B5">
        <w:t>Tabel 2.</w:t>
      </w:r>
      <w:r w:rsidR="00B22397">
        <w:fldChar w:fldCharType="begin"/>
      </w:r>
      <w:r w:rsidR="00B22397">
        <w:instrText xml:space="preserve"> STYLEREF 1 \s </w:instrText>
      </w:r>
      <w:r w:rsidR="00B22397">
        <w:fldChar w:fldCharType="separate"/>
      </w:r>
      <w:r w:rsidR="00B22397">
        <w:rPr>
          <w:noProof/>
        </w:rPr>
        <w:t>II</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2</w:t>
      </w:r>
      <w:r w:rsidR="00B22397">
        <w:fldChar w:fldCharType="end"/>
      </w:r>
      <w:r w:rsidRPr="009F41B5">
        <w:t xml:space="preserve"> Simbol-simbol </w:t>
      </w:r>
      <w:proofErr w:type="spellStart"/>
      <w:r w:rsidRPr="009F41B5">
        <w:rPr>
          <w:i/>
        </w:rPr>
        <w:t>sequence</w:t>
      </w:r>
      <w:proofErr w:type="spellEnd"/>
      <w:r w:rsidRPr="009F41B5">
        <w:rPr>
          <w:i/>
        </w:rPr>
        <w:t xml:space="preserve"> diagram.</w:t>
      </w:r>
      <w:bookmarkEnd w:id="119"/>
    </w:p>
    <w:tbl>
      <w:tblPr>
        <w:tblStyle w:val="TableGrid"/>
        <w:tblW w:w="0" w:type="auto"/>
        <w:tblInd w:w="720" w:type="dxa"/>
        <w:tblLook w:val="04A0" w:firstRow="1" w:lastRow="0" w:firstColumn="1" w:lastColumn="0" w:noHBand="0" w:noVBand="1"/>
      </w:tblPr>
      <w:tblGrid>
        <w:gridCol w:w="531"/>
        <w:gridCol w:w="2016"/>
        <w:gridCol w:w="4660"/>
      </w:tblGrid>
      <w:tr w:rsidR="00F54B1B" w:rsidRPr="009F41B5" w14:paraId="3FF03B5B" w14:textId="77777777" w:rsidTr="00AD3F6D">
        <w:tc>
          <w:tcPr>
            <w:tcW w:w="531" w:type="dxa"/>
          </w:tcPr>
          <w:p w14:paraId="1490B553" w14:textId="77777777" w:rsidR="00F54B1B" w:rsidRPr="009F41B5" w:rsidRDefault="00F54B1B" w:rsidP="00AD3F6D">
            <w:pPr>
              <w:spacing w:line="240" w:lineRule="auto"/>
              <w:rPr>
                <w:b/>
                <w:sz w:val="20"/>
              </w:rPr>
            </w:pPr>
            <w:proofErr w:type="spellStart"/>
            <w:r w:rsidRPr="009F41B5">
              <w:rPr>
                <w:b/>
                <w:sz w:val="20"/>
              </w:rPr>
              <w:t>No</w:t>
            </w:r>
            <w:proofErr w:type="spellEnd"/>
          </w:p>
        </w:tc>
        <w:tc>
          <w:tcPr>
            <w:tcW w:w="2016" w:type="dxa"/>
          </w:tcPr>
          <w:p w14:paraId="0E88F5B7" w14:textId="77777777" w:rsidR="00F54B1B" w:rsidRPr="009F41B5" w:rsidRDefault="00F54B1B" w:rsidP="00AD3F6D">
            <w:pPr>
              <w:spacing w:line="240" w:lineRule="auto"/>
              <w:rPr>
                <w:b/>
                <w:sz w:val="20"/>
              </w:rPr>
            </w:pPr>
            <w:r w:rsidRPr="009F41B5">
              <w:rPr>
                <w:b/>
                <w:sz w:val="20"/>
              </w:rPr>
              <w:t>Simbol</w:t>
            </w:r>
          </w:p>
        </w:tc>
        <w:tc>
          <w:tcPr>
            <w:tcW w:w="4660" w:type="dxa"/>
          </w:tcPr>
          <w:p w14:paraId="374728AD" w14:textId="77777777" w:rsidR="00F54B1B" w:rsidRPr="009F41B5" w:rsidRDefault="00F54B1B" w:rsidP="00AD3F6D">
            <w:pPr>
              <w:spacing w:line="240" w:lineRule="auto"/>
              <w:rPr>
                <w:b/>
                <w:sz w:val="20"/>
              </w:rPr>
            </w:pPr>
            <w:r w:rsidRPr="009F41B5">
              <w:rPr>
                <w:b/>
                <w:sz w:val="20"/>
              </w:rPr>
              <w:t>Keterangan</w:t>
            </w:r>
          </w:p>
        </w:tc>
      </w:tr>
      <w:tr w:rsidR="00F54B1B" w:rsidRPr="009F41B5" w14:paraId="2B77E9D8" w14:textId="77777777" w:rsidTr="00AD3F6D">
        <w:tc>
          <w:tcPr>
            <w:tcW w:w="531" w:type="dxa"/>
          </w:tcPr>
          <w:p w14:paraId="7E21E8F9" w14:textId="77777777" w:rsidR="00F54B1B" w:rsidRPr="009F41B5" w:rsidRDefault="00F54B1B" w:rsidP="00AD3F6D">
            <w:pPr>
              <w:spacing w:line="240" w:lineRule="auto"/>
              <w:rPr>
                <w:sz w:val="20"/>
              </w:rPr>
            </w:pPr>
            <w:r w:rsidRPr="009F41B5">
              <w:rPr>
                <w:sz w:val="20"/>
              </w:rPr>
              <w:t>1</w:t>
            </w:r>
          </w:p>
        </w:tc>
        <w:tc>
          <w:tcPr>
            <w:tcW w:w="2016" w:type="dxa"/>
          </w:tcPr>
          <w:p w14:paraId="75F38D44" w14:textId="77777777" w:rsidR="00F54B1B" w:rsidRPr="009F41B5" w:rsidRDefault="00F54B1B" w:rsidP="00AD3F6D">
            <w:pPr>
              <w:spacing w:line="240" w:lineRule="auto"/>
              <w:jc w:val="center"/>
              <w:rPr>
                <w:sz w:val="20"/>
              </w:rPr>
            </w:pPr>
            <w:r w:rsidRPr="009F41B5">
              <w:rPr>
                <w:sz w:val="20"/>
              </w:rPr>
              <w:t>Aktor</w:t>
            </w:r>
          </w:p>
          <w:p w14:paraId="1B7F70CD" w14:textId="77777777" w:rsidR="00F54B1B" w:rsidRPr="009F41B5" w:rsidRDefault="00F54B1B" w:rsidP="00AD3F6D">
            <w:pPr>
              <w:spacing w:line="240" w:lineRule="auto"/>
              <w:jc w:val="center"/>
              <w:rPr>
                <w:sz w:val="20"/>
              </w:rPr>
            </w:pPr>
            <w:r w:rsidRPr="009F41B5">
              <w:rPr>
                <w:noProof/>
                <w:sz w:val="20"/>
                <w:lang w:eastAsia="ja-JP"/>
              </w:rPr>
              <w:drawing>
                <wp:inline distT="0" distB="0" distL="0" distR="0" wp14:anchorId="64D8DF87" wp14:editId="6F042657">
                  <wp:extent cx="290246" cy="476250"/>
                  <wp:effectExtent l="0" t="0" r="0" b="0"/>
                  <wp:docPr id="34" name="Picture 10" descr="Hasil gambar untuk simbol aktor uml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Hasil gambar untuk simbol aktor uml 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27033" cy="536613"/>
                          </a:xfrm>
                          <a:prstGeom prst="rect">
                            <a:avLst/>
                          </a:prstGeom>
                          <a:noFill/>
                          <a:ln>
                            <a:noFill/>
                          </a:ln>
                        </pic:spPr>
                      </pic:pic>
                    </a:graphicData>
                  </a:graphic>
                </wp:inline>
              </w:drawing>
            </w:r>
          </w:p>
        </w:tc>
        <w:tc>
          <w:tcPr>
            <w:tcW w:w="4660" w:type="dxa"/>
          </w:tcPr>
          <w:p w14:paraId="03172F22" w14:textId="77777777" w:rsidR="00F54B1B" w:rsidRPr="009F41B5" w:rsidRDefault="00F54B1B" w:rsidP="00AD3F6D">
            <w:pPr>
              <w:spacing w:line="240" w:lineRule="auto"/>
              <w:jc w:val="left"/>
              <w:rPr>
                <w:sz w:val="20"/>
              </w:rPr>
            </w:pPr>
            <w:r w:rsidRPr="009F41B5">
              <w:rPr>
                <w:sz w:val="20"/>
              </w:rPr>
              <w:t>Aktor merepresentasikan setiap individu yang berinteraksi dengan sistem. Aktor bisa berupa orang, mesin, atau sistem lain.</w:t>
            </w:r>
          </w:p>
        </w:tc>
      </w:tr>
      <w:tr w:rsidR="00F54B1B" w:rsidRPr="009F41B5" w14:paraId="724D88C3" w14:textId="77777777" w:rsidTr="00AD3F6D">
        <w:tc>
          <w:tcPr>
            <w:tcW w:w="531" w:type="dxa"/>
          </w:tcPr>
          <w:p w14:paraId="3252C9AE" w14:textId="77777777" w:rsidR="00F54B1B" w:rsidRPr="009F41B5" w:rsidRDefault="00F54B1B" w:rsidP="00AD3F6D">
            <w:pPr>
              <w:spacing w:line="240" w:lineRule="auto"/>
              <w:rPr>
                <w:sz w:val="20"/>
              </w:rPr>
            </w:pPr>
            <w:r w:rsidRPr="009F41B5">
              <w:rPr>
                <w:sz w:val="20"/>
              </w:rPr>
              <w:t>2</w:t>
            </w:r>
          </w:p>
        </w:tc>
        <w:tc>
          <w:tcPr>
            <w:tcW w:w="2016" w:type="dxa"/>
          </w:tcPr>
          <w:p w14:paraId="2D0FEA42" w14:textId="77777777" w:rsidR="00F54B1B" w:rsidRPr="009F41B5" w:rsidRDefault="00F54B1B" w:rsidP="00AD3F6D">
            <w:pPr>
              <w:spacing w:line="240" w:lineRule="auto"/>
              <w:jc w:val="center"/>
              <w:rPr>
                <w:iCs/>
                <w:sz w:val="20"/>
              </w:rPr>
            </w:pPr>
            <w:proofErr w:type="spellStart"/>
            <w:r w:rsidRPr="009F41B5">
              <w:rPr>
                <w:i/>
                <w:sz w:val="20"/>
              </w:rPr>
              <w:t>Lifeline</w:t>
            </w:r>
            <w:proofErr w:type="spellEnd"/>
            <w:r w:rsidRPr="009F41B5">
              <w:rPr>
                <w:i/>
                <w:sz w:val="20"/>
              </w:rPr>
              <w:t xml:space="preserve"> </w:t>
            </w:r>
            <w:r w:rsidRPr="009F41B5">
              <w:rPr>
                <w:iCs/>
                <w:sz w:val="20"/>
              </w:rPr>
              <w:t>dan Objek</w:t>
            </w:r>
          </w:p>
          <w:p w14:paraId="569ABBD8" w14:textId="77777777" w:rsidR="00F54B1B" w:rsidRPr="009F41B5" w:rsidRDefault="00F54B1B" w:rsidP="00AD3F6D">
            <w:pPr>
              <w:spacing w:line="240" w:lineRule="auto"/>
              <w:jc w:val="center"/>
              <w:rPr>
                <w:i/>
                <w:sz w:val="20"/>
              </w:rPr>
            </w:pPr>
            <w:r w:rsidRPr="009F41B5">
              <w:rPr>
                <w:noProof/>
                <w:sz w:val="20"/>
                <w:lang w:eastAsia="ja-JP"/>
              </w:rPr>
              <w:drawing>
                <wp:inline distT="0" distB="0" distL="0" distR="0" wp14:anchorId="0D3FD1D1" wp14:editId="6460FC4A">
                  <wp:extent cx="695155" cy="590226"/>
                  <wp:effectExtent l="0" t="0" r="0" b="635"/>
                  <wp:docPr id="3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cstate="print"/>
                          <a:stretch>
                            <a:fillRect/>
                          </a:stretch>
                        </pic:blipFill>
                        <pic:spPr>
                          <a:xfrm>
                            <a:off x="0" y="0"/>
                            <a:ext cx="715428" cy="607439"/>
                          </a:xfrm>
                          <a:prstGeom prst="rect">
                            <a:avLst/>
                          </a:prstGeom>
                        </pic:spPr>
                      </pic:pic>
                    </a:graphicData>
                  </a:graphic>
                </wp:inline>
              </w:drawing>
            </w:r>
          </w:p>
        </w:tc>
        <w:tc>
          <w:tcPr>
            <w:tcW w:w="4660" w:type="dxa"/>
          </w:tcPr>
          <w:p w14:paraId="09252D75" w14:textId="77777777" w:rsidR="00F54B1B" w:rsidRPr="009F41B5" w:rsidRDefault="00F54B1B" w:rsidP="00AD3F6D">
            <w:pPr>
              <w:spacing w:line="240" w:lineRule="auto"/>
              <w:jc w:val="left"/>
              <w:rPr>
                <w:sz w:val="20"/>
              </w:rPr>
            </w:pPr>
            <w:r w:rsidRPr="009F41B5">
              <w:rPr>
                <w:color w:val="000000"/>
                <w:sz w:val="20"/>
              </w:rPr>
              <w:t xml:space="preserve">Objek adalah entitas yang berinteraksi, digambarkan dengan persegi panjang dan memiliki </w:t>
            </w:r>
            <w:proofErr w:type="spellStart"/>
            <w:r w:rsidRPr="009F41B5">
              <w:rPr>
                <w:i/>
                <w:iCs/>
                <w:color w:val="000000"/>
                <w:sz w:val="20"/>
              </w:rPr>
              <w:t>lifeline</w:t>
            </w:r>
            <w:proofErr w:type="spellEnd"/>
            <w:r w:rsidRPr="009F41B5">
              <w:rPr>
                <w:color w:val="000000"/>
                <w:sz w:val="20"/>
              </w:rPr>
              <w:t xml:space="preserve"> yang digambarkan dengan garis putus-putus </w:t>
            </w:r>
            <w:proofErr w:type="spellStart"/>
            <w:r w:rsidRPr="009F41B5">
              <w:rPr>
                <w:color w:val="000000"/>
                <w:sz w:val="20"/>
              </w:rPr>
              <w:t>dibawahnya</w:t>
            </w:r>
            <w:proofErr w:type="spellEnd"/>
            <w:r w:rsidRPr="009F41B5">
              <w:rPr>
                <w:color w:val="000000"/>
                <w:sz w:val="20"/>
              </w:rPr>
              <w:t>.</w:t>
            </w:r>
          </w:p>
        </w:tc>
      </w:tr>
      <w:tr w:rsidR="00F54B1B" w:rsidRPr="009F41B5" w14:paraId="1060EBD5" w14:textId="77777777" w:rsidTr="00AD3F6D">
        <w:tc>
          <w:tcPr>
            <w:tcW w:w="531" w:type="dxa"/>
          </w:tcPr>
          <w:p w14:paraId="2384A7F0" w14:textId="77777777" w:rsidR="00F54B1B" w:rsidRPr="009F41B5" w:rsidRDefault="00F54B1B" w:rsidP="00AD3F6D">
            <w:pPr>
              <w:spacing w:line="240" w:lineRule="auto"/>
              <w:rPr>
                <w:sz w:val="20"/>
              </w:rPr>
            </w:pPr>
            <w:r w:rsidRPr="009F41B5">
              <w:rPr>
                <w:sz w:val="20"/>
              </w:rPr>
              <w:t>3</w:t>
            </w:r>
          </w:p>
        </w:tc>
        <w:tc>
          <w:tcPr>
            <w:tcW w:w="2016" w:type="dxa"/>
          </w:tcPr>
          <w:p w14:paraId="332B68D9" w14:textId="77777777" w:rsidR="00F54B1B" w:rsidRPr="009F41B5" w:rsidRDefault="00F54B1B" w:rsidP="00AD3F6D">
            <w:pPr>
              <w:spacing w:line="240" w:lineRule="auto"/>
              <w:jc w:val="center"/>
              <w:rPr>
                <w:i/>
                <w:sz w:val="20"/>
              </w:rPr>
            </w:pPr>
            <w:proofErr w:type="spellStart"/>
            <w:r w:rsidRPr="009F41B5">
              <w:rPr>
                <w:i/>
                <w:sz w:val="20"/>
              </w:rPr>
              <w:t>Message</w:t>
            </w:r>
            <w:proofErr w:type="spellEnd"/>
          </w:p>
          <w:p w14:paraId="23620B53" w14:textId="77777777" w:rsidR="00F54B1B" w:rsidRPr="009F41B5" w:rsidRDefault="00F54B1B" w:rsidP="00AD3F6D">
            <w:pPr>
              <w:spacing w:line="240" w:lineRule="auto"/>
              <w:jc w:val="center"/>
              <w:rPr>
                <w:sz w:val="20"/>
              </w:rPr>
            </w:pPr>
            <w:r w:rsidRPr="009F41B5">
              <w:rPr>
                <w:noProof/>
                <w:sz w:val="20"/>
                <w:lang w:eastAsia="ja-JP"/>
              </w:rPr>
              <w:drawing>
                <wp:inline distT="0" distB="0" distL="0" distR="0" wp14:anchorId="77BB9A04" wp14:editId="7310844F">
                  <wp:extent cx="1142471" cy="276225"/>
                  <wp:effectExtent l="0" t="0" r="635" b="0"/>
                  <wp:docPr id="3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cstate="print"/>
                          <a:stretch>
                            <a:fillRect/>
                          </a:stretch>
                        </pic:blipFill>
                        <pic:spPr>
                          <a:xfrm>
                            <a:off x="0" y="0"/>
                            <a:ext cx="1326138" cy="320632"/>
                          </a:xfrm>
                          <a:prstGeom prst="rect">
                            <a:avLst/>
                          </a:prstGeom>
                        </pic:spPr>
                      </pic:pic>
                    </a:graphicData>
                  </a:graphic>
                </wp:inline>
              </w:drawing>
            </w:r>
          </w:p>
        </w:tc>
        <w:tc>
          <w:tcPr>
            <w:tcW w:w="4660" w:type="dxa"/>
          </w:tcPr>
          <w:p w14:paraId="0359355D" w14:textId="77777777" w:rsidR="00F54B1B" w:rsidRPr="009F41B5" w:rsidRDefault="00F54B1B" w:rsidP="00AD3F6D">
            <w:pPr>
              <w:spacing w:line="240" w:lineRule="auto"/>
              <w:jc w:val="left"/>
              <w:rPr>
                <w:color w:val="000000"/>
                <w:sz w:val="20"/>
              </w:rPr>
            </w:pPr>
            <w:r w:rsidRPr="009F41B5">
              <w:rPr>
                <w:color w:val="000000"/>
                <w:sz w:val="20"/>
              </w:rPr>
              <w:t>Spesifikasi dari komunikasi antar objek yang</w:t>
            </w:r>
            <w:r w:rsidRPr="009F41B5">
              <w:rPr>
                <w:color w:val="000000"/>
                <w:sz w:val="20"/>
              </w:rPr>
              <w:br/>
              <w:t>memuat in</w:t>
            </w:r>
            <w:r w:rsidRPr="009F41B5">
              <w:rPr>
                <w:i/>
                <w:color w:val="000000"/>
                <w:sz w:val="20"/>
              </w:rPr>
              <w:t>form</w:t>
            </w:r>
            <w:r w:rsidRPr="009F41B5">
              <w:rPr>
                <w:color w:val="000000"/>
                <w:sz w:val="20"/>
              </w:rPr>
              <w:t>asi-in</w:t>
            </w:r>
            <w:r w:rsidRPr="009F41B5">
              <w:rPr>
                <w:i/>
                <w:color w:val="000000"/>
                <w:sz w:val="20"/>
              </w:rPr>
              <w:t>form</w:t>
            </w:r>
            <w:r w:rsidRPr="009F41B5">
              <w:rPr>
                <w:color w:val="000000"/>
                <w:sz w:val="20"/>
              </w:rPr>
              <w:t xml:space="preserve">asi tentang </w:t>
            </w:r>
            <w:proofErr w:type="spellStart"/>
            <w:r w:rsidRPr="009F41B5">
              <w:rPr>
                <w:color w:val="000000"/>
                <w:sz w:val="20"/>
              </w:rPr>
              <w:t>aktifitas</w:t>
            </w:r>
            <w:proofErr w:type="spellEnd"/>
            <w:r w:rsidRPr="009F41B5">
              <w:rPr>
                <w:color w:val="000000"/>
                <w:sz w:val="20"/>
              </w:rPr>
              <w:br/>
              <w:t>yang terjadi.</w:t>
            </w:r>
          </w:p>
        </w:tc>
      </w:tr>
      <w:tr w:rsidR="00F54B1B" w:rsidRPr="009F41B5" w14:paraId="0F5CF28A" w14:textId="77777777" w:rsidTr="00AD3F6D">
        <w:tc>
          <w:tcPr>
            <w:tcW w:w="531" w:type="dxa"/>
          </w:tcPr>
          <w:p w14:paraId="714402F2" w14:textId="77777777" w:rsidR="00F54B1B" w:rsidRPr="009F41B5" w:rsidRDefault="00F54B1B" w:rsidP="00AD3F6D">
            <w:pPr>
              <w:spacing w:line="240" w:lineRule="auto"/>
              <w:rPr>
                <w:sz w:val="20"/>
              </w:rPr>
            </w:pPr>
            <w:r w:rsidRPr="009F41B5">
              <w:rPr>
                <w:sz w:val="20"/>
              </w:rPr>
              <w:t>4</w:t>
            </w:r>
          </w:p>
        </w:tc>
        <w:tc>
          <w:tcPr>
            <w:tcW w:w="2016" w:type="dxa"/>
          </w:tcPr>
          <w:p w14:paraId="5932036F" w14:textId="77777777" w:rsidR="00F54B1B" w:rsidRPr="009F41B5" w:rsidRDefault="00F54B1B" w:rsidP="00AD3F6D">
            <w:pPr>
              <w:spacing w:line="240" w:lineRule="auto"/>
              <w:jc w:val="center"/>
              <w:rPr>
                <w:i/>
                <w:sz w:val="20"/>
              </w:rPr>
            </w:pPr>
            <w:proofErr w:type="spellStart"/>
            <w:r w:rsidRPr="009F41B5">
              <w:rPr>
                <w:i/>
                <w:sz w:val="20"/>
              </w:rPr>
              <w:t>Boundary</w:t>
            </w:r>
            <w:proofErr w:type="spellEnd"/>
          </w:p>
          <w:p w14:paraId="6EBAAD89" w14:textId="77777777" w:rsidR="00F54B1B" w:rsidRPr="009F41B5" w:rsidRDefault="00F54B1B" w:rsidP="00AD3F6D">
            <w:pPr>
              <w:spacing w:line="240" w:lineRule="auto"/>
              <w:jc w:val="center"/>
              <w:rPr>
                <w:i/>
                <w:sz w:val="20"/>
              </w:rPr>
            </w:pPr>
            <w:r w:rsidRPr="009F41B5">
              <w:rPr>
                <w:noProof/>
                <w:sz w:val="20"/>
                <w:lang w:eastAsia="ja-JP"/>
              </w:rPr>
              <w:drawing>
                <wp:inline distT="0" distB="0" distL="0" distR="0" wp14:anchorId="5BB0CA73" wp14:editId="28539271">
                  <wp:extent cx="409575" cy="285750"/>
                  <wp:effectExtent l="0" t="0" r="9525" b="0"/>
                  <wp:docPr id="3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09575" cy="285750"/>
                          </a:xfrm>
                          <a:prstGeom prst="rect">
                            <a:avLst/>
                          </a:prstGeom>
                        </pic:spPr>
                      </pic:pic>
                    </a:graphicData>
                  </a:graphic>
                </wp:inline>
              </w:drawing>
            </w:r>
          </w:p>
          <w:p w14:paraId="0AA05669" w14:textId="77777777" w:rsidR="00F54B1B" w:rsidRPr="009F41B5" w:rsidRDefault="00F54B1B" w:rsidP="00AD3F6D">
            <w:pPr>
              <w:spacing w:line="240" w:lineRule="auto"/>
              <w:jc w:val="center"/>
              <w:rPr>
                <w:i/>
                <w:sz w:val="20"/>
              </w:rPr>
            </w:pPr>
          </w:p>
        </w:tc>
        <w:tc>
          <w:tcPr>
            <w:tcW w:w="4660" w:type="dxa"/>
          </w:tcPr>
          <w:p w14:paraId="441FB484" w14:textId="77777777" w:rsidR="00F54B1B" w:rsidRPr="009F41B5" w:rsidRDefault="00F54B1B" w:rsidP="00AD3F6D">
            <w:pPr>
              <w:spacing w:line="240" w:lineRule="auto"/>
              <w:jc w:val="left"/>
              <w:rPr>
                <w:iCs/>
                <w:color w:val="000000"/>
                <w:sz w:val="20"/>
              </w:rPr>
            </w:pPr>
            <w:r w:rsidRPr="009F41B5">
              <w:rPr>
                <w:color w:val="333333"/>
                <w:sz w:val="20"/>
                <w:shd w:val="clear" w:color="auto" w:fill="FFFFFF"/>
              </w:rPr>
              <w:t xml:space="preserve">Menggambarkan sebuah </w:t>
            </w:r>
            <w:proofErr w:type="spellStart"/>
            <w:r w:rsidRPr="009F41B5">
              <w:rPr>
                <w:i/>
                <w:color w:val="333333"/>
                <w:sz w:val="20"/>
                <w:shd w:val="clear" w:color="auto" w:fill="FFFFFF"/>
              </w:rPr>
              <w:t>form</w:t>
            </w:r>
            <w:proofErr w:type="spellEnd"/>
            <w:r w:rsidRPr="009F41B5">
              <w:rPr>
                <w:i/>
                <w:color w:val="333333"/>
                <w:sz w:val="20"/>
                <w:shd w:val="clear" w:color="auto" w:fill="FFFFFF"/>
              </w:rPr>
              <w:t xml:space="preserve"> </w:t>
            </w:r>
            <w:r w:rsidRPr="009F41B5">
              <w:rPr>
                <w:iCs/>
                <w:color w:val="333333"/>
                <w:sz w:val="20"/>
                <w:shd w:val="clear" w:color="auto" w:fill="FFFFFF"/>
              </w:rPr>
              <w:t xml:space="preserve">atau </w:t>
            </w:r>
            <w:proofErr w:type="spellStart"/>
            <w:r w:rsidRPr="009F41B5">
              <w:rPr>
                <w:i/>
                <w:color w:val="333333"/>
                <w:sz w:val="20"/>
                <w:shd w:val="clear" w:color="auto" w:fill="FFFFFF"/>
              </w:rPr>
              <w:t>interface</w:t>
            </w:r>
            <w:proofErr w:type="spellEnd"/>
            <w:r w:rsidRPr="009F41B5">
              <w:rPr>
                <w:iCs/>
                <w:color w:val="333333"/>
                <w:sz w:val="20"/>
                <w:shd w:val="clear" w:color="auto" w:fill="FFFFFF"/>
              </w:rPr>
              <w:t xml:space="preserve"> yang berhubungan dengan aktor.</w:t>
            </w:r>
          </w:p>
        </w:tc>
      </w:tr>
      <w:tr w:rsidR="00F54B1B" w:rsidRPr="009F41B5" w14:paraId="773FA15F" w14:textId="77777777" w:rsidTr="00AD3F6D">
        <w:tc>
          <w:tcPr>
            <w:tcW w:w="531" w:type="dxa"/>
          </w:tcPr>
          <w:p w14:paraId="7BD14FA7" w14:textId="77777777" w:rsidR="00F54B1B" w:rsidRPr="009F41B5" w:rsidRDefault="00F54B1B" w:rsidP="00AD3F6D">
            <w:pPr>
              <w:spacing w:line="240" w:lineRule="auto"/>
              <w:rPr>
                <w:sz w:val="20"/>
              </w:rPr>
            </w:pPr>
            <w:r w:rsidRPr="009F41B5">
              <w:rPr>
                <w:sz w:val="20"/>
              </w:rPr>
              <w:t>5</w:t>
            </w:r>
          </w:p>
        </w:tc>
        <w:tc>
          <w:tcPr>
            <w:tcW w:w="2016" w:type="dxa"/>
          </w:tcPr>
          <w:p w14:paraId="27E9AA5D" w14:textId="77777777" w:rsidR="00F54B1B" w:rsidRPr="009F41B5" w:rsidRDefault="00F54B1B" w:rsidP="00AD3F6D">
            <w:pPr>
              <w:spacing w:line="240" w:lineRule="auto"/>
              <w:jc w:val="center"/>
              <w:rPr>
                <w:i/>
                <w:sz w:val="20"/>
              </w:rPr>
            </w:pPr>
            <w:proofErr w:type="spellStart"/>
            <w:r w:rsidRPr="009F41B5">
              <w:rPr>
                <w:i/>
                <w:sz w:val="20"/>
              </w:rPr>
              <w:t>Control</w:t>
            </w:r>
            <w:proofErr w:type="spellEnd"/>
          </w:p>
          <w:p w14:paraId="4A396C74" w14:textId="77777777" w:rsidR="00F54B1B" w:rsidRPr="009F41B5" w:rsidRDefault="00F54B1B" w:rsidP="00AD3F6D">
            <w:pPr>
              <w:spacing w:line="240" w:lineRule="auto"/>
              <w:jc w:val="center"/>
              <w:rPr>
                <w:i/>
                <w:sz w:val="20"/>
              </w:rPr>
            </w:pPr>
            <w:r w:rsidRPr="009F41B5">
              <w:rPr>
                <w:noProof/>
                <w:sz w:val="20"/>
                <w:lang w:eastAsia="ja-JP"/>
              </w:rPr>
              <w:drawing>
                <wp:inline distT="0" distB="0" distL="0" distR="0" wp14:anchorId="2925CBC6" wp14:editId="2A0732CA">
                  <wp:extent cx="390525" cy="352425"/>
                  <wp:effectExtent l="0" t="0" r="9525" b="9525"/>
                  <wp:docPr id="1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90525" cy="352425"/>
                          </a:xfrm>
                          <a:prstGeom prst="rect">
                            <a:avLst/>
                          </a:prstGeom>
                        </pic:spPr>
                      </pic:pic>
                    </a:graphicData>
                  </a:graphic>
                </wp:inline>
              </w:drawing>
            </w:r>
          </w:p>
          <w:p w14:paraId="18028099" w14:textId="77777777" w:rsidR="00F54B1B" w:rsidRPr="009F41B5" w:rsidRDefault="00F54B1B" w:rsidP="00AD3F6D">
            <w:pPr>
              <w:spacing w:line="240" w:lineRule="auto"/>
              <w:jc w:val="center"/>
              <w:rPr>
                <w:i/>
                <w:sz w:val="20"/>
              </w:rPr>
            </w:pPr>
          </w:p>
        </w:tc>
        <w:tc>
          <w:tcPr>
            <w:tcW w:w="4660" w:type="dxa"/>
          </w:tcPr>
          <w:p w14:paraId="330C3AFC" w14:textId="77777777" w:rsidR="00F54B1B" w:rsidRPr="009F41B5" w:rsidRDefault="00F54B1B" w:rsidP="00AD3F6D">
            <w:pPr>
              <w:spacing w:line="240" w:lineRule="auto"/>
              <w:jc w:val="left"/>
              <w:rPr>
                <w:color w:val="000000"/>
                <w:sz w:val="20"/>
              </w:rPr>
            </w:pPr>
            <w:r w:rsidRPr="009F41B5">
              <w:rPr>
                <w:color w:val="333333"/>
                <w:sz w:val="20"/>
                <w:shd w:val="clear" w:color="auto" w:fill="FFFFFF"/>
              </w:rPr>
              <w:t xml:space="preserve">Menggambarkan penghubung antara </w:t>
            </w:r>
            <w:proofErr w:type="spellStart"/>
            <w:r w:rsidRPr="009F41B5">
              <w:rPr>
                <w:i/>
                <w:color w:val="333333"/>
                <w:sz w:val="20"/>
                <w:shd w:val="clear" w:color="auto" w:fill="FFFFFF"/>
              </w:rPr>
              <w:t>boundary</w:t>
            </w:r>
            <w:proofErr w:type="spellEnd"/>
            <w:r w:rsidRPr="009F41B5">
              <w:rPr>
                <w:color w:val="333333"/>
                <w:sz w:val="20"/>
                <w:shd w:val="clear" w:color="auto" w:fill="FFFFFF"/>
              </w:rPr>
              <w:t xml:space="preserve"> dengan </w:t>
            </w:r>
            <w:proofErr w:type="spellStart"/>
            <w:r w:rsidRPr="009F41B5">
              <w:rPr>
                <w:i/>
                <w:iCs/>
                <w:color w:val="333333"/>
                <w:sz w:val="20"/>
                <w:shd w:val="clear" w:color="auto" w:fill="FFFFFF"/>
              </w:rPr>
              <w:t>entity</w:t>
            </w:r>
            <w:proofErr w:type="spellEnd"/>
            <w:r w:rsidRPr="009F41B5">
              <w:rPr>
                <w:color w:val="333333"/>
                <w:sz w:val="20"/>
                <w:shd w:val="clear" w:color="auto" w:fill="FFFFFF"/>
              </w:rPr>
              <w:t>.</w:t>
            </w:r>
          </w:p>
        </w:tc>
      </w:tr>
      <w:tr w:rsidR="00F54B1B" w:rsidRPr="009F41B5" w14:paraId="30731366" w14:textId="77777777" w:rsidTr="00AD3F6D">
        <w:tc>
          <w:tcPr>
            <w:tcW w:w="531" w:type="dxa"/>
          </w:tcPr>
          <w:p w14:paraId="5F1EB2D2" w14:textId="77777777" w:rsidR="00F54B1B" w:rsidRPr="009F41B5" w:rsidRDefault="00F54B1B" w:rsidP="00AD3F6D">
            <w:pPr>
              <w:spacing w:line="240" w:lineRule="auto"/>
              <w:rPr>
                <w:sz w:val="20"/>
              </w:rPr>
            </w:pPr>
            <w:r w:rsidRPr="009F41B5">
              <w:rPr>
                <w:sz w:val="20"/>
              </w:rPr>
              <w:t>6</w:t>
            </w:r>
          </w:p>
        </w:tc>
        <w:tc>
          <w:tcPr>
            <w:tcW w:w="2016" w:type="dxa"/>
          </w:tcPr>
          <w:p w14:paraId="37BEFF20" w14:textId="77777777" w:rsidR="00F54B1B" w:rsidRPr="009F41B5" w:rsidRDefault="00F54B1B" w:rsidP="00AD3F6D">
            <w:pPr>
              <w:spacing w:line="240" w:lineRule="auto"/>
              <w:jc w:val="center"/>
              <w:rPr>
                <w:i/>
                <w:sz w:val="20"/>
              </w:rPr>
            </w:pPr>
            <w:proofErr w:type="spellStart"/>
            <w:r w:rsidRPr="009F41B5">
              <w:rPr>
                <w:i/>
                <w:sz w:val="20"/>
              </w:rPr>
              <w:t>Entity</w:t>
            </w:r>
            <w:proofErr w:type="spellEnd"/>
          </w:p>
          <w:p w14:paraId="354E4A7D" w14:textId="77777777" w:rsidR="00F54B1B" w:rsidRPr="009F41B5" w:rsidRDefault="00F54B1B" w:rsidP="00AD3F6D">
            <w:pPr>
              <w:spacing w:line="240" w:lineRule="auto"/>
              <w:jc w:val="center"/>
              <w:rPr>
                <w:sz w:val="20"/>
              </w:rPr>
            </w:pPr>
            <w:r w:rsidRPr="009F41B5">
              <w:rPr>
                <w:noProof/>
                <w:sz w:val="20"/>
                <w:lang w:eastAsia="ja-JP"/>
              </w:rPr>
              <w:lastRenderedPageBreak/>
              <w:drawing>
                <wp:inline distT="0" distB="0" distL="0" distR="0" wp14:anchorId="71342A46" wp14:editId="7946B6CA">
                  <wp:extent cx="400050" cy="381000"/>
                  <wp:effectExtent l="0" t="0" r="0" b="0"/>
                  <wp:docPr id="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00050" cy="381000"/>
                          </a:xfrm>
                          <a:prstGeom prst="rect">
                            <a:avLst/>
                          </a:prstGeom>
                        </pic:spPr>
                      </pic:pic>
                    </a:graphicData>
                  </a:graphic>
                </wp:inline>
              </w:drawing>
            </w:r>
          </w:p>
          <w:p w14:paraId="178C6B6A" w14:textId="77777777" w:rsidR="00F54B1B" w:rsidRPr="009F41B5" w:rsidRDefault="00F54B1B" w:rsidP="00AD3F6D">
            <w:pPr>
              <w:spacing w:line="240" w:lineRule="auto"/>
              <w:jc w:val="center"/>
              <w:rPr>
                <w:sz w:val="20"/>
              </w:rPr>
            </w:pPr>
          </w:p>
        </w:tc>
        <w:tc>
          <w:tcPr>
            <w:tcW w:w="4660" w:type="dxa"/>
          </w:tcPr>
          <w:p w14:paraId="0101785C" w14:textId="77777777" w:rsidR="00F54B1B" w:rsidRPr="009F41B5" w:rsidRDefault="00F54B1B" w:rsidP="00AD3F6D">
            <w:pPr>
              <w:spacing w:line="240" w:lineRule="auto"/>
              <w:jc w:val="left"/>
              <w:rPr>
                <w:color w:val="333333"/>
                <w:sz w:val="20"/>
                <w:shd w:val="clear" w:color="auto" w:fill="FFFFFF"/>
              </w:rPr>
            </w:pPr>
            <w:r w:rsidRPr="009F41B5">
              <w:rPr>
                <w:color w:val="333333"/>
                <w:sz w:val="20"/>
                <w:shd w:val="clear" w:color="auto" w:fill="FFFFFF"/>
              </w:rPr>
              <w:lastRenderedPageBreak/>
              <w:t>Menggambarkan data sistem.</w:t>
            </w:r>
          </w:p>
        </w:tc>
      </w:tr>
    </w:tbl>
    <w:p w14:paraId="49BC0FD0" w14:textId="77777777" w:rsidR="00F54B1B" w:rsidRPr="009F41B5" w:rsidRDefault="00F54B1B" w:rsidP="00F54B1B"/>
    <w:p w14:paraId="4EB78926" w14:textId="77777777" w:rsidR="00F54B1B" w:rsidRPr="009F41B5" w:rsidRDefault="00F54B1B" w:rsidP="00F54B1B">
      <w:pPr>
        <w:pStyle w:val="Heading3"/>
        <w:ind w:left="567" w:hanging="567"/>
        <w:rPr>
          <w:i/>
          <w:iCs/>
        </w:rPr>
      </w:pPr>
      <w:bookmarkStart w:id="120" w:name="_Toc503766948"/>
      <w:bookmarkStart w:id="121" w:name="_Toc21275228"/>
      <w:bookmarkStart w:id="122" w:name="_Toc503766947"/>
      <w:proofErr w:type="spellStart"/>
      <w:r w:rsidRPr="009F41B5">
        <w:rPr>
          <w:i/>
          <w:iCs/>
        </w:rPr>
        <w:t>Activity</w:t>
      </w:r>
      <w:proofErr w:type="spellEnd"/>
      <w:r w:rsidRPr="009F41B5">
        <w:rPr>
          <w:i/>
          <w:iCs/>
        </w:rPr>
        <w:t xml:space="preserve"> Diagram</w:t>
      </w:r>
      <w:bookmarkEnd w:id="120"/>
      <w:bookmarkEnd w:id="121"/>
    </w:p>
    <w:p w14:paraId="72154C38" w14:textId="77777777" w:rsidR="00F54B1B" w:rsidRPr="009F41B5" w:rsidRDefault="00F54B1B" w:rsidP="00F54B1B">
      <w:pPr>
        <w:ind w:firstLine="567"/>
      </w:pPr>
      <w:proofErr w:type="spellStart"/>
      <w:r w:rsidRPr="009F41B5">
        <w:rPr>
          <w:i/>
        </w:rPr>
        <w:t>Activity</w:t>
      </w:r>
      <w:proofErr w:type="spellEnd"/>
      <w:r w:rsidRPr="009F41B5">
        <w:rPr>
          <w:i/>
        </w:rPr>
        <w:t xml:space="preserve"> Diagram </w:t>
      </w:r>
      <w:r w:rsidRPr="009F41B5">
        <w:t xml:space="preserve">menjelaskan </w:t>
      </w:r>
      <w:proofErr w:type="spellStart"/>
      <w:r w:rsidRPr="009F41B5">
        <w:rPr>
          <w:i/>
        </w:rPr>
        <w:t>workflow</w:t>
      </w:r>
      <w:proofErr w:type="spellEnd"/>
      <w:r w:rsidRPr="009F41B5">
        <w:rPr>
          <w:i/>
        </w:rPr>
        <w:t xml:space="preserve"> </w:t>
      </w:r>
      <w:r w:rsidRPr="009F41B5">
        <w:t xml:space="preserve">(aliran kerja) dari sebuah sistem atau proses bisnis atau menu yang ada pada perangkat lunak. Perlu diperhatikan bahwa </w:t>
      </w:r>
      <w:proofErr w:type="spellStart"/>
      <w:r w:rsidRPr="009F41B5">
        <w:rPr>
          <w:i/>
        </w:rPr>
        <w:t>activity</w:t>
      </w:r>
      <w:proofErr w:type="spellEnd"/>
      <w:r w:rsidRPr="009F41B5">
        <w:rPr>
          <w:i/>
        </w:rPr>
        <w:t xml:space="preserve"> diagram </w:t>
      </w:r>
      <w:r w:rsidRPr="009F41B5">
        <w:t xml:space="preserve"> menggambarkan alur kerja sistem bukan apa yang dilakukan aktor </w:t>
      </w:r>
      <w:r w:rsidRPr="009F41B5">
        <w:fldChar w:fldCharType="begin" w:fldLock="1"/>
      </w:r>
      <w:r w:rsidRPr="009F41B5">
        <w:instrText>ADDIN CSL_CITATION {"citationItems":[{"id":"ITEM-1","itemData":{"author":[{"dropping-particle":"","family":"Fikry","given":"Muhammad","non-dropping-particle":"","parse-names":false,"suffix":""},{"dropping-particle":"","family":"Yusra","given":"","non-dropping-particle":"","parse-names":false,"suffix":""},{"dropping-particle":"","family":"Afrianty","given":"Iis","non-dropping-particle":"","parse-names":false,"suffix":""}],"id":"ITEM-1","issued":{"date-parts":[["2015"]]},"publisher":"CV. Asa Riau","publisher-place":"Pekanbaru","title":"Analisa dan Perancangan Berorientasi Objek","type":"book"},"uris":["http://www.mendeley.com/documents/?uuid=3e8f2574-7f80-4663-b845-32c3270ff721"]}],"mendeley":{"formattedCitation":"(Fikry et al., 2015)","manualFormatting":"(Fikry dkk, 2015)","plainTextFormattedCitation":"(Fikry et al., 2015)","previouslyFormattedCitation":"(Fikry et al., 2015)"},"properties":{"noteIndex":0},"schema":"https://github.com/citation-style-language/schema/raw/master/csl-citation.json"}</w:instrText>
      </w:r>
      <w:r w:rsidRPr="009F41B5">
        <w:fldChar w:fldCharType="separate"/>
      </w:r>
      <w:r w:rsidRPr="009F41B5">
        <w:t>(Fikry dkk, 2015)</w:t>
      </w:r>
      <w:r w:rsidRPr="009F41B5">
        <w:fldChar w:fldCharType="end"/>
      </w:r>
      <w:r w:rsidRPr="009F41B5">
        <w:t>.</w:t>
      </w:r>
    </w:p>
    <w:p w14:paraId="361A033F" w14:textId="77777777" w:rsidR="00F54B1B" w:rsidRPr="009F41B5" w:rsidRDefault="00F54B1B" w:rsidP="00F54B1B">
      <w:pPr>
        <w:ind w:firstLine="567"/>
      </w:pPr>
      <w:r w:rsidRPr="009F41B5">
        <w:t xml:space="preserve">Rosa dan Shalahuddin </w:t>
      </w:r>
      <w:r w:rsidRPr="009F41B5">
        <w:fldChar w:fldCharType="begin" w:fldLock="1"/>
      </w:r>
      <w:r w:rsidRPr="009F41B5">
        <w:instrText>ADDIN CSL_CITATION {"citationItems":[{"id":"ITEM-1","itemData":{"ISBN":"978-602-1514-05-4","author":[{"dropping-particle":"","family":"Rosa","given":"A.S.","non-dropping-particle":"","parse-names":false,"suffix":""},{"dropping-particle":"","family":"Shalahuddin","given":"M.","non-dropping-particle":"","parse-names":false,"suffix":""}],"id":"ITEM-1","issued":{"date-parts":[["2015"]]},"publisher":"Informatika","publisher-place":"Bandung","title":"Rekayasa Perangkat Lunak Terstruktur dan Berorientasi Objek","type":"book"},"uris":["http://www.mendeley.com/documents/?uuid=ac3ca6ee-4590-4e07-9235-bce4c37b697a"]}],"mendeley":{"formattedCitation":"(Rosa &amp; Shalahuddin, 2015)","manualFormatting":"(2015)","plainTextFormattedCitation":"(Rosa &amp; Shalahuddin, 2015)","previouslyFormattedCitation":"(Rosa &amp; Shalahuddin, 2015)"},"properties":{"noteIndex":0},"schema":"https://github.com/citation-style-language/schema/raw/master/csl-citation.json"}</w:instrText>
      </w:r>
      <w:r w:rsidRPr="009F41B5">
        <w:fldChar w:fldCharType="separate"/>
      </w:r>
      <w:r w:rsidRPr="009F41B5">
        <w:t>(2015)</w:t>
      </w:r>
      <w:r w:rsidRPr="009F41B5">
        <w:fldChar w:fldCharType="end"/>
      </w:r>
      <w:r w:rsidRPr="009F41B5">
        <w:t xml:space="preserve"> mengatakan bahwa diagram aktivitas juga dapat digunakan untuk mendefinisikan hal-hal berikut:</w:t>
      </w:r>
    </w:p>
    <w:p w14:paraId="1EFB47F4" w14:textId="77777777" w:rsidR="00F54B1B" w:rsidRPr="009F41B5" w:rsidRDefault="00F54B1B" w:rsidP="00CB25F4">
      <w:pPr>
        <w:pStyle w:val="ListParagraph"/>
        <w:numPr>
          <w:ilvl w:val="0"/>
          <w:numId w:val="10"/>
        </w:numPr>
        <w:spacing w:after="160"/>
      </w:pPr>
      <w:r w:rsidRPr="009F41B5">
        <w:t xml:space="preserve">Rancangan proses bisnis </w:t>
      </w:r>
      <w:proofErr w:type="spellStart"/>
      <w:r w:rsidRPr="009F41B5">
        <w:t>dimana</w:t>
      </w:r>
      <w:proofErr w:type="spellEnd"/>
      <w:r w:rsidRPr="009F41B5">
        <w:t xml:space="preserve"> setiap urutan aktivitas sesuai dengan urutan proses bisnis.</w:t>
      </w:r>
    </w:p>
    <w:p w14:paraId="29041ABB" w14:textId="77777777" w:rsidR="00F54B1B" w:rsidRPr="009F41B5" w:rsidRDefault="00F54B1B" w:rsidP="00CB25F4">
      <w:pPr>
        <w:pStyle w:val="ListParagraph"/>
        <w:numPr>
          <w:ilvl w:val="0"/>
          <w:numId w:val="10"/>
        </w:numPr>
        <w:spacing w:after="160"/>
      </w:pPr>
      <w:r w:rsidRPr="009F41B5">
        <w:t xml:space="preserve">Urutan dan pengelompokan </w:t>
      </w:r>
      <w:proofErr w:type="spellStart"/>
      <w:r w:rsidRPr="009F41B5">
        <w:rPr>
          <w:i/>
          <w:iCs/>
        </w:rPr>
        <w:t>user</w:t>
      </w:r>
      <w:proofErr w:type="spellEnd"/>
      <w:r w:rsidRPr="009F41B5">
        <w:rPr>
          <w:i/>
          <w:iCs/>
        </w:rPr>
        <w:t xml:space="preserve"> </w:t>
      </w:r>
      <w:proofErr w:type="spellStart"/>
      <w:r w:rsidRPr="009F41B5">
        <w:rPr>
          <w:i/>
          <w:iCs/>
        </w:rPr>
        <w:t>interface</w:t>
      </w:r>
      <w:proofErr w:type="spellEnd"/>
      <w:r w:rsidRPr="009F41B5">
        <w:t xml:space="preserve"> </w:t>
      </w:r>
      <w:proofErr w:type="spellStart"/>
      <w:r w:rsidRPr="009F41B5">
        <w:t>dimana</w:t>
      </w:r>
      <w:proofErr w:type="spellEnd"/>
      <w:r w:rsidRPr="009F41B5">
        <w:t xml:space="preserve"> setiap </w:t>
      </w:r>
      <w:proofErr w:type="spellStart"/>
      <w:r w:rsidRPr="009F41B5">
        <w:rPr>
          <w:i/>
          <w:iCs/>
        </w:rPr>
        <w:t>activity</w:t>
      </w:r>
      <w:proofErr w:type="spellEnd"/>
      <w:r w:rsidRPr="009F41B5">
        <w:t xml:space="preserve"> dianggap memiliki tampilan.</w:t>
      </w:r>
    </w:p>
    <w:p w14:paraId="1D824F87" w14:textId="77777777" w:rsidR="00F54B1B" w:rsidRPr="009F41B5" w:rsidRDefault="00F54B1B" w:rsidP="00CB25F4">
      <w:pPr>
        <w:pStyle w:val="ListParagraph"/>
        <w:numPr>
          <w:ilvl w:val="0"/>
          <w:numId w:val="10"/>
        </w:numPr>
        <w:spacing w:after="160"/>
      </w:pPr>
      <w:r w:rsidRPr="009F41B5">
        <w:t xml:space="preserve">Rancangan pengujian </w:t>
      </w:r>
      <w:proofErr w:type="spellStart"/>
      <w:r w:rsidRPr="009F41B5">
        <w:t>dimana</w:t>
      </w:r>
      <w:proofErr w:type="spellEnd"/>
      <w:r w:rsidRPr="009F41B5">
        <w:t xml:space="preserve"> setiap aktivitas memiliki sebuah </w:t>
      </w:r>
      <w:proofErr w:type="spellStart"/>
      <w:r w:rsidRPr="009F41B5">
        <w:rPr>
          <w:i/>
          <w:iCs/>
        </w:rPr>
        <w:t>test</w:t>
      </w:r>
      <w:proofErr w:type="spellEnd"/>
      <w:r w:rsidRPr="009F41B5">
        <w:rPr>
          <w:i/>
          <w:iCs/>
        </w:rPr>
        <w:t xml:space="preserve"> </w:t>
      </w:r>
      <w:proofErr w:type="spellStart"/>
      <w:r w:rsidRPr="009F41B5">
        <w:rPr>
          <w:i/>
          <w:iCs/>
        </w:rPr>
        <w:t>case</w:t>
      </w:r>
      <w:proofErr w:type="spellEnd"/>
      <w:r w:rsidRPr="009F41B5">
        <w:t>.</w:t>
      </w:r>
    </w:p>
    <w:p w14:paraId="2B31AE7C" w14:textId="77777777" w:rsidR="00F54B1B" w:rsidRPr="009F41B5" w:rsidRDefault="00F54B1B" w:rsidP="00CB25F4">
      <w:pPr>
        <w:pStyle w:val="ListParagraph"/>
        <w:numPr>
          <w:ilvl w:val="0"/>
          <w:numId w:val="10"/>
        </w:numPr>
        <w:spacing w:after="160"/>
      </w:pPr>
      <w:r w:rsidRPr="009F41B5">
        <w:t>Rancangan menu untuk perangkat lunak.</w:t>
      </w:r>
    </w:p>
    <w:p w14:paraId="2BFF869E" w14:textId="77777777" w:rsidR="00F54B1B" w:rsidRPr="009F41B5" w:rsidRDefault="00F54B1B" w:rsidP="00F54B1B">
      <w:pPr>
        <w:ind w:firstLine="567"/>
      </w:pPr>
      <w:r w:rsidRPr="009F41B5">
        <w:t xml:space="preserve">Berikut tabel 2.3 yang menjelaskan tentang simbol-simbol yang digunakan pada </w:t>
      </w:r>
      <w:proofErr w:type="spellStart"/>
      <w:r w:rsidRPr="009F41B5">
        <w:rPr>
          <w:i/>
        </w:rPr>
        <w:t>activity</w:t>
      </w:r>
      <w:proofErr w:type="spellEnd"/>
      <w:r w:rsidRPr="009F41B5">
        <w:rPr>
          <w:i/>
        </w:rPr>
        <w:t xml:space="preserve"> diagram</w:t>
      </w:r>
      <w:r w:rsidRPr="009F41B5">
        <w:t xml:space="preserve">. </w:t>
      </w:r>
    </w:p>
    <w:p w14:paraId="04DC1E63" w14:textId="6442C6D0" w:rsidR="00F54B1B" w:rsidRPr="009F41B5" w:rsidRDefault="00F54B1B" w:rsidP="00F54B1B">
      <w:pPr>
        <w:pStyle w:val="Caption"/>
        <w:keepNext/>
      </w:pPr>
      <w:bookmarkStart w:id="123" w:name="_Toc15210244"/>
      <w:r w:rsidRPr="009F41B5">
        <w:t>Tabel 2.</w:t>
      </w:r>
      <w:r w:rsidR="00B22397">
        <w:fldChar w:fldCharType="begin"/>
      </w:r>
      <w:r w:rsidR="00B22397">
        <w:instrText xml:space="preserve"> STYLEREF 1 \s </w:instrText>
      </w:r>
      <w:r w:rsidR="00B22397">
        <w:fldChar w:fldCharType="separate"/>
      </w:r>
      <w:r w:rsidR="00B22397">
        <w:rPr>
          <w:noProof/>
        </w:rPr>
        <w:t>II</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3</w:t>
      </w:r>
      <w:r w:rsidR="00B22397">
        <w:fldChar w:fldCharType="end"/>
      </w:r>
      <w:r w:rsidRPr="009F41B5">
        <w:t xml:space="preserve"> Simbol-simbol </w:t>
      </w:r>
      <w:proofErr w:type="spellStart"/>
      <w:r w:rsidRPr="009F41B5">
        <w:rPr>
          <w:i/>
        </w:rPr>
        <w:t>activity</w:t>
      </w:r>
      <w:proofErr w:type="spellEnd"/>
      <w:r w:rsidRPr="009F41B5">
        <w:rPr>
          <w:i/>
        </w:rPr>
        <w:t xml:space="preserve"> diagram</w:t>
      </w:r>
      <w:bookmarkEnd w:id="123"/>
    </w:p>
    <w:tbl>
      <w:tblPr>
        <w:tblStyle w:val="TableGrid"/>
        <w:tblW w:w="0" w:type="auto"/>
        <w:tblInd w:w="720" w:type="dxa"/>
        <w:tblLook w:val="04A0" w:firstRow="1" w:lastRow="0" w:firstColumn="1" w:lastColumn="0" w:noHBand="0" w:noVBand="1"/>
      </w:tblPr>
      <w:tblGrid>
        <w:gridCol w:w="530"/>
        <w:gridCol w:w="2436"/>
        <w:gridCol w:w="4241"/>
      </w:tblGrid>
      <w:tr w:rsidR="00F54B1B" w:rsidRPr="009F41B5" w14:paraId="4A06B8F4" w14:textId="77777777" w:rsidTr="00AD3F6D">
        <w:tc>
          <w:tcPr>
            <w:tcW w:w="530" w:type="dxa"/>
          </w:tcPr>
          <w:p w14:paraId="0B867E48" w14:textId="77777777" w:rsidR="00F54B1B" w:rsidRPr="009F41B5" w:rsidRDefault="00F54B1B" w:rsidP="00AD3F6D">
            <w:pPr>
              <w:spacing w:line="240" w:lineRule="auto"/>
              <w:rPr>
                <w:b/>
                <w:sz w:val="20"/>
              </w:rPr>
            </w:pPr>
            <w:proofErr w:type="spellStart"/>
            <w:r w:rsidRPr="009F41B5">
              <w:rPr>
                <w:b/>
                <w:sz w:val="20"/>
              </w:rPr>
              <w:t>No</w:t>
            </w:r>
            <w:proofErr w:type="spellEnd"/>
          </w:p>
        </w:tc>
        <w:tc>
          <w:tcPr>
            <w:tcW w:w="2436" w:type="dxa"/>
          </w:tcPr>
          <w:p w14:paraId="41A73A1E" w14:textId="77777777" w:rsidR="00F54B1B" w:rsidRPr="009F41B5" w:rsidRDefault="00F54B1B" w:rsidP="00AD3F6D">
            <w:pPr>
              <w:spacing w:line="240" w:lineRule="auto"/>
              <w:rPr>
                <w:b/>
                <w:sz w:val="20"/>
              </w:rPr>
            </w:pPr>
            <w:r w:rsidRPr="009F41B5">
              <w:rPr>
                <w:b/>
                <w:sz w:val="20"/>
              </w:rPr>
              <w:t>Simbol</w:t>
            </w:r>
          </w:p>
        </w:tc>
        <w:tc>
          <w:tcPr>
            <w:tcW w:w="4241" w:type="dxa"/>
          </w:tcPr>
          <w:p w14:paraId="476D5FF3" w14:textId="77777777" w:rsidR="00F54B1B" w:rsidRPr="009F41B5" w:rsidRDefault="00F54B1B" w:rsidP="00AD3F6D">
            <w:pPr>
              <w:spacing w:line="240" w:lineRule="auto"/>
              <w:rPr>
                <w:b/>
                <w:sz w:val="20"/>
              </w:rPr>
            </w:pPr>
            <w:r w:rsidRPr="009F41B5">
              <w:rPr>
                <w:b/>
                <w:sz w:val="20"/>
              </w:rPr>
              <w:t>Keterangan</w:t>
            </w:r>
          </w:p>
        </w:tc>
      </w:tr>
      <w:tr w:rsidR="00F54B1B" w:rsidRPr="009F41B5" w14:paraId="6488FCFB" w14:textId="77777777" w:rsidTr="00AD3F6D">
        <w:tc>
          <w:tcPr>
            <w:tcW w:w="530" w:type="dxa"/>
          </w:tcPr>
          <w:p w14:paraId="7EF25402" w14:textId="77777777" w:rsidR="00F54B1B" w:rsidRPr="009F41B5" w:rsidRDefault="00F54B1B" w:rsidP="00AD3F6D">
            <w:pPr>
              <w:spacing w:line="240" w:lineRule="auto"/>
              <w:rPr>
                <w:sz w:val="20"/>
              </w:rPr>
            </w:pPr>
            <w:r w:rsidRPr="009F41B5">
              <w:rPr>
                <w:sz w:val="20"/>
              </w:rPr>
              <w:t>1</w:t>
            </w:r>
          </w:p>
        </w:tc>
        <w:tc>
          <w:tcPr>
            <w:tcW w:w="2436" w:type="dxa"/>
          </w:tcPr>
          <w:p w14:paraId="318DDC18" w14:textId="77777777" w:rsidR="00F54B1B" w:rsidRPr="009F41B5" w:rsidRDefault="00F54B1B" w:rsidP="00AD3F6D">
            <w:pPr>
              <w:spacing w:line="240" w:lineRule="auto"/>
              <w:jc w:val="center"/>
              <w:rPr>
                <w:i/>
                <w:sz w:val="20"/>
              </w:rPr>
            </w:pPr>
            <w:r w:rsidRPr="009F41B5">
              <w:rPr>
                <w:i/>
                <w:sz w:val="20"/>
              </w:rPr>
              <w:t>Start State</w:t>
            </w:r>
          </w:p>
          <w:p w14:paraId="2A4158DD" w14:textId="77777777" w:rsidR="00F54B1B" w:rsidRPr="009F41B5" w:rsidRDefault="00F54B1B" w:rsidP="00AD3F6D">
            <w:pPr>
              <w:spacing w:line="240" w:lineRule="auto"/>
              <w:jc w:val="center"/>
              <w:rPr>
                <w:i/>
                <w:sz w:val="20"/>
              </w:rPr>
            </w:pPr>
            <w:r w:rsidRPr="009F41B5">
              <w:rPr>
                <w:noProof/>
                <w:sz w:val="20"/>
                <w:lang w:eastAsia="ja-JP"/>
              </w:rPr>
              <w:drawing>
                <wp:inline distT="0" distB="0" distL="0" distR="0" wp14:anchorId="28DF4ADC" wp14:editId="1947ADEB">
                  <wp:extent cx="372717" cy="381000"/>
                  <wp:effectExtent l="0" t="0" r="889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74670" cy="382997"/>
                          </a:xfrm>
                          <a:prstGeom prst="rect">
                            <a:avLst/>
                          </a:prstGeom>
                        </pic:spPr>
                      </pic:pic>
                    </a:graphicData>
                  </a:graphic>
                </wp:inline>
              </w:drawing>
            </w:r>
          </w:p>
        </w:tc>
        <w:tc>
          <w:tcPr>
            <w:tcW w:w="4241" w:type="dxa"/>
          </w:tcPr>
          <w:p w14:paraId="27FAEF74" w14:textId="77777777" w:rsidR="00F54B1B" w:rsidRPr="009F41B5" w:rsidRDefault="00F54B1B" w:rsidP="00AD3F6D">
            <w:pPr>
              <w:spacing w:line="240" w:lineRule="auto"/>
              <w:jc w:val="left"/>
              <w:rPr>
                <w:color w:val="000000"/>
                <w:sz w:val="20"/>
              </w:rPr>
            </w:pPr>
            <w:r w:rsidRPr="009F41B5">
              <w:rPr>
                <w:i/>
                <w:color w:val="000000"/>
                <w:sz w:val="20"/>
              </w:rPr>
              <w:t xml:space="preserve">Start </w:t>
            </w:r>
            <w:proofErr w:type="spellStart"/>
            <w:r w:rsidRPr="009F41B5">
              <w:rPr>
                <w:i/>
                <w:color w:val="000000"/>
                <w:sz w:val="20"/>
              </w:rPr>
              <w:t>state</w:t>
            </w:r>
            <w:proofErr w:type="spellEnd"/>
            <w:r w:rsidRPr="009F41B5">
              <w:rPr>
                <w:color w:val="000000"/>
                <w:sz w:val="20"/>
              </w:rPr>
              <w:t xml:space="preserve"> adalah kondisi awal dari sebuah objek. </w:t>
            </w:r>
          </w:p>
          <w:p w14:paraId="60C0EE76" w14:textId="77777777" w:rsidR="00F54B1B" w:rsidRPr="009F41B5" w:rsidRDefault="00F54B1B" w:rsidP="00AD3F6D">
            <w:pPr>
              <w:spacing w:line="240" w:lineRule="auto"/>
              <w:rPr>
                <w:sz w:val="20"/>
              </w:rPr>
            </w:pPr>
          </w:p>
        </w:tc>
      </w:tr>
      <w:tr w:rsidR="00F54B1B" w:rsidRPr="009F41B5" w14:paraId="7A9F7FA7" w14:textId="77777777" w:rsidTr="00AD3F6D">
        <w:tc>
          <w:tcPr>
            <w:tcW w:w="530" w:type="dxa"/>
          </w:tcPr>
          <w:p w14:paraId="765E1A66" w14:textId="77777777" w:rsidR="00F54B1B" w:rsidRPr="009F41B5" w:rsidRDefault="00F54B1B" w:rsidP="00AD3F6D">
            <w:pPr>
              <w:spacing w:line="240" w:lineRule="auto"/>
              <w:rPr>
                <w:sz w:val="20"/>
              </w:rPr>
            </w:pPr>
            <w:r w:rsidRPr="009F41B5">
              <w:rPr>
                <w:sz w:val="20"/>
              </w:rPr>
              <w:t>2</w:t>
            </w:r>
          </w:p>
        </w:tc>
        <w:tc>
          <w:tcPr>
            <w:tcW w:w="2436" w:type="dxa"/>
          </w:tcPr>
          <w:p w14:paraId="1327A681" w14:textId="77777777" w:rsidR="00F54B1B" w:rsidRPr="009F41B5" w:rsidRDefault="00F54B1B" w:rsidP="00AD3F6D">
            <w:pPr>
              <w:spacing w:line="240" w:lineRule="auto"/>
              <w:jc w:val="center"/>
              <w:rPr>
                <w:i/>
                <w:sz w:val="20"/>
              </w:rPr>
            </w:pPr>
            <w:proofErr w:type="spellStart"/>
            <w:r w:rsidRPr="009F41B5">
              <w:rPr>
                <w:i/>
                <w:sz w:val="20"/>
              </w:rPr>
              <w:t>End</w:t>
            </w:r>
            <w:proofErr w:type="spellEnd"/>
            <w:r w:rsidRPr="009F41B5">
              <w:rPr>
                <w:i/>
                <w:sz w:val="20"/>
              </w:rPr>
              <w:t xml:space="preserve"> State</w:t>
            </w:r>
          </w:p>
          <w:p w14:paraId="732B689E" w14:textId="77777777" w:rsidR="00F54B1B" w:rsidRPr="009F41B5" w:rsidRDefault="00F54B1B" w:rsidP="00AD3F6D">
            <w:pPr>
              <w:spacing w:line="240" w:lineRule="auto"/>
              <w:jc w:val="center"/>
              <w:rPr>
                <w:i/>
                <w:sz w:val="20"/>
              </w:rPr>
            </w:pPr>
            <w:r w:rsidRPr="009F41B5">
              <w:rPr>
                <w:noProof/>
                <w:sz w:val="20"/>
                <w:lang w:eastAsia="ja-JP"/>
              </w:rPr>
              <w:drawing>
                <wp:inline distT="0" distB="0" distL="0" distR="0" wp14:anchorId="6DE7DB99" wp14:editId="72E06481">
                  <wp:extent cx="509155" cy="466725"/>
                  <wp:effectExtent l="0" t="0" r="571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11888" cy="469230"/>
                          </a:xfrm>
                          <a:prstGeom prst="rect">
                            <a:avLst/>
                          </a:prstGeom>
                        </pic:spPr>
                      </pic:pic>
                    </a:graphicData>
                  </a:graphic>
                </wp:inline>
              </w:drawing>
            </w:r>
          </w:p>
        </w:tc>
        <w:tc>
          <w:tcPr>
            <w:tcW w:w="4241" w:type="dxa"/>
          </w:tcPr>
          <w:p w14:paraId="635979B8" w14:textId="77777777" w:rsidR="00F54B1B" w:rsidRPr="009F41B5" w:rsidRDefault="00F54B1B" w:rsidP="00AD3F6D">
            <w:pPr>
              <w:spacing w:line="240" w:lineRule="auto"/>
              <w:jc w:val="left"/>
              <w:rPr>
                <w:color w:val="000000"/>
                <w:sz w:val="20"/>
              </w:rPr>
            </w:pPr>
            <w:proofErr w:type="spellStart"/>
            <w:r w:rsidRPr="009F41B5">
              <w:rPr>
                <w:i/>
                <w:color w:val="000000"/>
                <w:sz w:val="20"/>
              </w:rPr>
              <w:t>End</w:t>
            </w:r>
            <w:proofErr w:type="spellEnd"/>
            <w:r w:rsidRPr="009F41B5">
              <w:rPr>
                <w:i/>
                <w:color w:val="000000"/>
                <w:sz w:val="20"/>
              </w:rPr>
              <w:t xml:space="preserve"> </w:t>
            </w:r>
            <w:proofErr w:type="spellStart"/>
            <w:r w:rsidRPr="009F41B5">
              <w:rPr>
                <w:i/>
                <w:color w:val="000000"/>
                <w:sz w:val="20"/>
              </w:rPr>
              <w:t>state</w:t>
            </w:r>
            <w:proofErr w:type="spellEnd"/>
            <w:r w:rsidRPr="009F41B5">
              <w:rPr>
                <w:color w:val="000000"/>
                <w:sz w:val="20"/>
              </w:rPr>
              <w:t xml:space="preserve"> adalah gambaran ketika objek berhenti memberi </w:t>
            </w:r>
            <w:proofErr w:type="spellStart"/>
            <w:r w:rsidRPr="009F41B5">
              <w:rPr>
                <w:color w:val="000000"/>
                <w:sz w:val="20"/>
              </w:rPr>
              <w:t>respon</w:t>
            </w:r>
            <w:proofErr w:type="spellEnd"/>
            <w:r w:rsidRPr="009F41B5">
              <w:rPr>
                <w:color w:val="000000"/>
                <w:sz w:val="20"/>
              </w:rPr>
              <w:t xml:space="preserve"> terhadap sebuah kejadian</w:t>
            </w:r>
          </w:p>
        </w:tc>
      </w:tr>
      <w:tr w:rsidR="00F54B1B" w:rsidRPr="009F41B5" w14:paraId="68F912FF" w14:textId="77777777" w:rsidTr="00AD3F6D">
        <w:tc>
          <w:tcPr>
            <w:tcW w:w="530" w:type="dxa"/>
          </w:tcPr>
          <w:p w14:paraId="53F11484" w14:textId="77777777" w:rsidR="00F54B1B" w:rsidRPr="009F41B5" w:rsidRDefault="00F54B1B" w:rsidP="00AD3F6D">
            <w:pPr>
              <w:spacing w:line="240" w:lineRule="auto"/>
              <w:rPr>
                <w:sz w:val="20"/>
              </w:rPr>
            </w:pPr>
            <w:r w:rsidRPr="009F41B5">
              <w:rPr>
                <w:sz w:val="20"/>
              </w:rPr>
              <w:t>3</w:t>
            </w:r>
          </w:p>
        </w:tc>
        <w:tc>
          <w:tcPr>
            <w:tcW w:w="2436" w:type="dxa"/>
          </w:tcPr>
          <w:p w14:paraId="62ACE6B1" w14:textId="77777777" w:rsidR="00F54B1B" w:rsidRPr="009F41B5" w:rsidRDefault="00F54B1B" w:rsidP="00AD3F6D">
            <w:pPr>
              <w:spacing w:line="240" w:lineRule="auto"/>
              <w:jc w:val="center"/>
              <w:rPr>
                <w:i/>
                <w:sz w:val="20"/>
              </w:rPr>
            </w:pPr>
            <w:r w:rsidRPr="009F41B5">
              <w:rPr>
                <w:i/>
                <w:sz w:val="20"/>
              </w:rPr>
              <w:t>State/</w:t>
            </w:r>
            <w:proofErr w:type="spellStart"/>
            <w:r w:rsidRPr="009F41B5">
              <w:rPr>
                <w:i/>
                <w:sz w:val="20"/>
              </w:rPr>
              <w:t>Activities</w:t>
            </w:r>
            <w:proofErr w:type="spellEnd"/>
          </w:p>
          <w:p w14:paraId="1E1AECDE" w14:textId="77777777" w:rsidR="00F54B1B" w:rsidRPr="009F41B5" w:rsidRDefault="00F54B1B" w:rsidP="00AD3F6D">
            <w:pPr>
              <w:spacing w:line="240" w:lineRule="auto"/>
              <w:jc w:val="center"/>
              <w:rPr>
                <w:i/>
                <w:sz w:val="20"/>
              </w:rPr>
            </w:pPr>
            <w:r w:rsidRPr="009F41B5">
              <w:rPr>
                <w:noProof/>
                <w:sz w:val="20"/>
                <w:lang w:eastAsia="ja-JP"/>
              </w:rPr>
              <w:drawing>
                <wp:inline distT="0" distB="0" distL="0" distR="0" wp14:anchorId="257CA6AB" wp14:editId="3A12C710">
                  <wp:extent cx="1400175" cy="457200"/>
                  <wp:effectExtent l="0" t="0" r="9525"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1400175" cy="457200"/>
                          </a:xfrm>
                          <a:prstGeom prst="rect">
                            <a:avLst/>
                          </a:prstGeom>
                        </pic:spPr>
                      </pic:pic>
                    </a:graphicData>
                  </a:graphic>
                </wp:inline>
              </w:drawing>
            </w:r>
          </w:p>
        </w:tc>
        <w:tc>
          <w:tcPr>
            <w:tcW w:w="4241" w:type="dxa"/>
          </w:tcPr>
          <w:p w14:paraId="09FDCEF4" w14:textId="77777777" w:rsidR="00F54B1B" w:rsidRPr="009F41B5" w:rsidRDefault="00F54B1B" w:rsidP="00AD3F6D">
            <w:pPr>
              <w:spacing w:line="240" w:lineRule="auto"/>
              <w:jc w:val="left"/>
              <w:rPr>
                <w:color w:val="000000"/>
                <w:sz w:val="20"/>
              </w:rPr>
            </w:pPr>
            <w:r w:rsidRPr="009F41B5">
              <w:rPr>
                <w:i/>
                <w:color w:val="000000"/>
                <w:sz w:val="20"/>
              </w:rPr>
              <w:t>State</w:t>
            </w:r>
            <w:r w:rsidRPr="009F41B5">
              <w:rPr>
                <w:color w:val="000000"/>
                <w:sz w:val="20"/>
              </w:rPr>
              <w:t xml:space="preserve"> atau </w:t>
            </w:r>
            <w:proofErr w:type="spellStart"/>
            <w:r w:rsidRPr="009F41B5">
              <w:rPr>
                <w:i/>
                <w:color w:val="000000"/>
                <w:sz w:val="20"/>
              </w:rPr>
              <w:t>activities</w:t>
            </w:r>
            <w:proofErr w:type="spellEnd"/>
            <w:r w:rsidRPr="009F41B5">
              <w:rPr>
                <w:color w:val="000000"/>
                <w:sz w:val="20"/>
              </w:rPr>
              <w:t xml:space="preserve"> merupakan representasi kondisi dari sistem pada waktu tertentu.</w:t>
            </w:r>
          </w:p>
        </w:tc>
      </w:tr>
      <w:tr w:rsidR="00F54B1B" w:rsidRPr="009F41B5" w14:paraId="7B9856AA" w14:textId="77777777" w:rsidTr="00AD3F6D">
        <w:tc>
          <w:tcPr>
            <w:tcW w:w="530" w:type="dxa"/>
          </w:tcPr>
          <w:p w14:paraId="365AAEDB" w14:textId="77777777" w:rsidR="00F54B1B" w:rsidRPr="009F41B5" w:rsidRDefault="00F54B1B" w:rsidP="00AD3F6D">
            <w:pPr>
              <w:spacing w:line="240" w:lineRule="auto"/>
              <w:rPr>
                <w:sz w:val="20"/>
              </w:rPr>
            </w:pPr>
            <w:r w:rsidRPr="009F41B5">
              <w:rPr>
                <w:sz w:val="20"/>
              </w:rPr>
              <w:t>4</w:t>
            </w:r>
          </w:p>
        </w:tc>
        <w:tc>
          <w:tcPr>
            <w:tcW w:w="2436" w:type="dxa"/>
          </w:tcPr>
          <w:p w14:paraId="4FF2E8D1" w14:textId="77777777" w:rsidR="00F54B1B" w:rsidRPr="009F41B5" w:rsidRDefault="00F54B1B" w:rsidP="00AD3F6D">
            <w:pPr>
              <w:spacing w:line="240" w:lineRule="auto"/>
              <w:jc w:val="center"/>
              <w:rPr>
                <w:sz w:val="20"/>
              </w:rPr>
            </w:pPr>
            <w:proofErr w:type="spellStart"/>
            <w:r w:rsidRPr="009F41B5">
              <w:rPr>
                <w:i/>
                <w:sz w:val="20"/>
              </w:rPr>
              <w:t>Fork</w:t>
            </w:r>
            <w:proofErr w:type="spellEnd"/>
            <w:r w:rsidRPr="009F41B5">
              <w:rPr>
                <w:sz w:val="20"/>
              </w:rPr>
              <w:t xml:space="preserve"> (Percabangan)</w:t>
            </w:r>
          </w:p>
          <w:p w14:paraId="34DA6AED" w14:textId="77777777" w:rsidR="00F54B1B" w:rsidRPr="009F41B5" w:rsidRDefault="00F54B1B" w:rsidP="00AD3F6D">
            <w:pPr>
              <w:spacing w:line="240" w:lineRule="auto"/>
              <w:jc w:val="center"/>
              <w:rPr>
                <w:sz w:val="20"/>
              </w:rPr>
            </w:pPr>
            <w:r w:rsidRPr="009F41B5">
              <w:rPr>
                <w:noProof/>
                <w:sz w:val="20"/>
                <w:lang w:eastAsia="ja-JP"/>
              </w:rPr>
              <w:drawing>
                <wp:inline distT="0" distB="0" distL="0" distR="0" wp14:anchorId="7D6B7B96" wp14:editId="1F713456">
                  <wp:extent cx="963069" cy="581025"/>
                  <wp:effectExtent l="0" t="0" r="889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966966" cy="583376"/>
                          </a:xfrm>
                          <a:prstGeom prst="rect">
                            <a:avLst/>
                          </a:prstGeom>
                        </pic:spPr>
                      </pic:pic>
                    </a:graphicData>
                  </a:graphic>
                </wp:inline>
              </w:drawing>
            </w:r>
          </w:p>
        </w:tc>
        <w:tc>
          <w:tcPr>
            <w:tcW w:w="4241" w:type="dxa"/>
          </w:tcPr>
          <w:p w14:paraId="3A44C723" w14:textId="77777777" w:rsidR="00F54B1B" w:rsidRPr="009F41B5" w:rsidRDefault="00F54B1B" w:rsidP="00AD3F6D">
            <w:pPr>
              <w:spacing w:line="240" w:lineRule="auto"/>
              <w:jc w:val="left"/>
              <w:rPr>
                <w:sz w:val="20"/>
              </w:rPr>
            </w:pPr>
            <w:proofErr w:type="spellStart"/>
            <w:r w:rsidRPr="009F41B5">
              <w:rPr>
                <w:i/>
                <w:color w:val="000000"/>
                <w:sz w:val="20"/>
              </w:rPr>
              <w:t>Fork</w:t>
            </w:r>
            <w:proofErr w:type="spellEnd"/>
            <w:r w:rsidRPr="009F41B5">
              <w:rPr>
                <w:color w:val="000000"/>
                <w:sz w:val="20"/>
              </w:rPr>
              <w:t xml:space="preserve"> atau percabangan memisahkan aliran tinggal menjadi beberapa aliran.</w:t>
            </w:r>
          </w:p>
        </w:tc>
      </w:tr>
      <w:tr w:rsidR="00F54B1B" w:rsidRPr="009F41B5" w14:paraId="4CF413F6" w14:textId="77777777" w:rsidTr="00AD3F6D">
        <w:tc>
          <w:tcPr>
            <w:tcW w:w="530" w:type="dxa"/>
          </w:tcPr>
          <w:p w14:paraId="1E41A681" w14:textId="77777777" w:rsidR="00F54B1B" w:rsidRPr="009F41B5" w:rsidRDefault="00F54B1B" w:rsidP="00AD3F6D">
            <w:pPr>
              <w:spacing w:line="240" w:lineRule="auto"/>
              <w:rPr>
                <w:sz w:val="20"/>
              </w:rPr>
            </w:pPr>
            <w:r w:rsidRPr="009F41B5">
              <w:rPr>
                <w:sz w:val="20"/>
              </w:rPr>
              <w:lastRenderedPageBreak/>
              <w:t>5</w:t>
            </w:r>
          </w:p>
        </w:tc>
        <w:tc>
          <w:tcPr>
            <w:tcW w:w="2436" w:type="dxa"/>
          </w:tcPr>
          <w:p w14:paraId="579D6852" w14:textId="77777777" w:rsidR="00F54B1B" w:rsidRPr="009F41B5" w:rsidRDefault="00F54B1B" w:rsidP="00AD3F6D">
            <w:pPr>
              <w:spacing w:line="240" w:lineRule="auto"/>
              <w:jc w:val="center"/>
              <w:rPr>
                <w:sz w:val="20"/>
              </w:rPr>
            </w:pPr>
            <w:proofErr w:type="spellStart"/>
            <w:r w:rsidRPr="009F41B5">
              <w:rPr>
                <w:i/>
                <w:sz w:val="20"/>
              </w:rPr>
              <w:t>Join</w:t>
            </w:r>
            <w:proofErr w:type="spellEnd"/>
            <w:r w:rsidRPr="009F41B5">
              <w:rPr>
                <w:i/>
                <w:sz w:val="20"/>
              </w:rPr>
              <w:t xml:space="preserve"> </w:t>
            </w:r>
            <w:r w:rsidRPr="009F41B5">
              <w:rPr>
                <w:sz w:val="20"/>
              </w:rPr>
              <w:t>(Penggabungan)</w:t>
            </w:r>
          </w:p>
          <w:p w14:paraId="4CB7FA3D" w14:textId="77777777" w:rsidR="00F54B1B" w:rsidRPr="009F41B5" w:rsidRDefault="00F54B1B" w:rsidP="00AD3F6D">
            <w:pPr>
              <w:spacing w:line="240" w:lineRule="auto"/>
              <w:jc w:val="center"/>
              <w:rPr>
                <w:sz w:val="20"/>
              </w:rPr>
            </w:pPr>
            <w:r w:rsidRPr="009F41B5">
              <w:rPr>
                <w:noProof/>
                <w:sz w:val="20"/>
                <w:lang w:eastAsia="ja-JP"/>
              </w:rPr>
              <w:drawing>
                <wp:inline distT="0" distB="0" distL="0" distR="0" wp14:anchorId="54F1910C" wp14:editId="52564FFA">
                  <wp:extent cx="977265" cy="600075"/>
                  <wp:effectExtent l="0" t="0" r="0"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979539" cy="601471"/>
                          </a:xfrm>
                          <a:prstGeom prst="rect">
                            <a:avLst/>
                          </a:prstGeom>
                        </pic:spPr>
                      </pic:pic>
                    </a:graphicData>
                  </a:graphic>
                </wp:inline>
              </w:drawing>
            </w:r>
          </w:p>
        </w:tc>
        <w:tc>
          <w:tcPr>
            <w:tcW w:w="4241" w:type="dxa"/>
          </w:tcPr>
          <w:p w14:paraId="4907D7F1" w14:textId="77777777" w:rsidR="00F54B1B" w:rsidRPr="009F41B5" w:rsidRDefault="00F54B1B" w:rsidP="00AD3F6D">
            <w:pPr>
              <w:spacing w:line="240" w:lineRule="auto"/>
              <w:jc w:val="left"/>
              <w:rPr>
                <w:sz w:val="20"/>
              </w:rPr>
            </w:pPr>
            <w:proofErr w:type="spellStart"/>
            <w:r w:rsidRPr="009F41B5">
              <w:rPr>
                <w:i/>
                <w:color w:val="000000"/>
                <w:sz w:val="20"/>
              </w:rPr>
              <w:t>Join</w:t>
            </w:r>
            <w:proofErr w:type="spellEnd"/>
            <w:r w:rsidRPr="009F41B5">
              <w:rPr>
                <w:color w:val="000000"/>
                <w:sz w:val="20"/>
              </w:rPr>
              <w:t xml:space="preserve"> atau penggabungan merupakan </w:t>
            </w:r>
            <w:proofErr w:type="spellStart"/>
            <w:r w:rsidRPr="009F41B5">
              <w:rPr>
                <w:color w:val="000000"/>
                <w:sz w:val="20"/>
              </w:rPr>
              <w:t>pengabungan</w:t>
            </w:r>
            <w:proofErr w:type="spellEnd"/>
            <w:r w:rsidRPr="009F41B5">
              <w:rPr>
                <w:color w:val="000000"/>
                <w:sz w:val="20"/>
              </w:rPr>
              <w:t xml:space="preserve"> beberapa aliran menjadi aliran tunggal.</w:t>
            </w:r>
          </w:p>
        </w:tc>
      </w:tr>
      <w:tr w:rsidR="00F54B1B" w:rsidRPr="009F41B5" w14:paraId="768A757C" w14:textId="77777777" w:rsidTr="00AD3F6D">
        <w:tc>
          <w:tcPr>
            <w:tcW w:w="530" w:type="dxa"/>
          </w:tcPr>
          <w:p w14:paraId="4AAEB549" w14:textId="77777777" w:rsidR="00F54B1B" w:rsidRPr="009F41B5" w:rsidRDefault="00F54B1B" w:rsidP="00AD3F6D">
            <w:pPr>
              <w:spacing w:line="240" w:lineRule="auto"/>
              <w:rPr>
                <w:sz w:val="20"/>
              </w:rPr>
            </w:pPr>
            <w:r w:rsidRPr="009F41B5">
              <w:rPr>
                <w:sz w:val="20"/>
              </w:rPr>
              <w:t>6</w:t>
            </w:r>
          </w:p>
        </w:tc>
        <w:tc>
          <w:tcPr>
            <w:tcW w:w="2436" w:type="dxa"/>
          </w:tcPr>
          <w:p w14:paraId="2B6D8118" w14:textId="77777777" w:rsidR="00F54B1B" w:rsidRPr="009F41B5" w:rsidRDefault="00F54B1B" w:rsidP="00AD3F6D">
            <w:pPr>
              <w:spacing w:line="240" w:lineRule="auto"/>
              <w:jc w:val="center"/>
              <w:rPr>
                <w:i/>
                <w:sz w:val="20"/>
              </w:rPr>
            </w:pPr>
            <w:proofErr w:type="spellStart"/>
            <w:r w:rsidRPr="009F41B5">
              <w:rPr>
                <w:i/>
                <w:sz w:val="20"/>
              </w:rPr>
              <w:t>Decision</w:t>
            </w:r>
            <w:proofErr w:type="spellEnd"/>
          </w:p>
          <w:p w14:paraId="22FE4BD0" w14:textId="77777777" w:rsidR="00F54B1B" w:rsidRPr="009F41B5" w:rsidRDefault="00F54B1B" w:rsidP="00AD3F6D">
            <w:pPr>
              <w:spacing w:line="240" w:lineRule="auto"/>
              <w:jc w:val="center"/>
              <w:rPr>
                <w:i/>
                <w:sz w:val="20"/>
              </w:rPr>
            </w:pPr>
            <w:r w:rsidRPr="009F41B5">
              <w:rPr>
                <w:noProof/>
                <w:sz w:val="20"/>
                <w:lang w:eastAsia="ja-JP"/>
              </w:rPr>
              <w:drawing>
                <wp:inline distT="0" distB="0" distL="0" distR="0" wp14:anchorId="544702C2" wp14:editId="4341BD9E">
                  <wp:extent cx="847725" cy="733425"/>
                  <wp:effectExtent l="0" t="0" r="9525" b="952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847725" cy="733425"/>
                          </a:xfrm>
                          <a:prstGeom prst="rect">
                            <a:avLst/>
                          </a:prstGeom>
                        </pic:spPr>
                      </pic:pic>
                    </a:graphicData>
                  </a:graphic>
                </wp:inline>
              </w:drawing>
            </w:r>
          </w:p>
        </w:tc>
        <w:tc>
          <w:tcPr>
            <w:tcW w:w="4241" w:type="dxa"/>
          </w:tcPr>
          <w:p w14:paraId="10AF3917" w14:textId="77777777" w:rsidR="00F54B1B" w:rsidRPr="009F41B5" w:rsidRDefault="00F54B1B" w:rsidP="00AD3F6D">
            <w:pPr>
              <w:spacing w:line="240" w:lineRule="auto"/>
              <w:jc w:val="left"/>
              <w:rPr>
                <w:color w:val="000000"/>
                <w:sz w:val="20"/>
              </w:rPr>
            </w:pPr>
            <w:proofErr w:type="spellStart"/>
            <w:r w:rsidRPr="009F41B5">
              <w:rPr>
                <w:i/>
                <w:color w:val="000000"/>
                <w:sz w:val="20"/>
              </w:rPr>
              <w:t>Decision</w:t>
            </w:r>
            <w:proofErr w:type="spellEnd"/>
            <w:r w:rsidRPr="009F41B5">
              <w:rPr>
                <w:i/>
                <w:color w:val="000000"/>
                <w:sz w:val="20"/>
              </w:rPr>
              <w:t xml:space="preserve"> </w:t>
            </w:r>
            <w:r w:rsidRPr="009F41B5">
              <w:rPr>
                <w:iCs/>
                <w:color w:val="000000"/>
                <w:sz w:val="20"/>
              </w:rPr>
              <w:t>atau keputusan</w:t>
            </w:r>
            <w:r w:rsidRPr="009F41B5">
              <w:rPr>
                <w:color w:val="000000"/>
                <w:sz w:val="20"/>
              </w:rPr>
              <w:t xml:space="preserve"> adalah logika aliran yang mempunyai dua cabang aliran.</w:t>
            </w:r>
          </w:p>
          <w:p w14:paraId="2D2DE89F" w14:textId="77777777" w:rsidR="00F54B1B" w:rsidRPr="009F41B5" w:rsidRDefault="00F54B1B" w:rsidP="00AD3F6D">
            <w:pPr>
              <w:spacing w:line="240" w:lineRule="auto"/>
              <w:jc w:val="left"/>
              <w:rPr>
                <w:color w:val="000000"/>
                <w:sz w:val="20"/>
              </w:rPr>
            </w:pPr>
          </w:p>
          <w:p w14:paraId="5541D741" w14:textId="77777777" w:rsidR="00F54B1B" w:rsidRPr="009F41B5" w:rsidRDefault="00F54B1B" w:rsidP="00AD3F6D">
            <w:pPr>
              <w:spacing w:line="240" w:lineRule="auto"/>
              <w:jc w:val="left"/>
              <w:rPr>
                <w:color w:val="000000"/>
                <w:sz w:val="20"/>
              </w:rPr>
            </w:pPr>
          </w:p>
          <w:p w14:paraId="59EBBAFE" w14:textId="77777777" w:rsidR="00F54B1B" w:rsidRPr="009F41B5" w:rsidRDefault="00F54B1B" w:rsidP="00AD3F6D">
            <w:pPr>
              <w:spacing w:line="240" w:lineRule="auto"/>
              <w:jc w:val="left"/>
              <w:rPr>
                <w:color w:val="000000"/>
                <w:sz w:val="20"/>
              </w:rPr>
            </w:pPr>
          </w:p>
          <w:p w14:paraId="43718F12" w14:textId="77777777" w:rsidR="00F54B1B" w:rsidRPr="009F41B5" w:rsidRDefault="00F54B1B" w:rsidP="00AD3F6D">
            <w:pPr>
              <w:spacing w:line="240" w:lineRule="auto"/>
              <w:jc w:val="left"/>
              <w:rPr>
                <w:sz w:val="20"/>
              </w:rPr>
            </w:pPr>
          </w:p>
        </w:tc>
      </w:tr>
      <w:tr w:rsidR="00F54B1B" w:rsidRPr="009F41B5" w14:paraId="37EB3E90" w14:textId="77777777" w:rsidTr="00AD3F6D">
        <w:tc>
          <w:tcPr>
            <w:tcW w:w="530" w:type="dxa"/>
          </w:tcPr>
          <w:p w14:paraId="38CA0EFB" w14:textId="77777777" w:rsidR="00F54B1B" w:rsidRPr="009F41B5" w:rsidRDefault="00F54B1B" w:rsidP="00AD3F6D">
            <w:pPr>
              <w:spacing w:line="240" w:lineRule="auto"/>
              <w:rPr>
                <w:sz w:val="20"/>
              </w:rPr>
            </w:pPr>
            <w:r w:rsidRPr="009F41B5">
              <w:rPr>
                <w:sz w:val="20"/>
              </w:rPr>
              <w:t>7</w:t>
            </w:r>
          </w:p>
        </w:tc>
        <w:tc>
          <w:tcPr>
            <w:tcW w:w="2436" w:type="dxa"/>
          </w:tcPr>
          <w:p w14:paraId="3AAD939E" w14:textId="77777777" w:rsidR="00F54B1B" w:rsidRPr="009F41B5" w:rsidRDefault="00F54B1B" w:rsidP="00AD3F6D">
            <w:pPr>
              <w:spacing w:line="240" w:lineRule="auto"/>
              <w:jc w:val="center"/>
              <w:rPr>
                <w:i/>
                <w:sz w:val="20"/>
              </w:rPr>
            </w:pPr>
            <w:proofErr w:type="spellStart"/>
            <w:r w:rsidRPr="009F41B5">
              <w:rPr>
                <w:i/>
                <w:sz w:val="20"/>
              </w:rPr>
              <w:t>Swimline</w:t>
            </w:r>
            <w:proofErr w:type="spellEnd"/>
          </w:p>
          <w:p w14:paraId="3004E579" w14:textId="77777777" w:rsidR="00F54B1B" w:rsidRPr="009F41B5" w:rsidRDefault="00F54B1B" w:rsidP="00AD3F6D">
            <w:pPr>
              <w:spacing w:line="240" w:lineRule="auto"/>
              <w:jc w:val="center"/>
              <w:rPr>
                <w:iCs/>
                <w:sz w:val="20"/>
              </w:rPr>
            </w:pPr>
            <w:r w:rsidRPr="009F41B5">
              <w:rPr>
                <w:rFonts w:eastAsiaTheme="minorHAnsi" w:cstheme="minorBidi"/>
                <w:szCs w:val="22"/>
                <w:lang w:eastAsia="en-US"/>
              </w:rPr>
              <w:object w:dxaOrig="2641" w:dyaOrig="16830" w14:anchorId="17008874">
                <v:shape id="_x0000_i1028" type="#_x0000_t75" style="width:26.95pt;height:53.85pt" o:ole="">
                  <v:imagedata r:id="rId34" o:title=""/>
                </v:shape>
                <o:OLEObject Type="Embed" ProgID="Visio.Drawing.15" ShapeID="_x0000_i1028" DrawAspect="Content" ObjectID="_1684688122" r:id="rId35"/>
              </w:object>
            </w:r>
          </w:p>
        </w:tc>
        <w:tc>
          <w:tcPr>
            <w:tcW w:w="4241" w:type="dxa"/>
          </w:tcPr>
          <w:p w14:paraId="46E41AF7" w14:textId="77777777" w:rsidR="00F54B1B" w:rsidRPr="009F41B5" w:rsidRDefault="00F54B1B" w:rsidP="00AD3F6D">
            <w:pPr>
              <w:spacing w:line="240" w:lineRule="auto"/>
              <w:jc w:val="left"/>
              <w:rPr>
                <w:iCs/>
                <w:color w:val="000000"/>
                <w:sz w:val="20"/>
              </w:rPr>
            </w:pPr>
            <w:r w:rsidRPr="009F41B5">
              <w:rPr>
                <w:iCs/>
                <w:color w:val="000000"/>
                <w:sz w:val="20"/>
              </w:rPr>
              <w:t xml:space="preserve">Memisahkan organisasi bisnis yang bertanggung jawab terhadap suatu </w:t>
            </w:r>
            <w:proofErr w:type="spellStart"/>
            <w:r w:rsidRPr="009F41B5">
              <w:rPr>
                <w:i/>
                <w:color w:val="000000"/>
                <w:sz w:val="20"/>
              </w:rPr>
              <w:t>activity</w:t>
            </w:r>
            <w:proofErr w:type="spellEnd"/>
            <w:r w:rsidRPr="009F41B5">
              <w:rPr>
                <w:iCs/>
                <w:color w:val="000000"/>
                <w:sz w:val="20"/>
              </w:rPr>
              <w:t>.</w:t>
            </w:r>
          </w:p>
        </w:tc>
      </w:tr>
    </w:tbl>
    <w:p w14:paraId="56CBE311" w14:textId="77777777" w:rsidR="00F54B1B" w:rsidRPr="009F41B5" w:rsidRDefault="00F54B1B" w:rsidP="00F54B1B">
      <w:pPr>
        <w:tabs>
          <w:tab w:val="left" w:pos="735"/>
        </w:tabs>
      </w:pPr>
    </w:p>
    <w:p w14:paraId="66D2EB53" w14:textId="77777777" w:rsidR="00F54B1B" w:rsidRPr="009F41B5" w:rsidRDefault="00F54B1B" w:rsidP="00F54B1B">
      <w:pPr>
        <w:pStyle w:val="Heading3"/>
        <w:ind w:left="567" w:hanging="567"/>
        <w:rPr>
          <w:i/>
          <w:iCs/>
        </w:rPr>
      </w:pPr>
      <w:bookmarkStart w:id="124" w:name="_Toc21275229"/>
      <w:proofErr w:type="spellStart"/>
      <w:r w:rsidRPr="009F41B5">
        <w:rPr>
          <w:i/>
          <w:iCs/>
        </w:rPr>
        <w:t>Class</w:t>
      </w:r>
      <w:proofErr w:type="spellEnd"/>
      <w:r w:rsidRPr="009F41B5">
        <w:rPr>
          <w:i/>
          <w:iCs/>
        </w:rPr>
        <w:t xml:space="preserve"> Diagram</w:t>
      </w:r>
      <w:bookmarkEnd w:id="122"/>
      <w:bookmarkEnd w:id="124"/>
    </w:p>
    <w:p w14:paraId="449ABB6C" w14:textId="77777777" w:rsidR="00F54B1B" w:rsidRPr="009F41B5" w:rsidRDefault="00F54B1B" w:rsidP="00F54B1B">
      <w:pPr>
        <w:ind w:firstLine="567"/>
      </w:pPr>
      <w:proofErr w:type="spellStart"/>
      <w:r w:rsidRPr="009F41B5">
        <w:rPr>
          <w:i/>
        </w:rPr>
        <w:t>Class</w:t>
      </w:r>
      <w:proofErr w:type="spellEnd"/>
      <w:r w:rsidRPr="009F41B5">
        <w:rPr>
          <w:i/>
        </w:rPr>
        <w:t xml:space="preserve"> Diagram </w:t>
      </w:r>
      <w:r w:rsidRPr="009F41B5">
        <w:t xml:space="preserve">menjelaskan struktur sistem dari segi </w:t>
      </w:r>
      <w:proofErr w:type="spellStart"/>
      <w:r w:rsidRPr="009F41B5">
        <w:t>pendefinisan</w:t>
      </w:r>
      <w:proofErr w:type="spellEnd"/>
      <w:r w:rsidRPr="009F41B5">
        <w:t xml:space="preserve"> kelas-kelas yang akan dibuat untuk pembangunan sistem. Dalam kelas terdapat atribut dan metode. Atribut adalah variabel-variabel yang dimiliki oleh </w:t>
      </w:r>
      <w:proofErr w:type="spellStart"/>
      <w:r w:rsidRPr="009F41B5">
        <w:t>sutau</w:t>
      </w:r>
      <w:proofErr w:type="spellEnd"/>
      <w:r w:rsidRPr="009F41B5">
        <w:t xml:space="preserve"> kelas, sementara metode merupakan fungsi-fungsi atau </w:t>
      </w:r>
      <w:r w:rsidRPr="009F41B5">
        <w:rPr>
          <w:iCs/>
        </w:rPr>
        <w:t>metode</w:t>
      </w:r>
      <w:r w:rsidRPr="009F41B5">
        <w:t xml:space="preserve"> yang dimiliki kelas tersebut. </w:t>
      </w:r>
      <w:r w:rsidRPr="009F41B5">
        <w:fldChar w:fldCharType="begin" w:fldLock="1"/>
      </w:r>
      <w:r w:rsidRPr="009F41B5">
        <w:instrText>ADDIN CSL_CITATION {"citationItems":[{"id":"ITEM-1","itemData":{"author":[{"dropping-particle":"","family":"Fikry","given":"Muhammad","non-dropping-particle":"","parse-names":false,"suffix":""},{"dropping-particle":"","family":"Yusra","given":"","non-dropping-particle":"","parse-names":false,"suffix":""},{"dropping-particle":"","family":"Afrianty","given":"Iis","non-dropping-particle":"","parse-names":false,"suffix":""}],"id":"ITEM-1","issued":{"date-parts":[["2015"]]},"publisher":"CV. Asa Riau","publisher-place":"Pekanbaru","title":"Analisa dan Perancangan Berorientasi Objek","type":"book"},"uris":["http://www.mendeley.com/documents/?uuid=3e8f2574-7f80-4663-b845-32c3270ff721"]}],"mendeley":{"formattedCitation":"(Fikry et al., 2015)","manualFormatting":"(Fikry dkk, 2015)","plainTextFormattedCitation":"(Fikry et al., 2015)","previouslyFormattedCitation":"(Fikry et al., 2015)"},"properties":{"noteIndex":0},"schema":"https://github.com/citation-style-language/schema/raw/master/csl-citation.json"}</w:instrText>
      </w:r>
      <w:r w:rsidRPr="009F41B5">
        <w:fldChar w:fldCharType="separate"/>
      </w:r>
      <w:r w:rsidRPr="009F41B5">
        <w:t>(Fikry dkk, 2015)</w:t>
      </w:r>
      <w:r w:rsidRPr="009F41B5">
        <w:fldChar w:fldCharType="end"/>
      </w:r>
    </w:p>
    <w:p w14:paraId="7F150A21" w14:textId="77777777" w:rsidR="00F54B1B" w:rsidRPr="009F41B5" w:rsidRDefault="00F54B1B" w:rsidP="00F54B1B">
      <w:pPr>
        <w:ind w:firstLine="567"/>
      </w:pPr>
      <w:r w:rsidRPr="009F41B5">
        <w:t xml:space="preserve">Diagram dibuat agar </w:t>
      </w:r>
      <w:proofErr w:type="spellStart"/>
      <w:r w:rsidRPr="009F41B5">
        <w:rPr>
          <w:i/>
          <w:iCs/>
        </w:rPr>
        <w:t>programmer</w:t>
      </w:r>
      <w:proofErr w:type="spellEnd"/>
      <w:r w:rsidRPr="009F41B5">
        <w:t xml:space="preserve"> dapat membuat kelas-kelas sesuai dengan rancangan yang ada pada dokumen perancangan agar sistem yang dibangun sesuai dengan dokumen perancangannya. </w:t>
      </w:r>
      <w:r w:rsidRPr="009F41B5">
        <w:fldChar w:fldCharType="begin" w:fldLock="1"/>
      </w:r>
      <w:r w:rsidRPr="009F41B5">
        <w:instrText>ADDIN CSL_CITATION {"citationItems":[{"id":"ITEM-1","itemData":{"ISBN":"978-602-1514-05-4","author":[{"dropping-particle":"","family":"Rosa","given":"A.S.","non-dropping-particle":"","parse-names":false,"suffix":""},{"dropping-particle":"","family":"Shalahuddin","given":"M.","non-dropping-particle":"","parse-names":false,"suffix":""}],"id":"ITEM-1","issued":{"date-parts":[["2015"]]},"publisher":"Informatika","publisher-place":"Bandung","title":"Rekayasa Perangkat Lunak Terstruktur dan Berorientasi Objek","type":"book"},"uris":["http://www.mendeley.com/documents/?uuid=ac3ca6ee-4590-4e07-9235-bce4c37b697a"]}],"mendeley":{"formattedCitation":"(Rosa &amp; Shalahuddin, 2015)","plainTextFormattedCitation":"(Rosa &amp; Shalahuddin, 2015)","previouslyFormattedCitation":"(Rosa &amp; Shalahuddin, 2015)"},"properties":{"noteIndex":0},"schema":"https://github.com/citation-style-language/schema/raw/master/csl-citation.json"}</w:instrText>
      </w:r>
      <w:r w:rsidRPr="009F41B5">
        <w:fldChar w:fldCharType="separate"/>
      </w:r>
      <w:r w:rsidRPr="009F41B5">
        <w:t>(Rosa &amp; Shalahuddin, 2015)</w:t>
      </w:r>
      <w:r w:rsidRPr="009F41B5">
        <w:fldChar w:fldCharType="end"/>
      </w:r>
    </w:p>
    <w:p w14:paraId="65328368" w14:textId="77777777" w:rsidR="00F54B1B" w:rsidRPr="009F41B5" w:rsidRDefault="00F54B1B" w:rsidP="00F54B1B">
      <w:pPr>
        <w:ind w:firstLine="567"/>
      </w:pPr>
      <w:r w:rsidRPr="009F41B5">
        <w:t xml:space="preserve">Berikut tabel 2.4 yang menjelaskan tentang simbol-simbol yang digunakan pada </w:t>
      </w:r>
      <w:proofErr w:type="spellStart"/>
      <w:r w:rsidRPr="009F41B5">
        <w:rPr>
          <w:i/>
        </w:rPr>
        <w:t>class</w:t>
      </w:r>
      <w:proofErr w:type="spellEnd"/>
      <w:r w:rsidRPr="009F41B5">
        <w:rPr>
          <w:i/>
        </w:rPr>
        <w:t xml:space="preserve"> diagram</w:t>
      </w:r>
      <w:r w:rsidRPr="009F41B5">
        <w:t xml:space="preserve">. </w:t>
      </w:r>
    </w:p>
    <w:p w14:paraId="5DE80A84" w14:textId="1A5840B9" w:rsidR="00F54B1B" w:rsidRPr="009F41B5" w:rsidRDefault="00F54B1B" w:rsidP="00F54B1B">
      <w:pPr>
        <w:pStyle w:val="Caption"/>
        <w:keepNext/>
      </w:pPr>
      <w:bookmarkStart w:id="125" w:name="_Toc15210245"/>
      <w:r w:rsidRPr="009F41B5">
        <w:t>Tabel 2.</w:t>
      </w:r>
      <w:r w:rsidR="00B22397">
        <w:fldChar w:fldCharType="begin"/>
      </w:r>
      <w:r w:rsidR="00B22397">
        <w:instrText xml:space="preserve"> STYLEREF 1 \s </w:instrText>
      </w:r>
      <w:r w:rsidR="00B22397">
        <w:fldChar w:fldCharType="separate"/>
      </w:r>
      <w:r w:rsidR="00B22397">
        <w:rPr>
          <w:noProof/>
        </w:rPr>
        <w:t>II</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4</w:t>
      </w:r>
      <w:r w:rsidR="00B22397">
        <w:fldChar w:fldCharType="end"/>
      </w:r>
      <w:r w:rsidRPr="009F41B5">
        <w:t xml:space="preserve"> Simbol-simbol </w:t>
      </w:r>
      <w:proofErr w:type="spellStart"/>
      <w:r w:rsidRPr="009F41B5">
        <w:rPr>
          <w:i/>
        </w:rPr>
        <w:t>class</w:t>
      </w:r>
      <w:proofErr w:type="spellEnd"/>
      <w:r w:rsidRPr="009F41B5">
        <w:rPr>
          <w:i/>
        </w:rPr>
        <w:t xml:space="preserve"> diagram.</w:t>
      </w:r>
      <w:bookmarkEnd w:id="125"/>
    </w:p>
    <w:tbl>
      <w:tblPr>
        <w:tblStyle w:val="TableGrid"/>
        <w:tblW w:w="0" w:type="auto"/>
        <w:tblInd w:w="720" w:type="dxa"/>
        <w:tblLook w:val="04A0" w:firstRow="1" w:lastRow="0" w:firstColumn="1" w:lastColumn="0" w:noHBand="0" w:noVBand="1"/>
      </w:tblPr>
      <w:tblGrid>
        <w:gridCol w:w="510"/>
        <w:gridCol w:w="1915"/>
        <w:gridCol w:w="4782"/>
      </w:tblGrid>
      <w:tr w:rsidR="00F54B1B" w:rsidRPr="009F41B5" w14:paraId="09776EB3" w14:textId="77777777" w:rsidTr="00AD3F6D">
        <w:tc>
          <w:tcPr>
            <w:tcW w:w="510" w:type="dxa"/>
          </w:tcPr>
          <w:p w14:paraId="29E84CB6" w14:textId="77777777" w:rsidR="00F54B1B" w:rsidRPr="009F41B5" w:rsidRDefault="00F54B1B" w:rsidP="00AD3F6D">
            <w:pPr>
              <w:spacing w:line="240" w:lineRule="auto"/>
              <w:rPr>
                <w:b/>
                <w:sz w:val="20"/>
              </w:rPr>
            </w:pPr>
            <w:proofErr w:type="spellStart"/>
            <w:r w:rsidRPr="009F41B5">
              <w:rPr>
                <w:b/>
                <w:sz w:val="20"/>
              </w:rPr>
              <w:t>No</w:t>
            </w:r>
            <w:proofErr w:type="spellEnd"/>
          </w:p>
        </w:tc>
        <w:tc>
          <w:tcPr>
            <w:tcW w:w="1915" w:type="dxa"/>
          </w:tcPr>
          <w:p w14:paraId="4FD3A507" w14:textId="77777777" w:rsidR="00F54B1B" w:rsidRPr="009F41B5" w:rsidRDefault="00F54B1B" w:rsidP="00AD3F6D">
            <w:pPr>
              <w:spacing w:line="240" w:lineRule="auto"/>
              <w:rPr>
                <w:b/>
                <w:sz w:val="20"/>
              </w:rPr>
            </w:pPr>
            <w:r w:rsidRPr="009F41B5">
              <w:rPr>
                <w:b/>
                <w:sz w:val="20"/>
              </w:rPr>
              <w:t>Simbol</w:t>
            </w:r>
          </w:p>
        </w:tc>
        <w:tc>
          <w:tcPr>
            <w:tcW w:w="4782" w:type="dxa"/>
          </w:tcPr>
          <w:p w14:paraId="056EDF41" w14:textId="77777777" w:rsidR="00F54B1B" w:rsidRPr="009F41B5" w:rsidRDefault="00F54B1B" w:rsidP="00AD3F6D">
            <w:pPr>
              <w:spacing w:line="240" w:lineRule="auto"/>
              <w:rPr>
                <w:b/>
                <w:sz w:val="20"/>
              </w:rPr>
            </w:pPr>
            <w:r w:rsidRPr="009F41B5">
              <w:rPr>
                <w:b/>
                <w:sz w:val="20"/>
              </w:rPr>
              <w:t>Keterangan</w:t>
            </w:r>
          </w:p>
        </w:tc>
      </w:tr>
      <w:tr w:rsidR="00F54B1B" w:rsidRPr="009F41B5" w14:paraId="305F7BAB" w14:textId="77777777" w:rsidTr="00AD3F6D">
        <w:tc>
          <w:tcPr>
            <w:tcW w:w="510" w:type="dxa"/>
          </w:tcPr>
          <w:p w14:paraId="45DE7157" w14:textId="77777777" w:rsidR="00F54B1B" w:rsidRPr="009F41B5" w:rsidRDefault="00F54B1B" w:rsidP="00AD3F6D">
            <w:pPr>
              <w:spacing w:line="240" w:lineRule="auto"/>
              <w:rPr>
                <w:sz w:val="20"/>
              </w:rPr>
            </w:pPr>
            <w:r w:rsidRPr="009F41B5">
              <w:rPr>
                <w:sz w:val="20"/>
              </w:rPr>
              <w:t>1</w:t>
            </w:r>
          </w:p>
        </w:tc>
        <w:tc>
          <w:tcPr>
            <w:tcW w:w="1915" w:type="dxa"/>
          </w:tcPr>
          <w:p w14:paraId="01AEE5CF" w14:textId="77777777" w:rsidR="00F54B1B" w:rsidRPr="009F41B5" w:rsidRDefault="00F54B1B" w:rsidP="00AD3F6D">
            <w:pPr>
              <w:spacing w:line="240" w:lineRule="auto"/>
              <w:jc w:val="center"/>
              <w:rPr>
                <w:i/>
                <w:sz w:val="20"/>
              </w:rPr>
            </w:pPr>
            <w:proofErr w:type="spellStart"/>
            <w:r w:rsidRPr="009F41B5">
              <w:rPr>
                <w:i/>
                <w:sz w:val="20"/>
              </w:rPr>
              <w:t>Class</w:t>
            </w:r>
            <w:proofErr w:type="spellEnd"/>
          </w:p>
          <w:p w14:paraId="2DB2E974" w14:textId="77777777" w:rsidR="00F54B1B" w:rsidRPr="009F41B5" w:rsidRDefault="00F54B1B" w:rsidP="00AD3F6D">
            <w:pPr>
              <w:spacing w:line="240" w:lineRule="auto"/>
              <w:jc w:val="center"/>
              <w:rPr>
                <w:sz w:val="20"/>
              </w:rPr>
            </w:pPr>
            <w:r w:rsidRPr="009F41B5">
              <w:rPr>
                <w:noProof/>
                <w:sz w:val="20"/>
                <w:lang w:eastAsia="ja-JP"/>
              </w:rPr>
              <w:drawing>
                <wp:inline distT="0" distB="0" distL="0" distR="0" wp14:anchorId="4C143AE0" wp14:editId="3F239378">
                  <wp:extent cx="638175" cy="342316"/>
                  <wp:effectExtent l="0" t="0" r="0" b="63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cstate="print"/>
                          <a:stretch>
                            <a:fillRect/>
                          </a:stretch>
                        </pic:blipFill>
                        <pic:spPr>
                          <a:xfrm>
                            <a:off x="0" y="0"/>
                            <a:ext cx="656466" cy="352127"/>
                          </a:xfrm>
                          <a:prstGeom prst="rect">
                            <a:avLst/>
                          </a:prstGeom>
                        </pic:spPr>
                      </pic:pic>
                    </a:graphicData>
                  </a:graphic>
                </wp:inline>
              </w:drawing>
            </w:r>
          </w:p>
          <w:p w14:paraId="43B2C3E9" w14:textId="77777777" w:rsidR="00F54B1B" w:rsidRPr="009F41B5" w:rsidRDefault="00F54B1B" w:rsidP="00AD3F6D">
            <w:pPr>
              <w:spacing w:line="240" w:lineRule="auto"/>
              <w:jc w:val="center"/>
              <w:rPr>
                <w:sz w:val="20"/>
              </w:rPr>
            </w:pPr>
          </w:p>
        </w:tc>
        <w:tc>
          <w:tcPr>
            <w:tcW w:w="4782" w:type="dxa"/>
          </w:tcPr>
          <w:p w14:paraId="3C12980A" w14:textId="77777777" w:rsidR="00F54B1B" w:rsidRPr="009F41B5" w:rsidRDefault="00F54B1B" w:rsidP="00AD3F6D">
            <w:pPr>
              <w:spacing w:line="240" w:lineRule="auto"/>
              <w:jc w:val="left"/>
              <w:rPr>
                <w:sz w:val="20"/>
              </w:rPr>
            </w:pPr>
            <w:r w:rsidRPr="009F41B5">
              <w:rPr>
                <w:color w:val="000000"/>
                <w:sz w:val="20"/>
              </w:rPr>
              <w:t>Kelas yang ada di sistem.</w:t>
            </w:r>
          </w:p>
        </w:tc>
      </w:tr>
      <w:tr w:rsidR="00F54B1B" w:rsidRPr="009F41B5" w14:paraId="10E78A02" w14:textId="77777777" w:rsidTr="00AD3F6D">
        <w:tc>
          <w:tcPr>
            <w:tcW w:w="510" w:type="dxa"/>
          </w:tcPr>
          <w:p w14:paraId="5A182643" w14:textId="77777777" w:rsidR="00F54B1B" w:rsidRPr="009F41B5" w:rsidRDefault="00F54B1B" w:rsidP="00AD3F6D">
            <w:pPr>
              <w:spacing w:line="240" w:lineRule="auto"/>
              <w:rPr>
                <w:sz w:val="20"/>
              </w:rPr>
            </w:pPr>
            <w:r w:rsidRPr="009F41B5">
              <w:rPr>
                <w:sz w:val="20"/>
              </w:rPr>
              <w:t>2</w:t>
            </w:r>
          </w:p>
        </w:tc>
        <w:tc>
          <w:tcPr>
            <w:tcW w:w="1915" w:type="dxa"/>
          </w:tcPr>
          <w:p w14:paraId="6B80BBB1" w14:textId="77777777" w:rsidR="00F54B1B" w:rsidRPr="009F41B5" w:rsidRDefault="00F54B1B" w:rsidP="00AD3F6D">
            <w:pPr>
              <w:spacing w:line="240" w:lineRule="auto"/>
              <w:jc w:val="center"/>
              <w:rPr>
                <w:i/>
                <w:iCs/>
                <w:sz w:val="20"/>
              </w:rPr>
            </w:pPr>
            <w:proofErr w:type="spellStart"/>
            <w:r w:rsidRPr="009F41B5">
              <w:rPr>
                <w:i/>
                <w:iCs/>
                <w:sz w:val="20"/>
              </w:rPr>
              <w:t>Association</w:t>
            </w:r>
            <w:proofErr w:type="spellEnd"/>
          </w:p>
          <w:p w14:paraId="44AD6FF5" w14:textId="77777777" w:rsidR="00F54B1B" w:rsidRPr="009F41B5" w:rsidRDefault="00F54B1B" w:rsidP="00AD3F6D">
            <w:pPr>
              <w:spacing w:line="240" w:lineRule="auto"/>
              <w:jc w:val="center"/>
              <w:rPr>
                <w:sz w:val="20"/>
              </w:rPr>
            </w:pPr>
            <w:r w:rsidRPr="009F41B5">
              <w:rPr>
                <w:noProof/>
                <w:sz w:val="20"/>
                <w:lang w:eastAsia="ja-JP"/>
              </w:rPr>
              <w:drawing>
                <wp:inline distT="0" distB="0" distL="0" distR="0" wp14:anchorId="52DD323E" wp14:editId="0ADD5197">
                  <wp:extent cx="697393" cy="219075"/>
                  <wp:effectExtent l="0" t="0" r="7620" b="0"/>
                  <wp:docPr id="19" name="Picture 19" descr="Hasil gambar untuk lin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asil gambar untuk line 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54930" cy="237149"/>
                          </a:xfrm>
                          <a:prstGeom prst="rect">
                            <a:avLst/>
                          </a:prstGeom>
                          <a:noFill/>
                          <a:ln>
                            <a:noFill/>
                          </a:ln>
                        </pic:spPr>
                      </pic:pic>
                    </a:graphicData>
                  </a:graphic>
                </wp:inline>
              </w:drawing>
            </w:r>
          </w:p>
          <w:p w14:paraId="4CACF12E" w14:textId="77777777" w:rsidR="00F54B1B" w:rsidRPr="009F41B5" w:rsidRDefault="00F54B1B" w:rsidP="00AD3F6D">
            <w:pPr>
              <w:spacing w:line="240" w:lineRule="auto"/>
              <w:jc w:val="center"/>
              <w:rPr>
                <w:sz w:val="20"/>
              </w:rPr>
            </w:pPr>
          </w:p>
        </w:tc>
        <w:tc>
          <w:tcPr>
            <w:tcW w:w="4782" w:type="dxa"/>
          </w:tcPr>
          <w:p w14:paraId="21AD501F" w14:textId="77777777" w:rsidR="00F54B1B" w:rsidRPr="009F41B5" w:rsidRDefault="00F54B1B" w:rsidP="00AD3F6D">
            <w:pPr>
              <w:spacing w:line="240" w:lineRule="auto"/>
              <w:jc w:val="left"/>
              <w:rPr>
                <w:sz w:val="20"/>
              </w:rPr>
            </w:pPr>
            <w:r w:rsidRPr="009F41B5">
              <w:rPr>
                <w:color w:val="000000"/>
                <w:sz w:val="20"/>
              </w:rPr>
              <w:t>Relasi antar kelas yang bersifat umum, biasanya disertai banyak hubungan antar kelas.</w:t>
            </w:r>
          </w:p>
        </w:tc>
      </w:tr>
      <w:tr w:rsidR="00F54B1B" w:rsidRPr="009F41B5" w14:paraId="3354C270" w14:textId="77777777" w:rsidTr="00AD3F6D">
        <w:tc>
          <w:tcPr>
            <w:tcW w:w="510" w:type="dxa"/>
          </w:tcPr>
          <w:p w14:paraId="1DA632EA" w14:textId="77777777" w:rsidR="00F54B1B" w:rsidRPr="009F41B5" w:rsidRDefault="00F54B1B" w:rsidP="00AD3F6D">
            <w:pPr>
              <w:spacing w:line="240" w:lineRule="auto"/>
              <w:rPr>
                <w:sz w:val="20"/>
              </w:rPr>
            </w:pPr>
            <w:r w:rsidRPr="009F41B5">
              <w:rPr>
                <w:sz w:val="20"/>
              </w:rPr>
              <w:t>3</w:t>
            </w:r>
          </w:p>
        </w:tc>
        <w:tc>
          <w:tcPr>
            <w:tcW w:w="1915" w:type="dxa"/>
          </w:tcPr>
          <w:p w14:paraId="0BFBF9BA" w14:textId="77777777" w:rsidR="00F54B1B" w:rsidRPr="009F41B5" w:rsidRDefault="00F54B1B" w:rsidP="00AD3F6D">
            <w:pPr>
              <w:spacing w:line="240" w:lineRule="auto"/>
              <w:jc w:val="center"/>
              <w:rPr>
                <w:i/>
                <w:sz w:val="20"/>
              </w:rPr>
            </w:pPr>
            <w:r w:rsidRPr="009F41B5">
              <w:rPr>
                <w:i/>
                <w:sz w:val="20"/>
              </w:rPr>
              <w:t>N-</w:t>
            </w:r>
            <w:proofErr w:type="spellStart"/>
            <w:r w:rsidRPr="009F41B5">
              <w:rPr>
                <w:i/>
                <w:sz w:val="20"/>
              </w:rPr>
              <w:t>ary</w:t>
            </w:r>
            <w:proofErr w:type="spellEnd"/>
            <w:r w:rsidRPr="009F41B5">
              <w:rPr>
                <w:i/>
                <w:sz w:val="20"/>
              </w:rPr>
              <w:t xml:space="preserve"> </w:t>
            </w:r>
            <w:proofErr w:type="spellStart"/>
            <w:r w:rsidRPr="009F41B5">
              <w:rPr>
                <w:i/>
                <w:sz w:val="20"/>
              </w:rPr>
              <w:t>Association</w:t>
            </w:r>
            <w:proofErr w:type="spellEnd"/>
          </w:p>
          <w:p w14:paraId="5CA80952" w14:textId="77777777" w:rsidR="00F54B1B" w:rsidRPr="009F41B5" w:rsidRDefault="00F54B1B" w:rsidP="00AD3F6D">
            <w:pPr>
              <w:spacing w:line="240" w:lineRule="auto"/>
              <w:jc w:val="center"/>
              <w:rPr>
                <w:i/>
                <w:sz w:val="20"/>
              </w:rPr>
            </w:pPr>
            <w:r w:rsidRPr="009F41B5">
              <w:rPr>
                <w:noProof/>
                <w:sz w:val="20"/>
                <w:lang w:eastAsia="ja-JP"/>
              </w:rPr>
              <w:drawing>
                <wp:inline distT="0" distB="0" distL="0" distR="0" wp14:anchorId="678FB1E5" wp14:editId="0EA88632">
                  <wp:extent cx="436144" cy="428625"/>
                  <wp:effectExtent l="0" t="0" r="2540" b="0"/>
                  <wp:docPr id="4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456497" cy="448627"/>
                          </a:xfrm>
                          <a:prstGeom prst="rect">
                            <a:avLst/>
                          </a:prstGeom>
                        </pic:spPr>
                      </pic:pic>
                    </a:graphicData>
                  </a:graphic>
                </wp:inline>
              </w:drawing>
            </w:r>
          </w:p>
        </w:tc>
        <w:tc>
          <w:tcPr>
            <w:tcW w:w="4782" w:type="dxa"/>
          </w:tcPr>
          <w:p w14:paraId="357A63D5" w14:textId="77777777" w:rsidR="00F54B1B" w:rsidRPr="009F41B5" w:rsidRDefault="00F54B1B" w:rsidP="00AD3F6D">
            <w:pPr>
              <w:spacing w:line="240" w:lineRule="auto"/>
              <w:jc w:val="left"/>
              <w:rPr>
                <w:sz w:val="20"/>
              </w:rPr>
            </w:pPr>
            <w:r w:rsidRPr="009F41B5">
              <w:rPr>
                <w:color w:val="000000"/>
                <w:sz w:val="20"/>
              </w:rPr>
              <w:t>Menggambarkan hubungan kompleks antar kelas berjumlah 3 atau lebih.</w:t>
            </w:r>
          </w:p>
        </w:tc>
      </w:tr>
      <w:tr w:rsidR="00F54B1B" w:rsidRPr="009F41B5" w14:paraId="3C41E5F4" w14:textId="77777777" w:rsidTr="00AD3F6D">
        <w:tc>
          <w:tcPr>
            <w:tcW w:w="510" w:type="dxa"/>
          </w:tcPr>
          <w:p w14:paraId="55B41748" w14:textId="77777777" w:rsidR="00F54B1B" w:rsidRPr="009F41B5" w:rsidRDefault="00F54B1B" w:rsidP="00AD3F6D">
            <w:pPr>
              <w:spacing w:line="240" w:lineRule="auto"/>
              <w:rPr>
                <w:sz w:val="20"/>
              </w:rPr>
            </w:pPr>
            <w:r w:rsidRPr="009F41B5">
              <w:rPr>
                <w:sz w:val="20"/>
              </w:rPr>
              <w:t>4</w:t>
            </w:r>
          </w:p>
        </w:tc>
        <w:tc>
          <w:tcPr>
            <w:tcW w:w="1915" w:type="dxa"/>
          </w:tcPr>
          <w:p w14:paraId="78EE01C4" w14:textId="77777777" w:rsidR="00F54B1B" w:rsidRPr="009F41B5" w:rsidRDefault="00F54B1B" w:rsidP="00AD3F6D">
            <w:pPr>
              <w:spacing w:line="240" w:lineRule="auto"/>
              <w:jc w:val="center"/>
              <w:rPr>
                <w:i/>
                <w:sz w:val="20"/>
              </w:rPr>
            </w:pPr>
            <w:proofErr w:type="spellStart"/>
            <w:r w:rsidRPr="009F41B5">
              <w:rPr>
                <w:i/>
                <w:sz w:val="20"/>
              </w:rPr>
              <w:t>Generalization</w:t>
            </w:r>
            <w:proofErr w:type="spellEnd"/>
          </w:p>
          <w:p w14:paraId="5DC6A986" w14:textId="77777777" w:rsidR="00F54B1B" w:rsidRPr="009F41B5" w:rsidRDefault="00F54B1B" w:rsidP="00AD3F6D">
            <w:pPr>
              <w:spacing w:line="240" w:lineRule="auto"/>
              <w:jc w:val="center"/>
              <w:rPr>
                <w:i/>
                <w:sz w:val="20"/>
              </w:rPr>
            </w:pPr>
            <w:r w:rsidRPr="009F41B5">
              <w:rPr>
                <w:i/>
                <w:noProof/>
                <w:sz w:val="20"/>
              </w:rPr>
              <w:lastRenderedPageBreak/>
              <mc:AlternateContent>
                <mc:Choice Requires="wpc">
                  <w:drawing>
                    <wp:inline distT="0" distB="0" distL="0" distR="0" wp14:anchorId="7230E422" wp14:editId="58ACE07D">
                      <wp:extent cx="770890" cy="282366"/>
                      <wp:effectExtent l="0" t="0" r="29210" b="3810"/>
                      <wp:docPr id="42" name="Canvas 42"/>
                      <wp:cNvGraphicFramePr>
                        <a:graphicFrameLocks xmlns:a="http://schemas.openxmlformats.org/drawingml/2006/main" noChangeAspect="1"/>
                      </wp:cNvGraphicFramePr>
                      <a:graphic xmlns:a="http://schemas.openxmlformats.org/drawingml/2006/main">
                        <a:graphicData uri="http://schemas.microsoft.com/office/word/2010/wordprocessingCanvas">
                          <wpc:wpc>
                            <wpc:bg>
                              <a:solidFill>
                                <a:prstClr val="white"/>
                              </a:solidFill>
                            </wpc:bg>
                            <wpc:whole/>
                            <wpg:wgp>
                              <wpg:cNvPr id="46" name="Group 46"/>
                              <wpg:cNvGrpSpPr/>
                              <wpg:grpSpPr>
                                <a:xfrm>
                                  <a:off x="0" y="27295"/>
                                  <a:ext cx="757450" cy="210321"/>
                                  <a:chOff x="-1305962" y="349236"/>
                                  <a:chExt cx="1571611" cy="266132"/>
                                </a:xfrm>
                              </wpg:grpSpPr>
                              <wps:wsp>
                                <wps:cNvPr id="44" name="Straight Connector 44"/>
                                <wps:cNvCnPr/>
                                <wps:spPr>
                                  <a:xfrm>
                                    <a:off x="-1305962" y="497244"/>
                                    <a:ext cx="1392072"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wps:wsp>
                                <wps:cNvPr id="45" name="Isosceles Triangle 45"/>
                                <wps:cNvSpPr/>
                                <wps:spPr>
                                  <a:xfrm rot="5400000">
                                    <a:off x="17871" y="367590"/>
                                    <a:ext cx="266132" cy="229424"/>
                                  </a:xfrm>
                                  <a:prstGeom prst="triangle">
                                    <a:avLst/>
                                  </a:prstGeom>
                                  <a:solidFill>
                                    <a:schemeClr val="bg1"/>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wpc:wpc>
                        </a:graphicData>
                      </a:graphic>
                    </wp:inline>
                  </w:drawing>
                </mc:Choice>
                <mc:Fallback>
                  <w:pict>
                    <v:group w14:anchorId="56F9D309" id="Canvas 42" o:spid="_x0000_s1026" editas="canvas" style="width:60.7pt;height:22.25pt;mso-position-horizontal-relative:char;mso-position-vertical-relative:line" coordsize="7708,2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">
                      <v:shape id="_x0000_s1027" type="#_x0000_t75" style="position:absolute;width:7708;height:2819;visibility:visible;mso-wrap-style:square" filled="t">
                        <v:fill o:detectmouseclick="t"/>
                        <v:path o:connecttype="none"/>
                      </v:shape>
                      <v:group id="Group 46" o:spid="_x0000_s1028" style="position:absolute;top:272;width:7574;height:2104" coordorigin="-13059,3492" coordsize="15716,266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">
                        <v:line id="Straight Connector 44" o:spid="_x0000_s1029" style="position:absolute;visibility:visible;mso-wrap-style:square" from="-13059,4972" to="861,497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" strokecolor="black [3213]"/>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45" o:spid="_x0000_s1030" type="#_x0000_t5" style="position:absolute;left:178;top:3676;width:2661;height:2294;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" fillcolor="white [3212]" strokecolor="black [3213]" strokeweight="2pt"/>
                      </v:group>
                      <w10:anchorlock/>
                    </v:group>
                  </w:pict>
                </mc:Fallback>
              </mc:AlternateContent>
            </w:r>
          </w:p>
        </w:tc>
        <w:tc>
          <w:tcPr>
            <w:tcW w:w="4782" w:type="dxa"/>
          </w:tcPr>
          <w:p w14:paraId="2962541F" w14:textId="77777777" w:rsidR="00F54B1B" w:rsidRPr="009F41B5" w:rsidRDefault="00F54B1B" w:rsidP="00AD3F6D">
            <w:pPr>
              <w:spacing w:line="240" w:lineRule="auto"/>
              <w:jc w:val="left"/>
              <w:rPr>
                <w:color w:val="000000"/>
                <w:sz w:val="20"/>
              </w:rPr>
            </w:pPr>
            <w:r w:rsidRPr="009F41B5">
              <w:rPr>
                <w:color w:val="000000"/>
                <w:sz w:val="20"/>
              </w:rPr>
              <w:lastRenderedPageBreak/>
              <w:t>Hubungan antar kelas dengan makna umum-khusus.</w:t>
            </w:r>
          </w:p>
        </w:tc>
      </w:tr>
      <w:tr w:rsidR="00F54B1B" w:rsidRPr="009F41B5" w14:paraId="53084178" w14:textId="77777777" w:rsidTr="00AD3F6D">
        <w:tc>
          <w:tcPr>
            <w:tcW w:w="510" w:type="dxa"/>
          </w:tcPr>
          <w:p w14:paraId="471FA06D" w14:textId="77777777" w:rsidR="00F54B1B" w:rsidRPr="009F41B5" w:rsidRDefault="00F54B1B" w:rsidP="00AD3F6D">
            <w:pPr>
              <w:spacing w:line="240" w:lineRule="auto"/>
              <w:rPr>
                <w:sz w:val="20"/>
              </w:rPr>
            </w:pPr>
            <w:r w:rsidRPr="009F41B5">
              <w:rPr>
                <w:sz w:val="20"/>
              </w:rPr>
              <w:t>5</w:t>
            </w:r>
          </w:p>
        </w:tc>
        <w:tc>
          <w:tcPr>
            <w:tcW w:w="1915" w:type="dxa"/>
          </w:tcPr>
          <w:p w14:paraId="235A46D2" w14:textId="77777777" w:rsidR="00F54B1B" w:rsidRPr="009F41B5" w:rsidRDefault="00F54B1B" w:rsidP="00AD3F6D">
            <w:pPr>
              <w:spacing w:line="240" w:lineRule="auto"/>
              <w:jc w:val="center"/>
              <w:rPr>
                <w:i/>
                <w:sz w:val="20"/>
              </w:rPr>
            </w:pPr>
            <w:proofErr w:type="spellStart"/>
            <w:r w:rsidRPr="009F41B5">
              <w:rPr>
                <w:i/>
                <w:sz w:val="20"/>
              </w:rPr>
              <w:t>Dependency</w:t>
            </w:r>
            <w:proofErr w:type="spellEnd"/>
          </w:p>
          <w:p w14:paraId="595BBC3B" w14:textId="77777777" w:rsidR="00F54B1B" w:rsidRPr="009F41B5" w:rsidRDefault="00F54B1B" w:rsidP="00AD3F6D">
            <w:pPr>
              <w:spacing w:line="240" w:lineRule="auto"/>
              <w:jc w:val="center"/>
              <w:rPr>
                <w:i/>
                <w:sz w:val="20"/>
              </w:rPr>
            </w:pPr>
            <w:r w:rsidRPr="009F41B5">
              <w:rPr>
                <w:rFonts w:eastAsiaTheme="minorHAnsi" w:cstheme="minorBidi"/>
                <w:szCs w:val="22"/>
                <w:lang w:eastAsia="en-US"/>
              </w:rPr>
              <w:object w:dxaOrig="2040" w:dyaOrig="1935" w14:anchorId="0A7F808B">
                <v:shape id="_x0000_i1029" type="#_x0000_t75" style="width:41.2pt;height:40.55pt" o:ole="">
                  <v:imagedata r:id="rId39" o:title=""/>
                </v:shape>
                <o:OLEObject Type="Embed" ProgID="Visio.Drawing.15" ShapeID="_x0000_i1029" DrawAspect="Content" ObjectID="_1684688123" r:id="rId40"/>
              </w:object>
            </w:r>
          </w:p>
        </w:tc>
        <w:tc>
          <w:tcPr>
            <w:tcW w:w="4782" w:type="dxa"/>
          </w:tcPr>
          <w:p w14:paraId="2F510A63" w14:textId="77777777" w:rsidR="00F54B1B" w:rsidRPr="009F41B5" w:rsidRDefault="00F54B1B" w:rsidP="00AD3F6D">
            <w:pPr>
              <w:spacing w:line="240" w:lineRule="auto"/>
              <w:jc w:val="left"/>
              <w:rPr>
                <w:color w:val="000000"/>
                <w:sz w:val="20"/>
              </w:rPr>
            </w:pPr>
            <w:r w:rsidRPr="009F41B5">
              <w:rPr>
                <w:color w:val="000000"/>
                <w:sz w:val="20"/>
              </w:rPr>
              <w:t xml:space="preserve">Hubungan antar kelas dengan makna </w:t>
            </w:r>
            <w:proofErr w:type="spellStart"/>
            <w:r w:rsidRPr="009F41B5">
              <w:rPr>
                <w:color w:val="000000"/>
                <w:sz w:val="20"/>
              </w:rPr>
              <w:t>kebergantungan</w:t>
            </w:r>
            <w:proofErr w:type="spellEnd"/>
            <w:r w:rsidRPr="009F41B5">
              <w:rPr>
                <w:color w:val="000000"/>
                <w:sz w:val="20"/>
              </w:rPr>
              <w:t>.</w:t>
            </w:r>
          </w:p>
        </w:tc>
      </w:tr>
      <w:tr w:rsidR="00F54B1B" w:rsidRPr="009F41B5" w14:paraId="07586902" w14:textId="77777777" w:rsidTr="00AD3F6D">
        <w:tc>
          <w:tcPr>
            <w:tcW w:w="510" w:type="dxa"/>
          </w:tcPr>
          <w:p w14:paraId="7EC479B3" w14:textId="77777777" w:rsidR="00F54B1B" w:rsidRPr="009F41B5" w:rsidRDefault="00F54B1B" w:rsidP="00AD3F6D">
            <w:pPr>
              <w:spacing w:line="240" w:lineRule="auto"/>
              <w:rPr>
                <w:sz w:val="20"/>
              </w:rPr>
            </w:pPr>
            <w:r w:rsidRPr="009F41B5">
              <w:rPr>
                <w:sz w:val="20"/>
              </w:rPr>
              <w:t>6</w:t>
            </w:r>
          </w:p>
        </w:tc>
        <w:tc>
          <w:tcPr>
            <w:tcW w:w="1915" w:type="dxa"/>
          </w:tcPr>
          <w:p w14:paraId="527DB173" w14:textId="77777777" w:rsidR="00F54B1B" w:rsidRPr="009F41B5" w:rsidRDefault="00F54B1B" w:rsidP="00AD3F6D">
            <w:pPr>
              <w:spacing w:line="240" w:lineRule="auto"/>
              <w:jc w:val="center"/>
              <w:rPr>
                <w:i/>
                <w:sz w:val="20"/>
              </w:rPr>
            </w:pPr>
            <w:proofErr w:type="spellStart"/>
            <w:r w:rsidRPr="009F41B5">
              <w:rPr>
                <w:i/>
                <w:sz w:val="20"/>
              </w:rPr>
              <w:t>Aggregation</w:t>
            </w:r>
            <w:proofErr w:type="spellEnd"/>
          </w:p>
          <w:p w14:paraId="3B0D787F" w14:textId="77777777" w:rsidR="00F54B1B" w:rsidRPr="009F41B5" w:rsidRDefault="00F54B1B" w:rsidP="00AD3F6D">
            <w:pPr>
              <w:spacing w:line="240" w:lineRule="auto"/>
              <w:jc w:val="center"/>
              <w:rPr>
                <w:i/>
                <w:sz w:val="20"/>
              </w:rPr>
            </w:pPr>
            <w:r w:rsidRPr="009F41B5">
              <w:rPr>
                <w:rFonts w:eastAsiaTheme="minorHAnsi" w:cstheme="minorBidi"/>
                <w:szCs w:val="22"/>
                <w:lang w:eastAsia="en-US"/>
              </w:rPr>
              <w:object w:dxaOrig="2145" w:dyaOrig="2100" w14:anchorId="58730307">
                <v:shape id="_x0000_i1030" type="#_x0000_t75" style="width:37.55pt;height:36.75pt" o:ole="">
                  <v:imagedata r:id="rId41" o:title=""/>
                </v:shape>
                <o:OLEObject Type="Embed" ProgID="Visio.Drawing.15" ShapeID="_x0000_i1030" DrawAspect="Content" ObjectID="_1684688124" r:id="rId42"/>
              </w:object>
            </w:r>
          </w:p>
        </w:tc>
        <w:tc>
          <w:tcPr>
            <w:tcW w:w="4782" w:type="dxa"/>
          </w:tcPr>
          <w:p w14:paraId="0ED4734F" w14:textId="77777777" w:rsidR="00F54B1B" w:rsidRPr="009F41B5" w:rsidRDefault="00F54B1B" w:rsidP="00AD3F6D">
            <w:pPr>
              <w:spacing w:line="240" w:lineRule="auto"/>
              <w:jc w:val="left"/>
              <w:rPr>
                <w:color w:val="000000"/>
                <w:sz w:val="20"/>
              </w:rPr>
            </w:pPr>
            <w:r w:rsidRPr="009F41B5">
              <w:rPr>
                <w:color w:val="000000"/>
                <w:sz w:val="20"/>
              </w:rPr>
              <w:t>Hubungan semua-sebagian antar kelas.</w:t>
            </w:r>
          </w:p>
        </w:tc>
      </w:tr>
    </w:tbl>
    <w:p w14:paraId="65C113E4" w14:textId="77777777" w:rsidR="00F54B1B" w:rsidRPr="009F41B5" w:rsidRDefault="00F54B1B" w:rsidP="00F54B1B"/>
    <w:p w14:paraId="3B250B70" w14:textId="77777777" w:rsidR="00F54B1B" w:rsidRPr="009F41B5" w:rsidRDefault="00F54B1B" w:rsidP="00F54B1B">
      <w:pPr>
        <w:pStyle w:val="Heading3"/>
        <w:ind w:left="567" w:hanging="567"/>
      </w:pPr>
      <w:bookmarkStart w:id="126" w:name="_Toc21275230"/>
      <w:proofErr w:type="spellStart"/>
      <w:r w:rsidRPr="009F41B5">
        <w:rPr>
          <w:i/>
        </w:rPr>
        <w:t>Deployment</w:t>
      </w:r>
      <w:proofErr w:type="spellEnd"/>
      <w:r w:rsidRPr="009F41B5">
        <w:rPr>
          <w:i/>
        </w:rPr>
        <w:t xml:space="preserve"> Diagram</w:t>
      </w:r>
      <w:bookmarkEnd w:id="126"/>
    </w:p>
    <w:p w14:paraId="173499F6" w14:textId="77777777" w:rsidR="00F54B1B" w:rsidRPr="009F41B5" w:rsidRDefault="00F54B1B" w:rsidP="00F54B1B">
      <w:pPr>
        <w:ind w:firstLine="567"/>
      </w:pPr>
      <w:proofErr w:type="spellStart"/>
      <w:r w:rsidRPr="009F41B5">
        <w:rPr>
          <w:i/>
          <w:iCs/>
        </w:rPr>
        <w:t>Deployment</w:t>
      </w:r>
      <w:proofErr w:type="spellEnd"/>
      <w:r w:rsidRPr="009F41B5">
        <w:rPr>
          <w:i/>
          <w:iCs/>
        </w:rPr>
        <w:t xml:space="preserve"> Diagram</w:t>
      </w:r>
      <w:r w:rsidRPr="009F41B5">
        <w:t xml:space="preserve"> adalah sebuah diagram yang memodelkan konfigurasi komponen-komponen dalam proses eksekusi suatu aplikasi. </w:t>
      </w:r>
      <w:r w:rsidRPr="009F41B5">
        <w:fldChar w:fldCharType="begin" w:fldLock="1"/>
      </w:r>
      <w:r w:rsidRPr="009F41B5">
        <w:instrText>ADDIN CSL_CITATION {"citationItems":[{"id":"ITEM-1","itemData":{"ISBN":"978-602-1514-05-4","author":[{"dropping-particle":"","family":"Rosa","given":"A.S.","non-dropping-particle":"","parse-names":false,"suffix":""},{"dropping-particle":"","family":"Shalahuddin","given":"M.","non-dropping-particle":"","parse-names":false,"suffix":""}],"id":"ITEM-1","issued":{"date-parts":[["2015"]]},"publisher":"Informatika","publisher-place":"Bandung","title":"Rekayasa Perangkat Lunak Terstruktur dan Berorientasi Objek","type":"book"},"uris":["http://www.mendeley.com/documents/?uuid=ac3ca6ee-4590-4e07-9235-bce4c37b697a"]}],"mendeley":{"formattedCitation":"(Rosa &amp; Shalahuddin, 2015)","plainTextFormattedCitation":"(Rosa &amp; Shalahuddin, 2015)","previouslyFormattedCitation":"(Rosa &amp; Shalahuddin, 2015)"},"properties":{"noteIndex":0},"schema":"https://github.com/citation-style-language/schema/raw/master/csl-citation.json"}</w:instrText>
      </w:r>
      <w:r w:rsidRPr="009F41B5">
        <w:fldChar w:fldCharType="separate"/>
      </w:r>
      <w:r w:rsidRPr="009F41B5">
        <w:t>(Rosa &amp; Shalahuddin, 2015)</w:t>
      </w:r>
      <w:r w:rsidRPr="009F41B5">
        <w:fldChar w:fldCharType="end"/>
      </w:r>
    </w:p>
    <w:p w14:paraId="580336C7" w14:textId="77777777" w:rsidR="00F54B1B" w:rsidRPr="009F41B5" w:rsidRDefault="00F54B1B" w:rsidP="00F54B1B">
      <w:pPr>
        <w:ind w:firstLine="567"/>
      </w:pPr>
      <w:r w:rsidRPr="009F41B5">
        <w:t xml:space="preserve">Berikut tabel 2.5 yang menjelaskan simbol-simbol yang digunakan pada </w:t>
      </w:r>
      <w:proofErr w:type="spellStart"/>
      <w:r w:rsidRPr="009F41B5">
        <w:rPr>
          <w:i/>
        </w:rPr>
        <w:t>Deployment</w:t>
      </w:r>
      <w:proofErr w:type="spellEnd"/>
      <w:r w:rsidRPr="009F41B5">
        <w:t xml:space="preserve"> </w:t>
      </w:r>
      <w:r w:rsidRPr="009F41B5">
        <w:rPr>
          <w:i/>
        </w:rPr>
        <w:t>Diagram</w:t>
      </w:r>
      <w:r w:rsidRPr="009F41B5">
        <w:t>.</w:t>
      </w:r>
    </w:p>
    <w:p w14:paraId="0E5943EB" w14:textId="5801B7CA" w:rsidR="00F54B1B" w:rsidRPr="009F41B5" w:rsidRDefault="00F54B1B" w:rsidP="00F54B1B">
      <w:pPr>
        <w:pStyle w:val="Caption"/>
        <w:keepNext/>
      </w:pPr>
      <w:bookmarkStart w:id="127" w:name="_Toc15210246"/>
      <w:r w:rsidRPr="009F41B5">
        <w:t>Tabel 2.</w:t>
      </w:r>
      <w:r w:rsidR="00B22397">
        <w:fldChar w:fldCharType="begin"/>
      </w:r>
      <w:r w:rsidR="00B22397">
        <w:instrText xml:space="preserve"> STYLEREF 1 \s </w:instrText>
      </w:r>
      <w:r w:rsidR="00B22397">
        <w:fldChar w:fldCharType="separate"/>
      </w:r>
      <w:r w:rsidR="00B22397">
        <w:rPr>
          <w:noProof/>
        </w:rPr>
        <w:t>II</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5</w:t>
      </w:r>
      <w:r w:rsidR="00B22397">
        <w:fldChar w:fldCharType="end"/>
      </w:r>
      <w:r w:rsidRPr="009F41B5">
        <w:t xml:space="preserve"> Simbol-simbol </w:t>
      </w:r>
      <w:proofErr w:type="spellStart"/>
      <w:r w:rsidRPr="009F41B5">
        <w:rPr>
          <w:i/>
        </w:rPr>
        <w:t>deployment</w:t>
      </w:r>
      <w:proofErr w:type="spellEnd"/>
      <w:r w:rsidRPr="009F41B5">
        <w:rPr>
          <w:i/>
        </w:rPr>
        <w:t xml:space="preserve"> diagram</w:t>
      </w:r>
      <w:r w:rsidRPr="009F41B5">
        <w:t>.</w:t>
      </w:r>
      <w:bookmarkEnd w:id="127"/>
    </w:p>
    <w:tbl>
      <w:tblPr>
        <w:tblStyle w:val="TableGrid"/>
        <w:tblW w:w="0" w:type="auto"/>
        <w:tblInd w:w="720" w:type="dxa"/>
        <w:tblLook w:val="04A0" w:firstRow="1" w:lastRow="0" w:firstColumn="1" w:lastColumn="0" w:noHBand="0" w:noVBand="1"/>
      </w:tblPr>
      <w:tblGrid>
        <w:gridCol w:w="510"/>
        <w:gridCol w:w="1915"/>
        <w:gridCol w:w="4782"/>
      </w:tblGrid>
      <w:tr w:rsidR="00F54B1B" w:rsidRPr="009F41B5" w14:paraId="2327AED5" w14:textId="77777777" w:rsidTr="00AD3F6D">
        <w:tc>
          <w:tcPr>
            <w:tcW w:w="510" w:type="dxa"/>
          </w:tcPr>
          <w:p w14:paraId="118F36C3" w14:textId="77777777" w:rsidR="00F54B1B" w:rsidRPr="009F41B5" w:rsidRDefault="00F54B1B" w:rsidP="00AD3F6D">
            <w:pPr>
              <w:spacing w:line="240" w:lineRule="auto"/>
              <w:rPr>
                <w:b/>
                <w:sz w:val="20"/>
              </w:rPr>
            </w:pPr>
            <w:proofErr w:type="spellStart"/>
            <w:r w:rsidRPr="009F41B5">
              <w:rPr>
                <w:b/>
                <w:sz w:val="20"/>
              </w:rPr>
              <w:t>No</w:t>
            </w:r>
            <w:proofErr w:type="spellEnd"/>
          </w:p>
        </w:tc>
        <w:tc>
          <w:tcPr>
            <w:tcW w:w="1915" w:type="dxa"/>
          </w:tcPr>
          <w:p w14:paraId="3E3486A5" w14:textId="77777777" w:rsidR="00F54B1B" w:rsidRPr="009F41B5" w:rsidRDefault="00F54B1B" w:rsidP="00AD3F6D">
            <w:pPr>
              <w:spacing w:line="240" w:lineRule="auto"/>
              <w:rPr>
                <w:b/>
                <w:sz w:val="20"/>
              </w:rPr>
            </w:pPr>
            <w:r w:rsidRPr="009F41B5">
              <w:rPr>
                <w:b/>
                <w:sz w:val="20"/>
              </w:rPr>
              <w:t>Simbol</w:t>
            </w:r>
          </w:p>
        </w:tc>
        <w:tc>
          <w:tcPr>
            <w:tcW w:w="4782" w:type="dxa"/>
          </w:tcPr>
          <w:p w14:paraId="001E3D70" w14:textId="77777777" w:rsidR="00F54B1B" w:rsidRPr="009F41B5" w:rsidRDefault="00F54B1B" w:rsidP="00AD3F6D">
            <w:pPr>
              <w:spacing w:line="240" w:lineRule="auto"/>
              <w:rPr>
                <w:b/>
                <w:sz w:val="20"/>
              </w:rPr>
            </w:pPr>
            <w:r w:rsidRPr="009F41B5">
              <w:rPr>
                <w:b/>
                <w:sz w:val="20"/>
              </w:rPr>
              <w:t>Keterangan</w:t>
            </w:r>
          </w:p>
        </w:tc>
      </w:tr>
      <w:tr w:rsidR="00F54B1B" w:rsidRPr="009F41B5" w14:paraId="15CCA432" w14:textId="77777777" w:rsidTr="00AD3F6D">
        <w:tc>
          <w:tcPr>
            <w:tcW w:w="510" w:type="dxa"/>
          </w:tcPr>
          <w:p w14:paraId="446ADD40" w14:textId="77777777" w:rsidR="00F54B1B" w:rsidRPr="009F41B5" w:rsidRDefault="00F54B1B" w:rsidP="00AD3F6D">
            <w:pPr>
              <w:spacing w:line="240" w:lineRule="auto"/>
              <w:rPr>
                <w:sz w:val="20"/>
              </w:rPr>
            </w:pPr>
            <w:r w:rsidRPr="009F41B5">
              <w:rPr>
                <w:sz w:val="20"/>
              </w:rPr>
              <w:t>1</w:t>
            </w:r>
          </w:p>
        </w:tc>
        <w:tc>
          <w:tcPr>
            <w:tcW w:w="1915" w:type="dxa"/>
          </w:tcPr>
          <w:p w14:paraId="52B6A722" w14:textId="77777777" w:rsidR="00F54B1B" w:rsidRPr="009F41B5" w:rsidRDefault="00F54B1B" w:rsidP="00AD3F6D">
            <w:pPr>
              <w:spacing w:line="240" w:lineRule="auto"/>
              <w:jc w:val="center"/>
              <w:rPr>
                <w:i/>
                <w:sz w:val="20"/>
              </w:rPr>
            </w:pPr>
            <w:proofErr w:type="spellStart"/>
            <w:r w:rsidRPr="009F41B5">
              <w:rPr>
                <w:i/>
                <w:sz w:val="20"/>
              </w:rPr>
              <w:t>Node</w:t>
            </w:r>
            <w:proofErr w:type="spellEnd"/>
          </w:p>
          <w:p w14:paraId="443696BF" w14:textId="77777777" w:rsidR="00F54B1B" w:rsidRPr="009F41B5" w:rsidRDefault="00F54B1B" w:rsidP="00AD3F6D">
            <w:pPr>
              <w:spacing w:line="240" w:lineRule="auto"/>
              <w:jc w:val="center"/>
              <w:rPr>
                <w:sz w:val="20"/>
              </w:rPr>
            </w:pPr>
            <w:r w:rsidRPr="009F41B5">
              <w:rPr>
                <w:noProof/>
                <w:sz w:val="20"/>
                <w:lang w:eastAsia="ja-JP"/>
              </w:rPr>
              <mc:AlternateContent>
                <mc:Choice Requires="wps">
                  <w:drawing>
                    <wp:anchor distT="0" distB="0" distL="114300" distR="114300" simplePos="0" relativeHeight="251673600" behindDoc="0" locked="0" layoutInCell="1" allowOverlap="1" wp14:anchorId="7B2D0A3A" wp14:editId="09EE45B7">
                      <wp:simplePos x="0" y="0"/>
                      <wp:positionH relativeFrom="column">
                        <wp:posOffset>288290</wp:posOffset>
                      </wp:positionH>
                      <wp:positionV relativeFrom="paragraph">
                        <wp:posOffset>38735</wp:posOffset>
                      </wp:positionV>
                      <wp:extent cx="485775" cy="238125"/>
                      <wp:effectExtent l="0" t="0" r="28575" b="28575"/>
                      <wp:wrapNone/>
                      <wp:docPr id="30" name="Cube 30"/>
                      <wp:cNvGraphicFramePr/>
                      <a:graphic xmlns:a="http://schemas.openxmlformats.org/drawingml/2006/main">
                        <a:graphicData uri="http://schemas.microsoft.com/office/word/2010/wordprocessingShape">
                          <wps:wsp>
                            <wps:cNvSpPr/>
                            <wps:spPr>
                              <a:xfrm>
                                <a:off x="0" y="0"/>
                                <a:ext cx="485775" cy="238125"/>
                              </a:xfrm>
                              <a:prstGeom prst="cube">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26773FAC" id="_x0000_t16" coordsize="21600,21600" o:spt="16" adj="5400" path="m@0,l0@0,,21600@1,21600,21600@2,21600,xem0@0nfl@1@0,21600,em@1@0nfl@1,21600e">
                      <v:stroke joinstyle="miter"/>
                      <v:formulas>
                        <v:f eqn="val #0"/>
                        <v:f eqn="sum width 0 #0"/>
                        <v:f eqn="sum height 0 #0"/>
                        <v:f eqn="mid height #0"/>
                        <v:f eqn="prod @1 1 2"/>
                        <v:f eqn="prod @2 1 2"/>
                        <v:f eqn="mid width #0"/>
                      </v:formulas>
                      <v:path o:extrusionok="f" gradientshapeok="t" limo="10800,10800" o:connecttype="custom" o:connectlocs="@6,0;@4,@0;0,@3;@4,21600;@1,@3;21600,@5" o:connectangles="270,270,180,90,0,0" textboxrect="0,@0,@1,21600"/>
                      <v:handles>
                        <v:h position="topLeft,#0" switch="" yrange="0,21600"/>
                      </v:handles>
                      <o:complex v:ext="view"/>
                    </v:shapetype>
                    <v:shape id="Cube 30" o:spid="_x0000_s1026" type="#_x0000_t16" style="position:absolute;margin-left:22.7pt;margin-top:3.05pt;width:38.25pt;height:18.75pt;z-index:2516736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" fillcolor="white [3201]" strokecolor="black [3200]" strokeweight="2pt"/>
                  </w:pict>
                </mc:Fallback>
              </mc:AlternateContent>
            </w:r>
          </w:p>
          <w:p w14:paraId="7D41FD97" w14:textId="77777777" w:rsidR="00F54B1B" w:rsidRPr="009F41B5" w:rsidRDefault="00F54B1B" w:rsidP="00AD3F6D">
            <w:pPr>
              <w:spacing w:line="240" w:lineRule="auto"/>
              <w:jc w:val="center"/>
              <w:rPr>
                <w:sz w:val="20"/>
              </w:rPr>
            </w:pPr>
          </w:p>
        </w:tc>
        <w:tc>
          <w:tcPr>
            <w:tcW w:w="4782" w:type="dxa"/>
          </w:tcPr>
          <w:p w14:paraId="67AA92BF" w14:textId="77777777" w:rsidR="00F54B1B" w:rsidRPr="009F41B5" w:rsidRDefault="00F54B1B" w:rsidP="00AD3F6D">
            <w:pPr>
              <w:spacing w:line="240" w:lineRule="auto"/>
              <w:jc w:val="left"/>
              <w:rPr>
                <w:sz w:val="20"/>
              </w:rPr>
            </w:pPr>
            <w:proofErr w:type="spellStart"/>
            <w:r w:rsidRPr="009F41B5">
              <w:rPr>
                <w:i/>
                <w:color w:val="000000"/>
                <w:sz w:val="20"/>
              </w:rPr>
              <w:t>Node</w:t>
            </w:r>
            <w:proofErr w:type="spellEnd"/>
            <w:r w:rsidRPr="009F41B5">
              <w:rPr>
                <w:color w:val="000000"/>
                <w:sz w:val="20"/>
              </w:rPr>
              <w:t xml:space="preserve"> menggambarkan perangkat keras yang digunakan di dalam aplikasi dalam bentuk kubus. </w:t>
            </w:r>
          </w:p>
        </w:tc>
      </w:tr>
      <w:tr w:rsidR="00F54B1B" w:rsidRPr="009F41B5" w14:paraId="68373CDE" w14:textId="77777777" w:rsidTr="00AD3F6D">
        <w:tc>
          <w:tcPr>
            <w:tcW w:w="510" w:type="dxa"/>
          </w:tcPr>
          <w:p w14:paraId="66C3E0D6" w14:textId="77777777" w:rsidR="00F54B1B" w:rsidRPr="009F41B5" w:rsidRDefault="00F54B1B" w:rsidP="00AD3F6D">
            <w:pPr>
              <w:spacing w:line="240" w:lineRule="auto"/>
              <w:rPr>
                <w:sz w:val="20"/>
              </w:rPr>
            </w:pPr>
            <w:r w:rsidRPr="009F41B5">
              <w:rPr>
                <w:sz w:val="20"/>
              </w:rPr>
              <w:t>2</w:t>
            </w:r>
          </w:p>
        </w:tc>
        <w:tc>
          <w:tcPr>
            <w:tcW w:w="1915" w:type="dxa"/>
          </w:tcPr>
          <w:p w14:paraId="0395674F" w14:textId="77777777" w:rsidR="00F54B1B" w:rsidRPr="009F41B5" w:rsidRDefault="00F54B1B" w:rsidP="00AD3F6D">
            <w:pPr>
              <w:spacing w:line="240" w:lineRule="auto"/>
              <w:jc w:val="center"/>
              <w:rPr>
                <w:i/>
                <w:iCs/>
                <w:sz w:val="20"/>
              </w:rPr>
            </w:pPr>
            <w:r w:rsidRPr="009F41B5">
              <w:rPr>
                <w:i/>
                <w:iCs/>
                <w:sz w:val="20"/>
              </w:rPr>
              <w:t>Link</w:t>
            </w:r>
          </w:p>
          <w:p w14:paraId="15A8F4F4" w14:textId="77777777" w:rsidR="00F54B1B" w:rsidRPr="009F41B5" w:rsidRDefault="00F54B1B" w:rsidP="00AD3F6D">
            <w:pPr>
              <w:spacing w:line="240" w:lineRule="auto"/>
              <w:jc w:val="center"/>
              <w:rPr>
                <w:sz w:val="20"/>
              </w:rPr>
            </w:pPr>
            <w:r w:rsidRPr="009F41B5">
              <w:rPr>
                <w:noProof/>
                <w:sz w:val="20"/>
                <w:lang w:eastAsia="ja-JP"/>
              </w:rPr>
              <w:drawing>
                <wp:inline distT="0" distB="0" distL="0" distR="0" wp14:anchorId="14F52DAA" wp14:editId="1CE57E5E">
                  <wp:extent cx="697393" cy="219075"/>
                  <wp:effectExtent l="0" t="0" r="7620" b="0"/>
                  <wp:docPr id="43" name="Picture 43" descr="Hasil gambar untuk line 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Hasil gambar untuk line png"/>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754930" cy="237149"/>
                          </a:xfrm>
                          <a:prstGeom prst="rect">
                            <a:avLst/>
                          </a:prstGeom>
                          <a:noFill/>
                          <a:ln>
                            <a:noFill/>
                          </a:ln>
                        </pic:spPr>
                      </pic:pic>
                    </a:graphicData>
                  </a:graphic>
                </wp:inline>
              </w:drawing>
            </w:r>
          </w:p>
          <w:p w14:paraId="0DC9F169" w14:textId="77777777" w:rsidR="00F54B1B" w:rsidRPr="009F41B5" w:rsidRDefault="00F54B1B" w:rsidP="00AD3F6D">
            <w:pPr>
              <w:spacing w:line="240" w:lineRule="auto"/>
              <w:jc w:val="center"/>
              <w:rPr>
                <w:sz w:val="20"/>
              </w:rPr>
            </w:pPr>
          </w:p>
        </w:tc>
        <w:tc>
          <w:tcPr>
            <w:tcW w:w="4782" w:type="dxa"/>
          </w:tcPr>
          <w:p w14:paraId="173F0889" w14:textId="77777777" w:rsidR="00F54B1B" w:rsidRPr="009F41B5" w:rsidRDefault="00F54B1B" w:rsidP="00AD3F6D">
            <w:pPr>
              <w:spacing w:line="240" w:lineRule="auto"/>
              <w:jc w:val="left"/>
              <w:rPr>
                <w:sz w:val="20"/>
              </w:rPr>
            </w:pPr>
            <w:r w:rsidRPr="009F41B5">
              <w:rPr>
                <w:color w:val="000000"/>
                <w:sz w:val="20"/>
              </w:rPr>
              <w:t xml:space="preserve">Menunjukkan hubungan antar </w:t>
            </w:r>
            <w:proofErr w:type="spellStart"/>
            <w:r w:rsidRPr="009F41B5">
              <w:rPr>
                <w:i/>
                <w:color w:val="000000"/>
                <w:sz w:val="20"/>
              </w:rPr>
              <w:t>node</w:t>
            </w:r>
            <w:proofErr w:type="spellEnd"/>
            <w:r w:rsidRPr="009F41B5">
              <w:rPr>
                <w:color w:val="000000"/>
                <w:sz w:val="20"/>
              </w:rPr>
              <w:t>.</w:t>
            </w:r>
          </w:p>
        </w:tc>
      </w:tr>
      <w:tr w:rsidR="00F54B1B" w:rsidRPr="009F41B5" w14:paraId="67C78646" w14:textId="77777777" w:rsidTr="00AD3F6D">
        <w:tc>
          <w:tcPr>
            <w:tcW w:w="510" w:type="dxa"/>
          </w:tcPr>
          <w:p w14:paraId="2A270D55" w14:textId="77777777" w:rsidR="00F54B1B" w:rsidRPr="009F41B5" w:rsidRDefault="00F54B1B" w:rsidP="00AD3F6D">
            <w:pPr>
              <w:spacing w:line="240" w:lineRule="auto"/>
              <w:rPr>
                <w:sz w:val="20"/>
              </w:rPr>
            </w:pPr>
            <w:r w:rsidRPr="009F41B5">
              <w:rPr>
                <w:sz w:val="20"/>
              </w:rPr>
              <w:t>3</w:t>
            </w:r>
          </w:p>
        </w:tc>
        <w:tc>
          <w:tcPr>
            <w:tcW w:w="1915" w:type="dxa"/>
          </w:tcPr>
          <w:p w14:paraId="373732F2" w14:textId="77777777" w:rsidR="00F54B1B" w:rsidRPr="009F41B5" w:rsidRDefault="00F54B1B" w:rsidP="00AD3F6D">
            <w:pPr>
              <w:spacing w:line="240" w:lineRule="auto"/>
              <w:jc w:val="center"/>
              <w:rPr>
                <w:sz w:val="20"/>
              </w:rPr>
            </w:pPr>
            <w:r w:rsidRPr="009F41B5">
              <w:rPr>
                <w:sz w:val="20"/>
              </w:rPr>
              <w:t>Artefak</w:t>
            </w:r>
          </w:p>
          <w:p w14:paraId="5BAA492D" w14:textId="77777777" w:rsidR="00F54B1B" w:rsidRPr="009F41B5" w:rsidRDefault="00F54B1B" w:rsidP="00AD3F6D">
            <w:pPr>
              <w:spacing w:line="240" w:lineRule="auto"/>
              <w:jc w:val="center"/>
              <w:rPr>
                <w:i/>
                <w:sz w:val="20"/>
              </w:rPr>
            </w:pPr>
            <w:r w:rsidRPr="009F41B5">
              <w:rPr>
                <w:i/>
                <w:noProof/>
                <w:sz w:val="20"/>
                <w:lang w:eastAsia="ja-JP"/>
              </w:rPr>
              <mc:AlternateContent>
                <mc:Choice Requires="wps">
                  <w:drawing>
                    <wp:anchor distT="0" distB="0" distL="114300" distR="114300" simplePos="0" relativeHeight="251674624" behindDoc="0" locked="0" layoutInCell="1" allowOverlap="1" wp14:anchorId="2B2DAB0D" wp14:editId="1207CF77">
                      <wp:simplePos x="0" y="0"/>
                      <wp:positionH relativeFrom="column">
                        <wp:posOffset>240665</wp:posOffset>
                      </wp:positionH>
                      <wp:positionV relativeFrom="paragraph">
                        <wp:posOffset>54610</wp:posOffset>
                      </wp:positionV>
                      <wp:extent cx="552450" cy="209550"/>
                      <wp:effectExtent l="0" t="0" r="19050" b="19050"/>
                      <wp:wrapNone/>
                      <wp:docPr id="31" name="Rectangle 31"/>
                      <wp:cNvGraphicFramePr/>
                      <a:graphic xmlns:a="http://schemas.openxmlformats.org/drawingml/2006/main">
                        <a:graphicData uri="http://schemas.microsoft.com/office/word/2010/wordprocessingShape">
                          <wps:wsp>
                            <wps:cNvSpPr/>
                            <wps:spPr>
                              <a:xfrm>
                                <a:off x="0" y="0"/>
                                <a:ext cx="552450" cy="209550"/>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61DFF8" id="Rectangle 31" o:spid="_x0000_s1026" style="position:absolute;margin-left:18.95pt;margin-top:4.3pt;width:43.5pt;height:16.5pt;z-index:2516746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" fillcolor="white [3201]" strokecolor="black [3200]" strokeweight="2pt"/>
                  </w:pict>
                </mc:Fallback>
              </mc:AlternateContent>
            </w:r>
          </w:p>
          <w:p w14:paraId="2EC62654" w14:textId="77777777" w:rsidR="00F54B1B" w:rsidRPr="009F41B5" w:rsidRDefault="00F54B1B" w:rsidP="00AD3F6D">
            <w:pPr>
              <w:spacing w:line="240" w:lineRule="auto"/>
              <w:jc w:val="center"/>
              <w:rPr>
                <w:i/>
                <w:sz w:val="20"/>
              </w:rPr>
            </w:pPr>
          </w:p>
        </w:tc>
        <w:tc>
          <w:tcPr>
            <w:tcW w:w="4782" w:type="dxa"/>
          </w:tcPr>
          <w:p w14:paraId="02B93C56" w14:textId="77777777" w:rsidR="00F54B1B" w:rsidRPr="009F41B5" w:rsidRDefault="00F54B1B" w:rsidP="00AD3F6D">
            <w:pPr>
              <w:spacing w:line="240" w:lineRule="auto"/>
              <w:jc w:val="left"/>
              <w:rPr>
                <w:iCs/>
                <w:color w:val="000000"/>
                <w:sz w:val="20"/>
              </w:rPr>
            </w:pPr>
            <w:r w:rsidRPr="009F41B5">
              <w:rPr>
                <w:color w:val="000000"/>
                <w:sz w:val="20"/>
              </w:rPr>
              <w:t xml:space="preserve">Artefak merupakan gambaran dari perangkat lunak yang berjalan di dalam </w:t>
            </w:r>
            <w:proofErr w:type="spellStart"/>
            <w:r w:rsidRPr="009F41B5">
              <w:rPr>
                <w:i/>
                <w:color w:val="000000"/>
                <w:sz w:val="20"/>
              </w:rPr>
              <w:t>node</w:t>
            </w:r>
            <w:proofErr w:type="spellEnd"/>
            <w:r w:rsidRPr="009F41B5">
              <w:rPr>
                <w:iCs/>
                <w:color w:val="000000"/>
                <w:sz w:val="20"/>
              </w:rPr>
              <w:t>.</w:t>
            </w:r>
          </w:p>
          <w:p w14:paraId="174C5E3A" w14:textId="77777777" w:rsidR="00F54B1B" w:rsidRPr="009F41B5" w:rsidRDefault="00F54B1B" w:rsidP="00AD3F6D">
            <w:pPr>
              <w:spacing w:line="240" w:lineRule="auto"/>
              <w:jc w:val="left"/>
              <w:rPr>
                <w:sz w:val="20"/>
              </w:rPr>
            </w:pPr>
          </w:p>
        </w:tc>
      </w:tr>
      <w:tr w:rsidR="00F54B1B" w:rsidRPr="009F41B5" w14:paraId="7461D31E" w14:textId="77777777" w:rsidTr="00AD3F6D">
        <w:tc>
          <w:tcPr>
            <w:tcW w:w="510" w:type="dxa"/>
          </w:tcPr>
          <w:p w14:paraId="6C772CE7" w14:textId="77777777" w:rsidR="00F54B1B" w:rsidRPr="009F41B5" w:rsidRDefault="00F54B1B" w:rsidP="00AD3F6D">
            <w:pPr>
              <w:spacing w:line="240" w:lineRule="auto"/>
              <w:rPr>
                <w:sz w:val="20"/>
              </w:rPr>
            </w:pPr>
            <w:r w:rsidRPr="009F41B5">
              <w:rPr>
                <w:sz w:val="20"/>
              </w:rPr>
              <w:t>4</w:t>
            </w:r>
          </w:p>
        </w:tc>
        <w:tc>
          <w:tcPr>
            <w:tcW w:w="1915" w:type="dxa"/>
          </w:tcPr>
          <w:p w14:paraId="33029553" w14:textId="77777777" w:rsidR="00F54B1B" w:rsidRPr="009F41B5" w:rsidRDefault="00F54B1B" w:rsidP="00AD3F6D">
            <w:pPr>
              <w:spacing w:line="240" w:lineRule="auto"/>
              <w:jc w:val="center"/>
              <w:rPr>
                <w:sz w:val="20"/>
              </w:rPr>
            </w:pPr>
            <w:r w:rsidRPr="009F41B5">
              <w:rPr>
                <w:sz w:val="20"/>
              </w:rPr>
              <w:t>Paket</w:t>
            </w:r>
          </w:p>
          <w:p w14:paraId="0527714A" w14:textId="77777777" w:rsidR="00F54B1B" w:rsidRPr="009F41B5" w:rsidRDefault="00F54B1B" w:rsidP="00AD3F6D">
            <w:pPr>
              <w:spacing w:line="240" w:lineRule="auto"/>
              <w:jc w:val="center"/>
              <w:rPr>
                <w:sz w:val="20"/>
              </w:rPr>
            </w:pPr>
            <w:r w:rsidRPr="009F41B5">
              <w:rPr>
                <w:rFonts w:eastAsiaTheme="minorHAnsi" w:cstheme="minorBidi"/>
                <w:szCs w:val="22"/>
                <w:lang w:eastAsia="en-US"/>
              </w:rPr>
              <w:object w:dxaOrig="4335" w:dyaOrig="3345" w14:anchorId="4F47F5AA">
                <v:shape id="_x0000_i1031" type="#_x0000_t75" style="width:63.05pt;height:48pt" o:ole="">
                  <v:imagedata r:id="rId43" o:title=""/>
                </v:shape>
                <o:OLEObject Type="Embed" ProgID="Visio.Drawing.15" ShapeID="_x0000_i1031" DrawAspect="Content" ObjectID="_1684688125" r:id="rId44"/>
              </w:object>
            </w:r>
          </w:p>
        </w:tc>
        <w:tc>
          <w:tcPr>
            <w:tcW w:w="4782" w:type="dxa"/>
          </w:tcPr>
          <w:p w14:paraId="5531D915" w14:textId="77777777" w:rsidR="00F54B1B" w:rsidRPr="009F41B5" w:rsidRDefault="00F54B1B" w:rsidP="00AD3F6D">
            <w:pPr>
              <w:spacing w:line="240" w:lineRule="auto"/>
              <w:jc w:val="left"/>
              <w:rPr>
                <w:color w:val="000000"/>
                <w:sz w:val="20"/>
              </w:rPr>
            </w:pPr>
            <w:r w:rsidRPr="009F41B5">
              <w:rPr>
                <w:color w:val="000000"/>
                <w:sz w:val="20"/>
              </w:rPr>
              <w:t xml:space="preserve">Membungkus satu atau lebih </w:t>
            </w:r>
            <w:proofErr w:type="spellStart"/>
            <w:r w:rsidRPr="009F41B5">
              <w:rPr>
                <w:i/>
                <w:iCs/>
                <w:color w:val="000000"/>
                <w:sz w:val="20"/>
              </w:rPr>
              <w:t>node</w:t>
            </w:r>
            <w:proofErr w:type="spellEnd"/>
            <w:r w:rsidRPr="009F41B5">
              <w:rPr>
                <w:color w:val="000000"/>
                <w:sz w:val="20"/>
              </w:rPr>
              <w:t>.</w:t>
            </w:r>
          </w:p>
        </w:tc>
      </w:tr>
    </w:tbl>
    <w:p w14:paraId="67ED1397" w14:textId="77777777" w:rsidR="00F54B1B" w:rsidRPr="009F41B5" w:rsidRDefault="00F54B1B" w:rsidP="00F54B1B">
      <w:pPr>
        <w:ind w:firstLine="709"/>
      </w:pPr>
    </w:p>
    <w:p w14:paraId="0D158510" w14:textId="77777777" w:rsidR="00F54B1B" w:rsidRPr="009F41B5" w:rsidRDefault="00F54B1B" w:rsidP="00F54B1B">
      <w:pPr>
        <w:pStyle w:val="Heading2"/>
        <w:ind w:left="567" w:hanging="567"/>
        <w:rPr>
          <w:i/>
          <w:iCs/>
        </w:rPr>
      </w:pPr>
      <w:bookmarkStart w:id="128" w:name="_Toc21275231"/>
      <w:r w:rsidRPr="009F41B5">
        <w:t xml:space="preserve">Pengujian </w:t>
      </w:r>
      <w:proofErr w:type="spellStart"/>
      <w:r w:rsidRPr="009F41B5">
        <w:rPr>
          <w:i/>
          <w:iCs/>
        </w:rPr>
        <w:t>Blackbox</w:t>
      </w:r>
      <w:proofErr w:type="spellEnd"/>
      <w:r w:rsidRPr="009F41B5">
        <w:t xml:space="preserve"> dan </w:t>
      </w:r>
      <w:proofErr w:type="spellStart"/>
      <w:r w:rsidRPr="009F41B5">
        <w:rPr>
          <w:i/>
          <w:iCs/>
        </w:rPr>
        <w:t>User</w:t>
      </w:r>
      <w:proofErr w:type="spellEnd"/>
      <w:r w:rsidRPr="009F41B5">
        <w:rPr>
          <w:i/>
          <w:iCs/>
        </w:rPr>
        <w:t xml:space="preserve"> </w:t>
      </w:r>
      <w:proofErr w:type="spellStart"/>
      <w:r w:rsidRPr="009F41B5">
        <w:rPr>
          <w:i/>
          <w:iCs/>
        </w:rPr>
        <w:t>Acceptance</w:t>
      </w:r>
      <w:bookmarkEnd w:id="128"/>
      <w:proofErr w:type="spellEnd"/>
    </w:p>
    <w:p w14:paraId="0D9E7E4C" w14:textId="77777777" w:rsidR="00F54B1B" w:rsidRPr="009F41B5" w:rsidRDefault="00F54B1B" w:rsidP="00F54B1B">
      <w:pPr>
        <w:ind w:firstLine="567"/>
      </w:pPr>
      <w:r w:rsidRPr="009F41B5">
        <w:t xml:space="preserve">Berikut adalah penjelasan untuk pengujian </w:t>
      </w:r>
      <w:proofErr w:type="spellStart"/>
      <w:r w:rsidRPr="009F41B5">
        <w:rPr>
          <w:i/>
          <w:iCs/>
        </w:rPr>
        <w:t>blackbox</w:t>
      </w:r>
      <w:proofErr w:type="spellEnd"/>
      <w:r w:rsidRPr="009F41B5">
        <w:t xml:space="preserve"> dan </w:t>
      </w:r>
      <w:proofErr w:type="spellStart"/>
      <w:r w:rsidRPr="009F41B5">
        <w:rPr>
          <w:i/>
          <w:iCs/>
        </w:rPr>
        <w:t>user</w:t>
      </w:r>
      <w:proofErr w:type="spellEnd"/>
      <w:r w:rsidRPr="009F41B5">
        <w:rPr>
          <w:i/>
          <w:iCs/>
        </w:rPr>
        <w:t xml:space="preserve"> </w:t>
      </w:r>
      <w:proofErr w:type="spellStart"/>
      <w:r w:rsidRPr="009F41B5">
        <w:rPr>
          <w:i/>
          <w:iCs/>
        </w:rPr>
        <w:t>acceptance</w:t>
      </w:r>
      <w:proofErr w:type="spellEnd"/>
      <w:r w:rsidRPr="009F41B5">
        <w:t>.</w:t>
      </w:r>
    </w:p>
    <w:p w14:paraId="145FE807" w14:textId="77777777" w:rsidR="00F54B1B" w:rsidRPr="009F41B5" w:rsidRDefault="00F54B1B" w:rsidP="00F54B1B">
      <w:pPr>
        <w:pStyle w:val="Heading3"/>
        <w:ind w:left="567" w:hanging="567"/>
      </w:pPr>
      <w:bookmarkStart w:id="129" w:name="_Toc21275232"/>
      <w:r w:rsidRPr="009F41B5">
        <w:t xml:space="preserve">Pengujian </w:t>
      </w:r>
      <w:proofErr w:type="spellStart"/>
      <w:r w:rsidRPr="009F41B5">
        <w:rPr>
          <w:i/>
          <w:iCs/>
        </w:rPr>
        <w:t>Blackbox</w:t>
      </w:r>
      <w:bookmarkEnd w:id="129"/>
      <w:proofErr w:type="spellEnd"/>
    </w:p>
    <w:p w14:paraId="3E5513C8" w14:textId="77777777" w:rsidR="00F54B1B" w:rsidRPr="009F41B5" w:rsidRDefault="00F54B1B" w:rsidP="00F54B1B">
      <w:pPr>
        <w:ind w:firstLine="567"/>
      </w:pPr>
      <w:r w:rsidRPr="009F41B5">
        <w:t xml:space="preserve">Pengujian </w:t>
      </w:r>
      <w:proofErr w:type="spellStart"/>
      <w:r w:rsidRPr="009F41B5">
        <w:rPr>
          <w:i/>
          <w:iCs/>
        </w:rPr>
        <w:t>blackbox</w:t>
      </w:r>
      <w:proofErr w:type="spellEnd"/>
      <w:r w:rsidRPr="009F41B5">
        <w:rPr>
          <w:i/>
          <w:iCs/>
        </w:rPr>
        <w:t xml:space="preserve"> </w:t>
      </w:r>
      <w:r w:rsidRPr="009F41B5">
        <w:t xml:space="preserve">dilakukan dengan cara menganggap suatu sistem/program sebagai kotak hitam yang kita tidak tahu cara kerja di dalamnya. Ketika suatu program kita berikan masukan, kemudian keluarannya harus sesuai </w:t>
      </w:r>
      <w:r w:rsidRPr="009F41B5">
        <w:lastRenderedPageBreak/>
        <w:t xml:space="preserve">dengan spesifikasi program yang telah ditentukan. Nama lain dari </w:t>
      </w:r>
      <w:proofErr w:type="spellStart"/>
      <w:r w:rsidRPr="009F41B5">
        <w:rPr>
          <w:i/>
          <w:iCs/>
        </w:rPr>
        <w:t>blackbox</w:t>
      </w:r>
      <w:proofErr w:type="spellEnd"/>
      <w:r w:rsidRPr="009F41B5">
        <w:t xml:space="preserve"> </w:t>
      </w:r>
      <w:r w:rsidRPr="009F41B5">
        <w:rPr>
          <w:i/>
          <w:iCs/>
        </w:rPr>
        <w:t>testing</w:t>
      </w:r>
      <w:r w:rsidRPr="009F41B5">
        <w:t xml:space="preserve"> adalah </w:t>
      </w:r>
      <w:r w:rsidRPr="009F41B5">
        <w:rPr>
          <w:i/>
          <w:iCs/>
        </w:rPr>
        <w:t>data-</w:t>
      </w:r>
      <w:proofErr w:type="spellStart"/>
      <w:r w:rsidRPr="009F41B5">
        <w:rPr>
          <w:i/>
          <w:iCs/>
        </w:rPr>
        <w:t>driven</w:t>
      </w:r>
      <w:proofErr w:type="spellEnd"/>
      <w:r w:rsidRPr="009F41B5">
        <w:rPr>
          <w:i/>
          <w:iCs/>
        </w:rPr>
        <w:t xml:space="preserve"> </w:t>
      </w:r>
      <w:r w:rsidRPr="009F41B5">
        <w:t xml:space="preserve">atau </w:t>
      </w:r>
      <w:proofErr w:type="spellStart"/>
      <w:r w:rsidRPr="009F41B5">
        <w:rPr>
          <w:i/>
          <w:iCs/>
        </w:rPr>
        <w:t>input</w:t>
      </w:r>
      <w:proofErr w:type="spellEnd"/>
      <w:r w:rsidRPr="009F41B5">
        <w:rPr>
          <w:i/>
          <w:iCs/>
        </w:rPr>
        <w:t>/</w:t>
      </w:r>
      <w:proofErr w:type="spellStart"/>
      <w:r w:rsidRPr="009F41B5">
        <w:rPr>
          <w:i/>
          <w:iCs/>
        </w:rPr>
        <w:t>output-driven</w:t>
      </w:r>
      <w:proofErr w:type="spellEnd"/>
      <w:r w:rsidRPr="009F41B5">
        <w:rPr>
          <w:i/>
          <w:iCs/>
        </w:rPr>
        <w:t xml:space="preserve"> testing</w:t>
      </w:r>
      <w:r w:rsidRPr="009F41B5">
        <w:t xml:space="preserve"> </w:t>
      </w:r>
      <w:r w:rsidRPr="009F41B5">
        <w:fldChar w:fldCharType="begin" w:fldLock="1"/>
      </w:r>
      <w:r w:rsidRPr="009F41B5">
        <w:instrText>ADDIN CSL_CITATION {"citationItems":[{"id":"ITEM-1","itemData":{"ISBN":"0471469122","author":[{"dropping-particle":"","family":"Myers","given":"Glenford J","non-dropping-particle":"","parse-names":false,"suffix":""},{"dropping-particle":"","family":"Thomas","given":"Todd M","non-dropping-particle":"","parse-names":false,"suffix":""},{"dropping-particle":"","family":"Wiley","given":"John","non-dropping-particle":"","parse-names":false,"suffix":""}],"id":"ITEM-1","issued":{"date-parts":[["2004"]]},"title":"The Art of Software Testing - Second Edition.pdf","type":"book"},"uris":["http://www.mendeley.com/documents/?uuid=7d95f972-16d7-4cb1-ba85-084f9a24eb62"]}],"mendeley":{"formattedCitation":"(Myers, Thomas, &amp; Wiley, 2004)","plainTextFormattedCitation":"(Myers, Thomas, &amp; Wiley, 2004)","previouslyFormattedCitation":"(Myers, Thomas, &amp; Wiley, 2004)"},"properties":{"noteIndex":0},"schema":"https://github.com/citation-style-language/schema/raw/master/csl-citation.json"}</w:instrText>
      </w:r>
      <w:r w:rsidRPr="009F41B5">
        <w:fldChar w:fldCharType="separate"/>
      </w:r>
      <w:r w:rsidRPr="009F41B5">
        <w:t>(</w:t>
      </w:r>
      <w:proofErr w:type="spellStart"/>
      <w:r w:rsidRPr="009F41B5">
        <w:t>Myers</w:t>
      </w:r>
      <w:proofErr w:type="spellEnd"/>
      <w:r w:rsidRPr="009F41B5">
        <w:t>, Thomas, &amp; Wiley, 2004)</w:t>
      </w:r>
      <w:r w:rsidRPr="009F41B5">
        <w:fldChar w:fldCharType="end"/>
      </w:r>
      <w:r w:rsidRPr="009F41B5">
        <w:t>.</w:t>
      </w:r>
    </w:p>
    <w:p w14:paraId="60E4C52F" w14:textId="77777777" w:rsidR="00F54B1B" w:rsidRPr="009F41B5" w:rsidRDefault="00F54B1B" w:rsidP="00F54B1B">
      <w:pPr>
        <w:pStyle w:val="Heading3"/>
        <w:ind w:left="567" w:hanging="567"/>
      </w:pPr>
      <w:bookmarkStart w:id="130" w:name="_Toc21275233"/>
      <w:proofErr w:type="spellStart"/>
      <w:r w:rsidRPr="009F41B5">
        <w:rPr>
          <w:i/>
          <w:iCs/>
        </w:rPr>
        <w:t>User</w:t>
      </w:r>
      <w:proofErr w:type="spellEnd"/>
      <w:r w:rsidRPr="009F41B5">
        <w:rPr>
          <w:i/>
          <w:iCs/>
        </w:rPr>
        <w:t xml:space="preserve"> </w:t>
      </w:r>
      <w:proofErr w:type="spellStart"/>
      <w:r w:rsidRPr="009F41B5">
        <w:rPr>
          <w:i/>
          <w:iCs/>
        </w:rPr>
        <w:t>Acceptance</w:t>
      </w:r>
      <w:proofErr w:type="spellEnd"/>
      <w:r w:rsidRPr="009F41B5">
        <w:rPr>
          <w:i/>
          <w:iCs/>
        </w:rPr>
        <w:t xml:space="preserve"> </w:t>
      </w:r>
      <w:proofErr w:type="spellStart"/>
      <w:r w:rsidRPr="009F41B5">
        <w:rPr>
          <w:i/>
          <w:iCs/>
        </w:rPr>
        <w:t>Test</w:t>
      </w:r>
      <w:bookmarkEnd w:id="130"/>
      <w:proofErr w:type="spellEnd"/>
    </w:p>
    <w:p w14:paraId="436D7AA2" w14:textId="77777777" w:rsidR="00F54B1B" w:rsidRPr="009F41B5" w:rsidRDefault="00F54B1B" w:rsidP="00F54B1B">
      <w:pPr>
        <w:ind w:firstLine="567"/>
      </w:pPr>
      <w:proofErr w:type="spellStart"/>
      <w:r w:rsidRPr="009F41B5">
        <w:rPr>
          <w:i/>
          <w:iCs/>
        </w:rPr>
        <w:t>User</w:t>
      </w:r>
      <w:proofErr w:type="spellEnd"/>
      <w:r w:rsidRPr="009F41B5">
        <w:rPr>
          <w:i/>
          <w:iCs/>
        </w:rPr>
        <w:t xml:space="preserve"> </w:t>
      </w:r>
      <w:proofErr w:type="spellStart"/>
      <w:r w:rsidRPr="009F41B5">
        <w:rPr>
          <w:i/>
          <w:iCs/>
        </w:rPr>
        <w:t>Acceptance</w:t>
      </w:r>
      <w:proofErr w:type="spellEnd"/>
      <w:r w:rsidRPr="009F41B5">
        <w:rPr>
          <w:i/>
          <w:iCs/>
        </w:rPr>
        <w:t xml:space="preserve"> </w:t>
      </w:r>
      <w:proofErr w:type="spellStart"/>
      <w:r w:rsidRPr="009F41B5">
        <w:rPr>
          <w:i/>
          <w:iCs/>
        </w:rPr>
        <w:t>Test</w:t>
      </w:r>
      <w:proofErr w:type="spellEnd"/>
      <w:r w:rsidRPr="009F41B5">
        <w:rPr>
          <w:i/>
          <w:iCs/>
        </w:rPr>
        <w:t xml:space="preserve"> </w:t>
      </w:r>
      <w:r w:rsidRPr="009F41B5">
        <w:t xml:space="preserve">(UAT) merupakan istilah yang digunakan untuk pengujian perangkat lunak oleh pengguna terhadap sistem informasi baru. Tujuan utama dari pengujian penerimaan pengguna adalah untuk memastikan apakah sistem yang baru melakukan tugasnya sesuai dengan </w:t>
      </w:r>
      <w:proofErr w:type="spellStart"/>
      <w:r w:rsidRPr="009F41B5">
        <w:rPr>
          <w:i/>
          <w:iCs/>
        </w:rPr>
        <w:t>requirement</w:t>
      </w:r>
      <w:proofErr w:type="spellEnd"/>
      <w:r w:rsidRPr="009F41B5">
        <w:t xml:space="preserve"> dan proses bisnis yang ada </w:t>
      </w:r>
      <w:r w:rsidRPr="009F41B5">
        <w:fldChar w:fldCharType="begin" w:fldLock="1"/>
      </w:r>
      <w:r w:rsidRPr="009F41B5">
        <w:instrText>ADDIN CSL_CITATION {"citationItems":[{"id":"ITEM-1","itemData":{"ISBN":"9781780171678","author":[{"dropping-particle":"","family":"Hambling","given":"Brian","non-dropping-particle":"","parse-names":false,"suffix":""},{"dropping-particle":"van","family":"Goethem","given":"Pauline","non-dropping-particle":"","parse-names":false,"suffix":""}],"id":"ITEM-1","issued":{"date-parts":[["2013"]]},"publisher":"BCS Learning and Development","publisher-place":"Swindon","title":"User Acceptance Testing: A step-by-step guide","type":"book"},"uris":["http://www.mendeley.com/documents/?uuid=801d8836-a130-43e2-8502-2cfa75e55b51"]}],"mendeley":{"formattedCitation":"(Hambling &amp; Goethem, 2013)","plainTextFormattedCitation":"(Hambling &amp; Goethem, 2013)","previouslyFormattedCitation":"(Hambling &amp; Goethem, 2013)"},"properties":{"noteIndex":0},"schema":"https://github.com/citation-style-language/schema/raw/master/csl-citation.json"}</w:instrText>
      </w:r>
      <w:r w:rsidRPr="009F41B5">
        <w:fldChar w:fldCharType="separate"/>
      </w:r>
      <w:r w:rsidRPr="009F41B5">
        <w:t>(Hambling &amp; Goethem, 2013)</w:t>
      </w:r>
      <w:r w:rsidRPr="009F41B5">
        <w:fldChar w:fldCharType="end"/>
      </w:r>
      <w:r w:rsidRPr="009F41B5">
        <w:t>.</w:t>
      </w:r>
    </w:p>
    <w:p w14:paraId="5A067B88" w14:textId="77777777" w:rsidR="00F54B1B" w:rsidRPr="009F41B5" w:rsidRDefault="00F54B1B" w:rsidP="00F54B1B">
      <w:pPr>
        <w:pStyle w:val="Heading2"/>
        <w:spacing w:before="100" w:beforeAutospacing="1"/>
        <w:ind w:left="567" w:hanging="567"/>
        <w:rPr>
          <w:rFonts w:cs="Times New Roman"/>
        </w:rPr>
      </w:pPr>
      <w:bookmarkStart w:id="131" w:name="_Toc21275234"/>
      <w:r w:rsidRPr="009F41B5">
        <w:rPr>
          <w:rFonts w:cs="Times New Roman"/>
        </w:rPr>
        <w:t>Penelitian Terkait</w:t>
      </w:r>
      <w:bookmarkEnd w:id="131"/>
    </w:p>
    <w:p w14:paraId="45BDF2B6" w14:textId="77777777" w:rsidR="00F54B1B" w:rsidRPr="009F41B5" w:rsidRDefault="00F54B1B" w:rsidP="00F54B1B">
      <w:pPr>
        <w:spacing w:after="0"/>
        <w:ind w:firstLine="567"/>
        <w:rPr>
          <w:rFonts w:cs="Times New Roman"/>
          <w:szCs w:val="24"/>
        </w:rPr>
      </w:pPr>
      <w:r w:rsidRPr="009F41B5">
        <w:rPr>
          <w:rFonts w:cs="Times New Roman"/>
          <w:szCs w:val="24"/>
        </w:rPr>
        <w:t xml:space="preserve">Tabel 2.6 berikut menjelaskan mengenai </w:t>
      </w:r>
      <w:proofErr w:type="spellStart"/>
      <w:r w:rsidRPr="009F41B5">
        <w:rPr>
          <w:rFonts w:cs="Times New Roman"/>
          <w:szCs w:val="24"/>
        </w:rPr>
        <w:t>peneltian-penelitan</w:t>
      </w:r>
      <w:proofErr w:type="spellEnd"/>
      <w:r w:rsidRPr="009F41B5">
        <w:rPr>
          <w:rFonts w:cs="Times New Roman"/>
          <w:szCs w:val="24"/>
        </w:rPr>
        <w:t xml:space="preserve"> sebelumnya tentang </w:t>
      </w:r>
      <w:proofErr w:type="spellStart"/>
      <w:r w:rsidRPr="009F41B5">
        <w:rPr>
          <w:rFonts w:cs="Times New Roman"/>
          <w:i/>
          <w:szCs w:val="24"/>
        </w:rPr>
        <w:t>dashboard</w:t>
      </w:r>
      <w:proofErr w:type="spellEnd"/>
      <w:r w:rsidRPr="009F41B5">
        <w:rPr>
          <w:rFonts w:cs="Times New Roman"/>
          <w:i/>
          <w:szCs w:val="24"/>
        </w:rPr>
        <w:t xml:space="preserve"> </w:t>
      </w:r>
      <w:proofErr w:type="spellStart"/>
      <w:r w:rsidRPr="009F41B5">
        <w:rPr>
          <w:rFonts w:cs="Times New Roman"/>
          <w:i/>
          <w:szCs w:val="24"/>
        </w:rPr>
        <w:t>system</w:t>
      </w:r>
      <w:proofErr w:type="spellEnd"/>
      <w:r w:rsidRPr="009F41B5">
        <w:rPr>
          <w:rFonts w:cs="Times New Roman"/>
          <w:iCs/>
          <w:szCs w:val="24"/>
        </w:rPr>
        <w:t xml:space="preserve"> untuk akreditasi</w:t>
      </w:r>
      <w:r w:rsidRPr="009F41B5">
        <w:rPr>
          <w:rFonts w:cs="Times New Roman"/>
          <w:szCs w:val="24"/>
        </w:rPr>
        <w:t>:</w:t>
      </w:r>
    </w:p>
    <w:p w14:paraId="231515F2" w14:textId="2BDD9045" w:rsidR="00F54B1B" w:rsidRPr="009F41B5" w:rsidRDefault="00F54B1B" w:rsidP="00F54B1B">
      <w:pPr>
        <w:pStyle w:val="Caption"/>
        <w:keepNext/>
      </w:pPr>
      <w:bookmarkStart w:id="132" w:name="_Toc15210247"/>
      <w:r w:rsidRPr="009F41B5">
        <w:t>Tabel 2.</w:t>
      </w:r>
      <w:r w:rsidR="00B22397">
        <w:fldChar w:fldCharType="begin"/>
      </w:r>
      <w:r w:rsidR="00B22397">
        <w:instrText xml:space="preserve"> STYLEREF 1 \s </w:instrText>
      </w:r>
      <w:r w:rsidR="00B22397">
        <w:fldChar w:fldCharType="separate"/>
      </w:r>
      <w:r w:rsidR="00B22397">
        <w:rPr>
          <w:noProof/>
        </w:rPr>
        <w:t>II</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6</w:t>
      </w:r>
      <w:r w:rsidR="00B22397">
        <w:fldChar w:fldCharType="end"/>
      </w:r>
      <w:r w:rsidRPr="009F41B5">
        <w:t xml:space="preserve"> Penelitian Terkait.</w:t>
      </w:r>
      <w:bookmarkEnd w:id="132"/>
    </w:p>
    <w:tbl>
      <w:tblPr>
        <w:tblStyle w:val="TableGrid"/>
        <w:tblpPr w:leftFromText="180" w:rightFromText="180" w:vertAnchor="text" w:horzAnchor="margin" w:tblpY="218"/>
        <w:tblW w:w="6855" w:type="dxa"/>
        <w:tblLook w:val="04A0" w:firstRow="1" w:lastRow="0" w:firstColumn="1" w:lastColumn="0" w:noHBand="0" w:noVBand="1"/>
      </w:tblPr>
      <w:tblGrid>
        <w:gridCol w:w="569"/>
        <w:gridCol w:w="1369"/>
        <w:gridCol w:w="1542"/>
        <w:gridCol w:w="2062"/>
        <w:gridCol w:w="1313"/>
      </w:tblGrid>
      <w:tr w:rsidR="00F54B1B" w:rsidRPr="009F41B5" w14:paraId="09857A17" w14:textId="77777777" w:rsidTr="00AD3F6D">
        <w:tc>
          <w:tcPr>
            <w:tcW w:w="569" w:type="dxa"/>
          </w:tcPr>
          <w:p w14:paraId="7AF7B8FB" w14:textId="77777777" w:rsidR="00F54B1B" w:rsidRPr="009F41B5" w:rsidRDefault="00F54B1B" w:rsidP="00AD3F6D">
            <w:pPr>
              <w:jc w:val="left"/>
              <w:rPr>
                <w:b/>
                <w:sz w:val="20"/>
              </w:rPr>
            </w:pPr>
            <w:proofErr w:type="spellStart"/>
            <w:r w:rsidRPr="009F41B5">
              <w:rPr>
                <w:b/>
                <w:sz w:val="20"/>
              </w:rPr>
              <w:t>No</w:t>
            </w:r>
            <w:proofErr w:type="spellEnd"/>
          </w:p>
        </w:tc>
        <w:tc>
          <w:tcPr>
            <w:tcW w:w="1369" w:type="dxa"/>
          </w:tcPr>
          <w:p w14:paraId="0C806DBF" w14:textId="77777777" w:rsidR="00F54B1B" w:rsidRPr="009F41B5" w:rsidRDefault="00F54B1B" w:rsidP="00AD3F6D">
            <w:pPr>
              <w:jc w:val="left"/>
              <w:rPr>
                <w:b/>
                <w:sz w:val="20"/>
              </w:rPr>
            </w:pPr>
            <w:r w:rsidRPr="009F41B5">
              <w:rPr>
                <w:b/>
                <w:sz w:val="20"/>
              </w:rPr>
              <w:t>Nama Peneliti</w:t>
            </w:r>
          </w:p>
        </w:tc>
        <w:tc>
          <w:tcPr>
            <w:tcW w:w="1542" w:type="dxa"/>
          </w:tcPr>
          <w:p w14:paraId="35FEF5E7" w14:textId="77777777" w:rsidR="00F54B1B" w:rsidRPr="009F41B5" w:rsidRDefault="00F54B1B" w:rsidP="00AD3F6D">
            <w:pPr>
              <w:jc w:val="left"/>
              <w:rPr>
                <w:b/>
                <w:sz w:val="20"/>
              </w:rPr>
            </w:pPr>
            <w:r w:rsidRPr="009F41B5">
              <w:rPr>
                <w:b/>
                <w:sz w:val="20"/>
              </w:rPr>
              <w:t>Judul Penelitian</w:t>
            </w:r>
          </w:p>
        </w:tc>
        <w:tc>
          <w:tcPr>
            <w:tcW w:w="2062" w:type="dxa"/>
          </w:tcPr>
          <w:p w14:paraId="112C7DA1" w14:textId="77777777" w:rsidR="00F54B1B" w:rsidRPr="009F41B5" w:rsidRDefault="00F54B1B" w:rsidP="00AD3F6D">
            <w:pPr>
              <w:jc w:val="left"/>
              <w:rPr>
                <w:b/>
                <w:sz w:val="20"/>
              </w:rPr>
            </w:pPr>
            <w:r w:rsidRPr="009F41B5">
              <w:rPr>
                <w:b/>
                <w:sz w:val="20"/>
              </w:rPr>
              <w:t>Kesimpulan</w:t>
            </w:r>
          </w:p>
        </w:tc>
        <w:tc>
          <w:tcPr>
            <w:tcW w:w="1313" w:type="dxa"/>
          </w:tcPr>
          <w:p w14:paraId="72DC53BD" w14:textId="77777777" w:rsidR="00F54B1B" w:rsidRPr="009F41B5" w:rsidRDefault="00F54B1B" w:rsidP="00AD3F6D">
            <w:pPr>
              <w:jc w:val="left"/>
              <w:rPr>
                <w:b/>
                <w:sz w:val="20"/>
              </w:rPr>
            </w:pPr>
            <w:r w:rsidRPr="009F41B5">
              <w:rPr>
                <w:b/>
                <w:sz w:val="20"/>
              </w:rPr>
              <w:t>Dirujuk</w:t>
            </w:r>
          </w:p>
        </w:tc>
      </w:tr>
      <w:tr w:rsidR="00F54B1B" w:rsidRPr="009F41B5" w14:paraId="7ABB509A" w14:textId="77777777" w:rsidTr="00AD3F6D">
        <w:tc>
          <w:tcPr>
            <w:tcW w:w="569" w:type="dxa"/>
          </w:tcPr>
          <w:p w14:paraId="60A984B8" w14:textId="77777777" w:rsidR="00F54B1B" w:rsidRPr="009F41B5" w:rsidRDefault="00F54B1B" w:rsidP="00AD3F6D">
            <w:pPr>
              <w:jc w:val="left"/>
              <w:rPr>
                <w:sz w:val="20"/>
              </w:rPr>
            </w:pPr>
            <w:r w:rsidRPr="009F41B5">
              <w:rPr>
                <w:sz w:val="20"/>
              </w:rPr>
              <w:t>1.</w:t>
            </w:r>
          </w:p>
        </w:tc>
        <w:tc>
          <w:tcPr>
            <w:tcW w:w="1369" w:type="dxa"/>
          </w:tcPr>
          <w:p w14:paraId="625561CE" w14:textId="77777777" w:rsidR="00F54B1B" w:rsidRPr="009F41B5" w:rsidRDefault="00F54B1B" w:rsidP="00AD3F6D">
            <w:pPr>
              <w:jc w:val="left"/>
              <w:rPr>
                <w:sz w:val="20"/>
              </w:rPr>
            </w:pPr>
            <w:r w:rsidRPr="009F41B5">
              <w:rPr>
                <w:sz w:val="20"/>
              </w:rPr>
              <w:t>Raditya, dkk., 2016.</w:t>
            </w:r>
          </w:p>
        </w:tc>
        <w:tc>
          <w:tcPr>
            <w:tcW w:w="1542" w:type="dxa"/>
          </w:tcPr>
          <w:p w14:paraId="0096094F" w14:textId="77777777" w:rsidR="00F54B1B" w:rsidRPr="009F41B5" w:rsidRDefault="00F54B1B" w:rsidP="00AD3F6D">
            <w:pPr>
              <w:jc w:val="left"/>
              <w:rPr>
                <w:sz w:val="20"/>
              </w:rPr>
            </w:pPr>
            <w:r w:rsidRPr="009F41B5">
              <w:rPr>
                <w:sz w:val="20"/>
              </w:rPr>
              <w:t xml:space="preserve">Sistem </w:t>
            </w:r>
            <w:proofErr w:type="spellStart"/>
            <w:r w:rsidRPr="009F41B5">
              <w:rPr>
                <w:i/>
                <w:iCs/>
                <w:sz w:val="20"/>
              </w:rPr>
              <w:t>Dashboard</w:t>
            </w:r>
            <w:proofErr w:type="spellEnd"/>
            <w:r w:rsidRPr="009F41B5">
              <w:rPr>
                <w:sz w:val="20"/>
              </w:rPr>
              <w:t xml:space="preserve"> Untuk Persiapan Akreditasi Program Studi Sarjana Berdasarkan Standar BAN-PT.</w:t>
            </w:r>
          </w:p>
        </w:tc>
        <w:tc>
          <w:tcPr>
            <w:tcW w:w="2062" w:type="dxa"/>
          </w:tcPr>
          <w:p w14:paraId="16EFDDA4" w14:textId="77777777" w:rsidR="00F54B1B" w:rsidRPr="009F41B5" w:rsidRDefault="00F54B1B" w:rsidP="00AD3F6D">
            <w:pPr>
              <w:jc w:val="left"/>
              <w:rPr>
                <w:sz w:val="20"/>
              </w:rPr>
            </w:pPr>
            <w:r w:rsidRPr="009F41B5">
              <w:rPr>
                <w:sz w:val="20"/>
              </w:rPr>
              <w:t xml:space="preserve">Sistem </w:t>
            </w:r>
            <w:proofErr w:type="spellStart"/>
            <w:r w:rsidRPr="009F41B5">
              <w:rPr>
                <w:i/>
                <w:iCs/>
                <w:sz w:val="20"/>
              </w:rPr>
              <w:t>dashboard</w:t>
            </w:r>
            <w:proofErr w:type="spellEnd"/>
            <w:r w:rsidRPr="009F41B5">
              <w:rPr>
                <w:i/>
                <w:iCs/>
                <w:sz w:val="20"/>
              </w:rPr>
              <w:t xml:space="preserve"> </w:t>
            </w:r>
            <w:r w:rsidRPr="009F41B5">
              <w:rPr>
                <w:sz w:val="20"/>
              </w:rPr>
              <w:t xml:space="preserve">berjalan dengan baik dan lengkap, juga memiliki potensi untuk meningkatkan </w:t>
            </w:r>
            <w:proofErr w:type="spellStart"/>
            <w:r w:rsidRPr="009F41B5">
              <w:rPr>
                <w:sz w:val="20"/>
              </w:rPr>
              <w:t>monitoring</w:t>
            </w:r>
            <w:proofErr w:type="spellEnd"/>
            <w:r w:rsidRPr="009F41B5">
              <w:rPr>
                <w:sz w:val="20"/>
              </w:rPr>
              <w:t xml:space="preserve"> kinerja program studi.</w:t>
            </w:r>
          </w:p>
        </w:tc>
        <w:tc>
          <w:tcPr>
            <w:tcW w:w="1313" w:type="dxa"/>
          </w:tcPr>
          <w:p w14:paraId="0B168A10" w14:textId="77777777" w:rsidR="00F54B1B" w:rsidRPr="009F41B5" w:rsidRDefault="00F54B1B" w:rsidP="00AD3F6D">
            <w:pPr>
              <w:jc w:val="left"/>
              <w:rPr>
                <w:sz w:val="20"/>
              </w:rPr>
            </w:pPr>
            <w:r w:rsidRPr="009F41B5">
              <w:rPr>
                <w:sz w:val="20"/>
              </w:rPr>
              <w:t xml:space="preserve"> 2 kali.</w:t>
            </w:r>
          </w:p>
        </w:tc>
      </w:tr>
      <w:tr w:rsidR="00F54B1B" w:rsidRPr="009F41B5" w14:paraId="638711AB" w14:textId="77777777" w:rsidTr="00AD3F6D">
        <w:tc>
          <w:tcPr>
            <w:tcW w:w="569" w:type="dxa"/>
          </w:tcPr>
          <w:p w14:paraId="7F1022C2" w14:textId="77777777" w:rsidR="00F54B1B" w:rsidRPr="009F41B5" w:rsidRDefault="00F54B1B" w:rsidP="00AD3F6D">
            <w:pPr>
              <w:jc w:val="left"/>
              <w:rPr>
                <w:sz w:val="20"/>
              </w:rPr>
            </w:pPr>
            <w:r w:rsidRPr="009F41B5">
              <w:rPr>
                <w:sz w:val="20"/>
              </w:rPr>
              <w:t>2.</w:t>
            </w:r>
          </w:p>
        </w:tc>
        <w:tc>
          <w:tcPr>
            <w:tcW w:w="1369" w:type="dxa"/>
          </w:tcPr>
          <w:p w14:paraId="291269FC" w14:textId="77777777" w:rsidR="00F54B1B" w:rsidRPr="009F41B5" w:rsidRDefault="00F54B1B" w:rsidP="00AD3F6D">
            <w:pPr>
              <w:jc w:val="left"/>
              <w:rPr>
                <w:sz w:val="20"/>
              </w:rPr>
            </w:pPr>
            <w:r w:rsidRPr="009F41B5">
              <w:rPr>
                <w:sz w:val="20"/>
              </w:rPr>
              <w:t>Widagdo, dkk., 2019.</w:t>
            </w:r>
          </w:p>
        </w:tc>
        <w:tc>
          <w:tcPr>
            <w:tcW w:w="1542" w:type="dxa"/>
          </w:tcPr>
          <w:p w14:paraId="4278A59D" w14:textId="77777777" w:rsidR="00F54B1B" w:rsidRPr="009F41B5" w:rsidRDefault="00F54B1B" w:rsidP="00AD3F6D">
            <w:pPr>
              <w:jc w:val="left"/>
              <w:rPr>
                <w:sz w:val="20"/>
              </w:rPr>
            </w:pPr>
            <w:r w:rsidRPr="009F41B5">
              <w:rPr>
                <w:sz w:val="20"/>
              </w:rPr>
              <w:t xml:space="preserve">Sistem Informasi Akreditasi Program Studi di Fakultas Ilmu Komputer Dan Teknologi Informasi </w:t>
            </w:r>
            <w:r w:rsidRPr="009F41B5">
              <w:rPr>
                <w:sz w:val="20"/>
              </w:rPr>
              <w:lastRenderedPageBreak/>
              <w:t xml:space="preserve">Universitas </w:t>
            </w:r>
            <w:proofErr w:type="spellStart"/>
            <w:r w:rsidRPr="009F41B5">
              <w:rPr>
                <w:sz w:val="20"/>
              </w:rPr>
              <w:t>Mulawarman</w:t>
            </w:r>
            <w:proofErr w:type="spellEnd"/>
            <w:r w:rsidRPr="009F41B5">
              <w:rPr>
                <w:sz w:val="20"/>
              </w:rPr>
              <w:t>.</w:t>
            </w:r>
          </w:p>
        </w:tc>
        <w:tc>
          <w:tcPr>
            <w:tcW w:w="2062" w:type="dxa"/>
          </w:tcPr>
          <w:p w14:paraId="2976534D" w14:textId="77777777" w:rsidR="00F54B1B" w:rsidRPr="009F41B5" w:rsidRDefault="00F54B1B" w:rsidP="00AD3F6D">
            <w:pPr>
              <w:jc w:val="left"/>
              <w:rPr>
                <w:sz w:val="20"/>
              </w:rPr>
            </w:pPr>
            <w:r w:rsidRPr="009F41B5">
              <w:rPr>
                <w:sz w:val="20"/>
              </w:rPr>
              <w:lastRenderedPageBreak/>
              <w:t>Sistem informasi yang dibangun dapat digunakan untuk penilaian internal dalam rangka meningkatkan mutu akreditasi program studi.</w:t>
            </w:r>
          </w:p>
        </w:tc>
        <w:tc>
          <w:tcPr>
            <w:tcW w:w="1313" w:type="dxa"/>
          </w:tcPr>
          <w:p w14:paraId="3B666D97" w14:textId="77777777" w:rsidR="00F54B1B" w:rsidRPr="009F41B5" w:rsidRDefault="00F54B1B" w:rsidP="00AD3F6D">
            <w:pPr>
              <w:jc w:val="left"/>
              <w:rPr>
                <w:sz w:val="20"/>
              </w:rPr>
            </w:pPr>
            <w:r w:rsidRPr="009F41B5">
              <w:rPr>
                <w:sz w:val="20"/>
              </w:rPr>
              <w:t>0 kali.</w:t>
            </w:r>
          </w:p>
        </w:tc>
      </w:tr>
      <w:tr w:rsidR="00F54B1B" w:rsidRPr="009F41B5" w14:paraId="3C4E5075" w14:textId="77777777" w:rsidTr="00AD3F6D">
        <w:tc>
          <w:tcPr>
            <w:tcW w:w="569" w:type="dxa"/>
          </w:tcPr>
          <w:p w14:paraId="4FBDC8D4" w14:textId="77777777" w:rsidR="00F54B1B" w:rsidRPr="009F41B5" w:rsidRDefault="00F54B1B" w:rsidP="00AD3F6D">
            <w:pPr>
              <w:jc w:val="left"/>
              <w:rPr>
                <w:sz w:val="20"/>
              </w:rPr>
            </w:pPr>
            <w:r w:rsidRPr="009F41B5">
              <w:rPr>
                <w:sz w:val="20"/>
              </w:rPr>
              <w:t>3.</w:t>
            </w:r>
          </w:p>
        </w:tc>
        <w:tc>
          <w:tcPr>
            <w:tcW w:w="1369" w:type="dxa"/>
          </w:tcPr>
          <w:p w14:paraId="3ECE4296" w14:textId="77777777" w:rsidR="00F54B1B" w:rsidRPr="009F41B5" w:rsidRDefault="00F54B1B" w:rsidP="00AD3F6D">
            <w:pPr>
              <w:jc w:val="left"/>
              <w:rPr>
                <w:sz w:val="20"/>
              </w:rPr>
            </w:pPr>
            <w:r w:rsidRPr="009F41B5">
              <w:rPr>
                <w:sz w:val="20"/>
              </w:rPr>
              <w:t xml:space="preserve">Hadi, Budayawan, &amp; </w:t>
            </w:r>
            <w:proofErr w:type="spellStart"/>
            <w:r w:rsidRPr="009F41B5">
              <w:rPr>
                <w:sz w:val="20"/>
              </w:rPr>
              <w:t>Syukhri</w:t>
            </w:r>
            <w:proofErr w:type="spellEnd"/>
            <w:r w:rsidRPr="009F41B5">
              <w:rPr>
                <w:sz w:val="20"/>
              </w:rPr>
              <w:t xml:space="preserve"> , 2017.</w:t>
            </w:r>
          </w:p>
        </w:tc>
        <w:tc>
          <w:tcPr>
            <w:tcW w:w="1542" w:type="dxa"/>
          </w:tcPr>
          <w:p w14:paraId="09DD389B" w14:textId="77777777" w:rsidR="00F54B1B" w:rsidRPr="009F41B5" w:rsidRDefault="00F54B1B" w:rsidP="00AD3F6D">
            <w:pPr>
              <w:jc w:val="left"/>
              <w:rPr>
                <w:sz w:val="20"/>
              </w:rPr>
            </w:pPr>
            <w:r w:rsidRPr="009F41B5">
              <w:rPr>
                <w:sz w:val="20"/>
              </w:rPr>
              <w:t>Sistem Informasi Dokumentasi Borang Akreditasi Program Studi.</w:t>
            </w:r>
          </w:p>
        </w:tc>
        <w:tc>
          <w:tcPr>
            <w:tcW w:w="2062" w:type="dxa"/>
          </w:tcPr>
          <w:p w14:paraId="06D14A0F" w14:textId="77777777" w:rsidR="00F54B1B" w:rsidRPr="009F41B5" w:rsidRDefault="00F54B1B" w:rsidP="00AD3F6D">
            <w:pPr>
              <w:jc w:val="left"/>
              <w:rPr>
                <w:sz w:val="20"/>
              </w:rPr>
            </w:pPr>
            <w:r w:rsidRPr="009F41B5">
              <w:rPr>
                <w:sz w:val="20"/>
              </w:rPr>
              <w:t>Sistem informasi yang dibangun dapat menggambarkan posisi nilai akreditasi program studi.</w:t>
            </w:r>
          </w:p>
        </w:tc>
        <w:tc>
          <w:tcPr>
            <w:tcW w:w="1313" w:type="dxa"/>
          </w:tcPr>
          <w:p w14:paraId="2612DA52" w14:textId="77777777" w:rsidR="00F54B1B" w:rsidRPr="009F41B5" w:rsidRDefault="00F54B1B" w:rsidP="00AD3F6D">
            <w:pPr>
              <w:jc w:val="left"/>
              <w:rPr>
                <w:sz w:val="20"/>
              </w:rPr>
            </w:pPr>
            <w:r w:rsidRPr="009F41B5">
              <w:rPr>
                <w:sz w:val="20"/>
              </w:rPr>
              <w:t>1 kali.</w:t>
            </w:r>
          </w:p>
        </w:tc>
      </w:tr>
      <w:tr w:rsidR="00F54B1B" w:rsidRPr="009F41B5" w14:paraId="511F2A0D" w14:textId="77777777" w:rsidTr="00AD3F6D">
        <w:tc>
          <w:tcPr>
            <w:tcW w:w="569" w:type="dxa"/>
          </w:tcPr>
          <w:p w14:paraId="23717C16" w14:textId="77777777" w:rsidR="00F54B1B" w:rsidRPr="009F41B5" w:rsidRDefault="00F54B1B" w:rsidP="00AD3F6D">
            <w:pPr>
              <w:jc w:val="left"/>
              <w:rPr>
                <w:sz w:val="20"/>
              </w:rPr>
            </w:pPr>
            <w:r w:rsidRPr="009F41B5">
              <w:rPr>
                <w:sz w:val="20"/>
              </w:rPr>
              <w:t>4.</w:t>
            </w:r>
          </w:p>
        </w:tc>
        <w:tc>
          <w:tcPr>
            <w:tcW w:w="1369" w:type="dxa"/>
          </w:tcPr>
          <w:p w14:paraId="53B21AD4" w14:textId="77777777" w:rsidR="00F54B1B" w:rsidRPr="009F41B5" w:rsidRDefault="00F54B1B" w:rsidP="00AD3F6D">
            <w:pPr>
              <w:jc w:val="left"/>
              <w:rPr>
                <w:sz w:val="20"/>
              </w:rPr>
            </w:pPr>
            <w:r w:rsidRPr="009F41B5">
              <w:rPr>
                <w:sz w:val="20"/>
              </w:rPr>
              <w:t>Sukamto, Nugroho, &amp; Winarno, 2016.</w:t>
            </w:r>
          </w:p>
        </w:tc>
        <w:tc>
          <w:tcPr>
            <w:tcW w:w="1542" w:type="dxa"/>
          </w:tcPr>
          <w:p w14:paraId="72BC11C0" w14:textId="77777777" w:rsidR="00F54B1B" w:rsidRPr="009F41B5" w:rsidRDefault="00F54B1B" w:rsidP="00AD3F6D">
            <w:pPr>
              <w:jc w:val="left"/>
              <w:rPr>
                <w:sz w:val="20"/>
              </w:rPr>
            </w:pPr>
            <w:r w:rsidRPr="009F41B5">
              <w:rPr>
                <w:sz w:val="20"/>
              </w:rPr>
              <w:t xml:space="preserve">Sistem Informasi Akreditasi Program Studi Berbasis </w:t>
            </w:r>
            <w:proofErr w:type="spellStart"/>
            <w:r w:rsidRPr="009F41B5">
              <w:rPr>
                <w:sz w:val="20"/>
              </w:rPr>
              <w:t>Website</w:t>
            </w:r>
            <w:proofErr w:type="spellEnd"/>
            <w:r w:rsidRPr="009F41B5">
              <w:rPr>
                <w:sz w:val="20"/>
              </w:rPr>
              <w:t xml:space="preserve"> di Indonesia.</w:t>
            </w:r>
          </w:p>
        </w:tc>
        <w:tc>
          <w:tcPr>
            <w:tcW w:w="2062" w:type="dxa"/>
          </w:tcPr>
          <w:p w14:paraId="3401F1AE" w14:textId="77777777" w:rsidR="00F54B1B" w:rsidRPr="009F41B5" w:rsidRDefault="00F54B1B" w:rsidP="00AD3F6D">
            <w:pPr>
              <w:jc w:val="left"/>
              <w:rPr>
                <w:sz w:val="20"/>
              </w:rPr>
            </w:pPr>
            <w:r w:rsidRPr="009F41B5">
              <w:rPr>
                <w:sz w:val="20"/>
              </w:rPr>
              <w:t>Sistem informasi yang dibuat dapat digunakan sebagai alternatif untuk mempermudah proses akreditasi program studi.</w:t>
            </w:r>
          </w:p>
        </w:tc>
        <w:tc>
          <w:tcPr>
            <w:tcW w:w="1313" w:type="dxa"/>
          </w:tcPr>
          <w:p w14:paraId="49A16EA9" w14:textId="77777777" w:rsidR="00F54B1B" w:rsidRPr="009F41B5" w:rsidRDefault="00F54B1B" w:rsidP="00AD3F6D">
            <w:pPr>
              <w:jc w:val="left"/>
              <w:rPr>
                <w:sz w:val="20"/>
              </w:rPr>
            </w:pPr>
            <w:r w:rsidRPr="009F41B5">
              <w:rPr>
                <w:sz w:val="20"/>
              </w:rPr>
              <w:t>2 kali.</w:t>
            </w:r>
          </w:p>
        </w:tc>
      </w:tr>
      <w:tr w:rsidR="00F54B1B" w:rsidRPr="009F41B5" w14:paraId="430A8729" w14:textId="77777777" w:rsidTr="00AD3F6D">
        <w:tc>
          <w:tcPr>
            <w:tcW w:w="569" w:type="dxa"/>
          </w:tcPr>
          <w:p w14:paraId="339D1AB3" w14:textId="77777777" w:rsidR="00F54B1B" w:rsidRPr="009F41B5" w:rsidRDefault="00F54B1B" w:rsidP="00AD3F6D">
            <w:pPr>
              <w:jc w:val="left"/>
              <w:rPr>
                <w:sz w:val="20"/>
              </w:rPr>
            </w:pPr>
            <w:r w:rsidRPr="009F41B5">
              <w:rPr>
                <w:sz w:val="20"/>
              </w:rPr>
              <w:t>5.</w:t>
            </w:r>
          </w:p>
        </w:tc>
        <w:tc>
          <w:tcPr>
            <w:tcW w:w="1369" w:type="dxa"/>
          </w:tcPr>
          <w:p w14:paraId="2D162709" w14:textId="77777777" w:rsidR="00F54B1B" w:rsidRPr="009F41B5" w:rsidRDefault="00F54B1B" w:rsidP="00AD3F6D">
            <w:pPr>
              <w:jc w:val="left"/>
              <w:rPr>
                <w:sz w:val="20"/>
              </w:rPr>
            </w:pPr>
            <w:r w:rsidRPr="009F41B5">
              <w:rPr>
                <w:sz w:val="20"/>
              </w:rPr>
              <w:t>Putro, 2014.</w:t>
            </w:r>
          </w:p>
        </w:tc>
        <w:tc>
          <w:tcPr>
            <w:tcW w:w="1542" w:type="dxa"/>
          </w:tcPr>
          <w:p w14:paraId="45E44E39" w14:textId="77777777" w:rsidR="00F54B1B" w:rsidRPr="009F41B5" w:rsidRDefault="00F54B1B" w:rsidP="00AD3F6D">
            <w:pPr>
              <w:jc w:val="left"/>
              <w:rPr>
                <w:sz w:val="20"/>
              </w:rPr>
            </w:pPr>
            <w:r w:rsidRPr="009F41B5">
              <w:rPr>
                <w:sz w:val="20"/>
              </w:rPr>
              <w:t>Aplikasi Penyusunan Borang Akreditasi Program Studi (Buku III-A).</w:t>
            </w:r>
          </w:p>
        </w:tc>
        <w:tc>
          <w:tcPr>
            <w:tcW w:w="2062" w:type="dxa"/>
          </w:tcPr>
          <w:p w14:paraId="6299C542" w14:textId="77777777" w:rsidR="00F54B1B" w:rsidRPr="009F41B5" w:rsidRDefault="00F54B1B" w:rsidP="00AD3F6D">
            <w:pPr>
              <w:jc w:val="left"/>
              <w:rPr>
                <w:sz w:val="20"/>
              </w:rPr>
            </w:pPr>
            <w:r w:rsidRPr="009F41B5">
              <w:rPr>
                <w:sz w:val="20"/>
              </w:rPr>
              <w:t>Sistem yang dibangun memiliki kelebihan: 1) mempermudah penyusunan borang akreditasi, 2) mengelola berkas pendukung dengan baik.</w:t>
            </w:r>
          </w:p>
        </w:tc>
        <w:tc>
          <w:tcPr>
            <w:tcW w:w="1313" w:type="dxa"/>
          </w:tcPr>
          <w:p w14:paraId="40316C0A" w14:textId="77777777" w:rsidR="00F54B1B" w:rsidRPr="009F41B5" w:rsidRDefault="00F54B1B" w:rsidP="00AD3F6D">
            <w:pPr>
              <w:jc w:val="left"/>
              <w:rPr>
                <w:sz w:val="20"/>
              </w:rPr>
            </w:pPr>
            <w:r w:rsidRPr="009F41B5">
              <w:rPr>
                <w:sz w:val="20"/>
              </w:rPr>
              <w:t>8 kali.</w:t>
            </w:r>
          </w:p>
        </w:tc>
      </w:tr>
    </w:tbl>
    <w:p w14:paraId="05F00D55" w14:textId="77777777" w:rsidR="00F54B1B" w:rsidRPr="009F41B5" w:rsidRDefault="00F54B1B" w:rsidP="00F54B1B">
      <w:pPr>
        <w:shd w:val="clear" w:color="auto" w:fill="FFFFFF"/>
        <w:spacing w:after="0"/>
        <w:rPr>
          <w:rFonts w:eastAsia="Times New Roman" w:cs="Times New Roman"/>
          <w:color w:val="000000" w:themeColor="text1"/>
          <w:szCs w:val="24"/>
          <w:lang w:eastAsia="id-ID"/>
        </w:rPr>
      </w:pPr>
    </w:p>
    <w:p w14:paraId="12EE4146" w14:textId="77777777" w:rsidR="00F54B1B" w:rsidRPr="009F41B5" w:rsidRDefault="00F54B1B" w:rsidP="00F54B1B">
      <w:pPr>
        <w:pStyle w:val="ListParagraph"/>
        <w:ind w:left="927"/>
      </w:pPr>
    </w:p>
    <w:p w14:paraId="679C49B2" w14:textId="77777777" w:rsidR="00F54B1B" w:rsidRPr="009F41B5" w:rsidRDefault="00F54B1B" w:rsidP="00F54B1B">
      <w:pPr>
        <w:ind w:firstLine="567"/>
      </w:pPr>
    </w:p>
    <w:p w14:paraId="5F0C4AA6" w14:textId="77777777" w:rsidR="00F54B1B" w:rsidRPr="009F41B5" w:rsidRDefault="00F54B1B" w:rsidP="00F54B1B"/>
    <w:p w14:paraId="3CBD4EBF" w14:textId="77777777" w:rsidR="005559DD" w:rsidRPr="009F41B5" w:rsidRDefault="005559DD" w:rsidP="00C54BF9">
      <w:pPr>
        <w:pStyle w:val="Heading2"/>
      </w:pPr>
      <w:bookmarkStart w:id="133" w:name="_Toc21272814"/>
      <w:r w:rsidRPr="009F41B5">
        <w:t>Menjabarkan teori-teori terkait mengenai TA</w:t>
      </w:r>
      <w:bookmarkEnd w:id="133"/>
    </w:p>
    <w:p w14:paraId="2BBAF46B" w14:textId="70E12135" w:rsidR="00A15D83" w:rsidRPr="009F41B5" w:rsidRDefault="00A15D83" w:rsidP="00A15D83">
      <w:r w:rsidRPr="009F41B5">
        <w:t>Kasih narasi</w:t>
      </w:r>
    </w:p>
    <w:p w14:paraId="4582CA5B" w14:textId="77777777" w:rsidR="005559DD" w:rsidRPr="009F41B5" w:rsidRDefault="005559DD" w:rsidP="00C54BF9">
      <w:pPr>
        <w:pStyle w:val="Heading2"/>
      </w:pPr>
      <w:bookmarkStart w:id="134" w:name="_Toc21272815"/>
      <w:commentRangeStart w:id="135"/>
      <w:r w:rsidRPr="009F41B5">
        <w:t>Referensi pada Landasan Teori</w:t>
      </w:r>
      <w:commentRangeEnd w:id="135"/>
      <w:r w:rsidRPr="009F41B5">
        <w:rPr>
          <w:rStyle w:val="CommentReference"/>
          <w:rFonts w:eastAsiaTheme="minorHAnsi" w:cstheme="minorBidi"/>
          <w:b w:val="0"/>
          <w:bCs w:val="0"/>
        </w:rPr>
        <w:commentReference w:id="135"/>
      </w:r>
      <w:bookmarkEnd w:id="134"/>
    </w:p>
    <w:p w14:paraId="4599DE26" w14:textId="0F3EE99C" w:rsidR="005559DD" w:rsidRPr="009F41B5" w:rsidRDefault="005559DD" w:rsidP="00C54BF9">
      <w:pPr>
        <w:ind w:firstLine="709"/>
      </w:pPr>
      <w:r w:rsidRPr="009F41B5">
        <w:t>Landasan teori merupakan bab yang berisi tentang teori-teori pendukung yang digunakan pada penelitian yang dibuat. Sehingga isi dari bab ini didominasi oleh kutipan-kutipan, baik kutipan langsung maupun kutipan tidak langsung. Untuk itu peneliti harus tahu bagaimana cara mengutip tulisan lain ke dalam tulisan ini.</w:t>
      </w:r>
    </w:p>
    <w:p w14:paraId="7B94C8BB" w14:textId="44500C17" w:rsidR="005559DD" w:rsidRPr="009F41B5" w:rsidRDefault="005559DD" w:rsidP="005559DD">
      <w:pPr>
        <w:pStyle w:val="Heading2"/>
      </w:pPr>
      <w:bookmarkStart w:id="136" w:name="_Toc21272816"/>
      <w:r w:rsidRPr="009F41B5">
        <w:t>Penelitian Terkait</w:t>
      </w:r>
      <w:bookmarkEnd w:id="136"/>
    </w:p>
    <w:p w14:paraId="2E1695D7" w14:textId="337F1D97" w:rsidR="005F41C6" w:rsidRPr="009F41B5" w:rsidRDefault="005F41C6" w:rsidP="005F41C6">
      <w:r w:rsidRPr="009F41B5">
        <w:t xml:space="preserve">Sub bab “Penelitian Sebelumnya” atau “Penelitian Terkait” atau “Penelitian Terdahulu” merupakan sub bab yang wajib ada pada bab landasan teori ini. Sub bab ini di buat pada sub bab terakhir pada bab landasan </w:t>
      </w:r>
      <w:proofErr w:type="spellStart"/>
      <w:r w:rsidRPr="009F41B5">
        <w:t>toeri</w:t>
      </w:r>
      <w:proofErr w:type="spellEnd"/>
      <w:r w:rsidRPr="009F41B5">
        <w:t xml:space="preserve"> ini. Mencantumkan tabel dari penelitian terkait tentang TA yang diajukan. Pada tabel penelitian, urutkan dari </w:t>
      </w:r>
      <w:r w:rsidRPr="009F41B5">
        <w:lastRenderedPageBreak/>
        <w:t xml:space="preserve">tahun terbaru hingga terlama. Tabel berisikan tentang </w:t>
      </w:r>
      <w:proofErr w:type="spellStart"/>
      <w:r w:rsidRPr="009F41B5">
        <w:t>author.tahun</w:t>
      </w:r>
      <w:proofErr w:type="spellEnd"/>
      <w:r w:rsidRPr="009F41B5">
        <w:t>, kasus penelitian, metode yang digunakan, hasil kesimpulan (kekurangan/ kelebihan).</w:t>
      </w:r>
    </w:p>
    <w:p w14:paraId="59BB7B3F" w14:textId="6C2B5AB5" w:rsidR="005F41C6" w:rsidRPr="009F41B5" w:rsidRDefault="005F41C6" w:rsidP="005F41C6">
      <w:r w:rsidRPr="009F41B5">
        <w:t xml:space="preserve">Sub bab ini berisi ulasan tentang riset-riset yang dilakukan sebelumnya. Ulasan riset mencakup metode yang digunakan, hasil penelitian yang didapat dan kelemahan-kelemahan yang ada dengan merujuk atau memasukkan </w:t>
      </w:r>
      <w:proofErr w:type="spellStart"/>
      <w:r w:rsidRPr="009F41B5">
        <w:t>sitasi</w:t>
      </w:r>
      <w:proofErr w:type="spellEnd"/>
      <w:r w:rsidRPr="009F41B5">
        <w:t xml:space="preserve"> (</w:t>
      </w:r>
      <w:proofErr w:type="spellStart"/>
      <w:r w:rsidRPr="009F41B5">
        <w:t>Mendeley</w:t>
      </w:r>
      <w:proofErr w:type="spellEnd"/>
      <w:r w:rsidRPr="009F41B5">
        <w:t xml:space="preserve">). </w:t>
      </w:r>
    </w:p>
    <w:bookmarkEnd w:id="0"/>
    <w:p w14:paraId="3AEC3085" w14:textId="77777777" w:rsidR="005559DD" w:rsidRPr="009F41B5" w:rsidRDefault="005559DD" w:rsidP="00C54BF9">
      <w:pPr>
        <w:ind w:firstLine="709"/>
      </w:pPr>
    </w:p>
    <w:p w14:paraId="120E3A8E" w14:textId="77777777" w:rsidR="005559DD" w:rsidRPr="009F41B5" w:rsidRDefault="005559DD" w:rsidP="00C54BF9"/>
    <w:p w14:paraId="46E92411" w14:textId="77777777" w:rsidR="005559DD" w:rsidRPr="009F41B5" w:rsidRDefault="005559DD" w:rsidP="00C54BF9">
      <w:pPr>
        <w:pStyle w:val="Heading1"/>
        <w:sectPr w:rsidR="005559DD" w:rsidRPr="009F41B5" w:rsidSect="00213D64">
          <w:footerReference w:type="default" r:id="rId45"/>
          <w:pgSz w:w="11907" w:h="16839" w:code="9"/>
          <w:pgMar w:top="1701" w:right="1701" w:bottom="1701" w:left="2268" w:header="720" w:footer="720" w:gutter="0"/>
          <w:pgNumType w:start="1" w:chapStyle="1"/>
          <w:cols w:space="720"/>
          <w:titlePg/>
          <w:docGrid w:linePitch="360"/>
        </w:sectPr>
      </w:pPr>
    </w:p>
    <w:p w14:paraId="791968C7" w14:textId="7070868A" w:rsidR="005559DD" w:rsidRPr="009F41B5" w:rsidRDefault="005559DD" w:rsidP="00C54BF9">
      <w:pPr>
        <w:pStyle w:val="Heading1"/>
      </w:pPr>
      <w:r w:rsidRPr="009F41B5">
        <w:lastRenderedPageBreak/>
        <w:br/>
      </w:r>
      <w:bookmarkStart w:id="137" w:name="_Toc21272817"/>
      <w:r w:rsidRPr="009F41B5">
        <w:t>METODOLOGI PENELITIAN</w:t>
      </w:r>
      <w:bookmarkEnd w:id="137"/>
    </w:p>
    <w:p w14:paraId="0294400D" w14:textId="77777777" w:rsidR="00F54B1B" w:rsidRPr="009F41B5" w:rsidRDefault="00F54B1B" w:rsidP="00F54B1B">
      <w:pPr>
        <w:spacing w:after="0"/>
        <w:ind w:firstLine="567"/>
        <w:rPr>
          <w:rFonts w:cs="Times New Roman"/>
          <w:szCs w:val="24"/>
          <w:lang w:eastAsia="id-ID"/>
        </w:rPr>
      </w:pPr>
      <w:r w:rsidRPr="009F41B5">
        <w:rPr>
          <w:rFonts w:cs="Times New Roman"/>
          <w:szCs w:val="24"/>
          <w:lang w:eastAsia="id-ID"/>
        </w:rPr>
        <w:t>Metodologi penelitian merupakan langkah kerja yang dilakukan pada penelitian sehingga hasil yang didapatkan sesuai dengan yang diharapkan. Berikut adalah tahapan-tahapan yang ada di dalam penelitian ini.</w:t>
      </w:r>
    </w:p>
    <w:p w14:paraId="0C69F2F1" w14:textId="77777777" w:rsidR="00F54B1B" w:rsidRPr="009F41B5" w:rsidRDefault="00F54B1B" w:rsidP="00F54B1B">
      <w:pPr>
        <w:spacing w:after="0"/>
        <w:ind w:firstLine="567"/>
        <w:rPr>
          <w:rFonts w:cs="Times New Roman"/>
          <w:szCs w:val="24"/>
          <w:lang w:eastAsia="id-ID"/>
        </w:rPr>
      </w:pPr>
    </w:p>
    <w:p w14:paraId="5799AE37" w14:textId="77777777" w:rsidR="00F54B1B" w:rsidRPr="009F41B5" w:rsidRDefault="00F54B1B" w:rsidP="00F54B1B">
      <w:pPr>
        <w:keepNext/>
        <w:spacing w:after="0"/>
        <w:ind w:left="1276"/>
      </w:pPr>
      <w:r w:rsidRPr="009F41B5">
        <w:rPr>
          <w:noProof/>
          <w:lang w:eastAsia="ja-JP"/>
        </w:rPr>
        <mc:AlternateContent>
          <mc:Choice Requires="wps">
            <w:drawing>
              <wp:anchor distT="0" distB="0" distL="114300" distR="114300" simplePos="0" relativeHeight="251677696" behindDoc="0" locked="0" layoutInCell="1" allowOverlap="1" wp14:anchorId="0181C230" wp14:editId="6A036402">
                <wp:simplePos x="0" y="0"/>
                <wp:positionH relativeFrom="column">
                  <wp:posOffset>3255645</wp:posOffset>
                </wp:positionH>
                <wp:positionV relativeFrom="paragraph">
                  <wp:posOffset>6349</wp:posOffset>
                </wp:positionV>
                <wp:extent cx="905510" cy="390525"/>
                <wp:effectExtent l="0" t="0" r="27940" b="28575"/>
                <wp:wrapNone/>
                <wp:docPr id="47" name="Rectangle 47"/>
                <wp:cNvGraphicFramePr/>
                <a:graphic xmlns:a="http://schemas.openxmlformats.org/drawingml/2006/main">
                  <a:graphicData uri="http://schemas.microsoft.com/office/word/2010/wordprocessingShape">
                    <wps:wsp>
                      <wps:cNvSpPr/>
                      <wps:spPr>
                        <a:xfrm>
                          <a:off x="0" y="0"/>
                          <a:ext cx="905510" cy="390525"/>
                        </a:xfrm>
                        <a:prstGeom prst="rect">
                          <a:avLst/>
                        </a:prstGeom>
                      </wps:spPr>
                      <wps:style>
                        <a:lnRef idx="2">
                          <a:schemeClr val="dk1"/>
                        </a:lnRef>
                        <a:fillRef idx="1">
                          <a:schemeClr val="lt1"/>
                        </a:fillRef>
                        <a:effectRef idx="0">
                          <a:schemeClr val="dk1"/>
                        </a:effectRef>
                        <a:fontRef idx="minor">
                          <a:schemeClr val="dk1"/>
                        </a:fontRef>
                      </wps:style>
                      <wps:txbx>
                        <w:txbxContent>
                          <w:p w14:paraId="47243272" w14:textId="77777777" w:rsidR="006C5F87" w:rsidRPr="00363103" w:rsidRDefault="006C5F87" w:rsidP="00F54B1B">
                            <w:pPr>
                              <w:jc w:val="center"/>
                              <w:rPr>
                                <w:rFonts w:cs="Times New Roman"/>
                                <w:sz w:val="16"/>
                                <w:szCs w:val="16"/>
                                <w:lang w:val="en-ID"/>
                              </w:rPr>
                            </w:pPr>
                            <w:r w:rsidRPr="00363103">
                              <w:rPr>
                                <w:rFonts w:cs="Times New Roman"/>
                                <w:sz w:val="16"/>
                                <w:szCs w:val="16"/>
                                <w:lang w:val="en-ID"/>
                              </w:rPr>
                              <w:t>Perumusan Masalah</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181C230" id="Rectangle 47" o:spid="_x0000_s1039" style="position:absolute;left:0;text-align:left;margin-left:256.35pt;margin-top:.5pt;width:71.3pt;height:30.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" fillcolor="white [3201]" strokecolor="black [3200]" strokeweight="2pt">
                <v:textbox>
                  <w:txbxContent>
                    <w:p w14:paraId="47243272" w14:textId="77777777" w:rsidR="006C5F87" w:rsidRPr="00363103" w:rsidRDefault="006C5F87" w:rsidP="00F54B1B">
                      <w:pPr>
                        <w:jc w:val="center"/>
                        <w:rPr>
                          <w:rFonts w:cs="Times New Roman"/>
                          <w:sz w:val="16"/>
                          <w:szCs w:val="16"/>
                          <w:lang w:val="en-ID"/>
                        </w:rPr>
                      </w:pPr>
                      <w:r w:rsidRPr="00363103">
                        <w:rPr>
                          <w:rFonts w:cs="Times New Roman"/>
                          <w:sz w:val="16"/>
                          <w:szCs w:val="16"/>
                          <w:lang w:val="en-ID"/>
                        </w:rPr>
                        <w:t>Perumusan Masalah</w:t>
                      </w:r>
                    </w:p>
                  </w:txbxContent>
                </v:textbox>
              </v:rect>
            </w:pict>
          </mc:Fallback>
        </mc:AlternateContent>
      </w:r>
      <w:r w:rsidRPr="009F41B5">
        <w:rPr>
          <w:noProof/>
          <w:lang w:eastAsia="ja-JP"/>
        </w:rPr>
        <mc:AlternateContent>
          <mc:Choice Requires="wps">
            <w:drawing>
              <wp:anchor distT="0" distB="0" distL="114300" distR="114300" simplePos="0" relativeHeight="251682816" behindDoc="0" locked="0" layoutInCell="1" allowOverlap="1" wp14:anchorId="1F207FE4" wp14:editId="3CD700A1">
                <wp:simplePos x="0" y="0"/>
                <wp:positionH relativeFrom="column">
                  <wp:posOffset>1231153</wp:posOffset>
                </wp:positionH>
                <wp:positionV relativeFrom="paragraph">
                  <wp:posOffset>2922494</wp:posOffset>
                </wp:positionV>
                <wp:extent cx="1503703" cy="234929"/>
                <wp:effectExtent l="0" t="0" r="1270" b="0"/>
                <wp:wrapNone/>
                <wp:docPr id="48" name="Rectangle 48"/>
                <wp:cNvGraphicFramePr/>
                <a:graphic xmlns:a="http://schemas.openxmlformats.org/drawingml/2006/main">
                  <a:graphicData uri="http://schemas.microsoft.com/office/word/2010/wordprocessingShape">
                    <wps:wsp>
                      <wps:cNvSpPr/>
                      <wps:spPr>
                        <a:xfrm>
                          <a:off x="0" y="0"/>
                          <a:ext cx="1503703" cy="234929"/>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9863B9F" w14:textId="77777777" w:rsidR="006C5F87" w:rsidRPr="004318CD" w:rsidRDefault="006C5F87" w:rsidP="00F54B1B">
                            <w:pPr>
                              <w:jc w:val="center"/>
                              <w:rPr>
                                <w:rFonts w:cs="Times New Roman"/>
                                <w:sz w:val="18"/>
                                <w:szCs w:val="18"/>
                                <w:lang w:val="en-ID"/>
                              </w:rPr>
                            </w:pPr>
                            <w:r>
                              <w:rPr>
                                <w:rFonts w:cs="Times New Roman"/>
                                <w:sz w:val="18"/>
                                <w:szCs w:val="18"/>
                                <w:lang w:val="en-ID"/>
                              </w:rPr>
                              <w:t>Pembuatan Aplikasi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207FE4" id="Rectangle 48" o:spid="_x0000_s1040" style="position:absolute;left:0;text-align:left;margin-left:96.95pt;margin-top:230.1pt;width:118.4pt;height:18.5pt;z-index:2516828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" fillcolor="white [3201]" stroked="f" strokeweight="2pt">
                <v:textbox>
                  <w:txbxContent>
                    <w:p w14:paraId="49863B9F" w14:textId="77777777" w:rsidR="006C5F87" w:rsidRPr="004318CD" w:rsidRDefault="006C5F87" w:rsidP="00F54B1B">
                      <w:pPr>
                        <w:jc w:val="center"/>
                        <w:rPr>
                          <w:rFonts w:cs="Times New Roman"/>
                          <w:sz w:val="18"/>
                          <w:szCs w:val="18"/>
                          <w:lang w:val="en-ID"/>
                        </w:rPr>
                      </w:pPr>
                      <w:r>
                        <w:rPr>
                          <w:rFonts w:cs="Times New Roman"/>
                          <w:sz w:val="18"/>
                          <w:szCs w:val="18"/>
                          <w:lang w:val="en-ID"/>
                        </w:rPr>
                        <w:t>Pembuatan Aplikasi</w:t>
                      </w:r>
                    </w:p>
                  </w:txbxContent>
                </v:textbox>
              </v:rect>
            </w:pict>
          </mc:Fallback>
        </mc:AlternateContent>
      </w:r>
      <w:r w:rsidRPr="009F41B5">
        <w:rPr>
          <w:noProof/>
          <w:lang w:eastAsia="ja-JP"/>
        </w:rPr>
        <mc:AlternateContent>
          <mc:Choice Requires="wps">
            <w:drawing>
              <wp:anchor distT="0" distB="0" distL="114300" distR="114300" simplePos="0" relativeHeight="251681792" behindDoc="0" locked="0" layoutInCell="1" allowOverlap="1" wp14:anchorId="1F40002D" wp14:editId="75537019">
                <wp:simplePos x="0" y="0"/>
                <wp:positionH relativeFrom="column">
                  <wp:posOffset>1232921</wp:posOffset>
                </wp:positionH>
                <wp:positionV relativeFrom="paragraph">
                  <wp:posOffset>525388</wp:posOffset>
                </wp:positionV>
                <wp:extent cx="1398494" cy="272281"/>
                <wp:effectExtent l="0" t="0" r="0" b="0"/>
                <wp:wrapNone/>
                <wp:docPr id="49" name="Rectangle 49"/>
                <wp:cNvGraphicFramePr/>
                <a:graphic xmlns:a="http://schemas.openxmlformats.org/drawingml/2006/main">
                  <a:graphicData uri="http://schemas.microsoft.com/office/word/2010/wordprocessingShape">
                    <wps:wsp>
                      <wps:cNvSpPr/>
                      <wps:spPr>
                        <a:xfrm>
                          <a:off x="0" y="0"/>
                          <a:ext cx="1398494" cy="272281"/>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0E47F75" w14:textId="77777777" w:rsidR="006C5F87" w:rsidRPr="004318CD" w:rsidRDefault="006C5F87" w:rsidP="00F54B1B">
                            <w:pPr>
                              <w:jc w:val="center"/>
                              <w:rPr>
                                <w:rFonts w:cs="Times New Roman"/>
                                <w:sz w:val="18"/>
                                <w:szCs w:val="18"/>
                                <w:lang w:val="en-ID"/>
                              </w:rPr>
                            </w:pPr>
                            <w:r>
                              <w:rPr>
                                <w:rFonts w:cs="Times New Roman"/>
                                <w:sz w:val="18"/>
                                <w:szCs w:val="18"/>
                                <w:lang w:val="en-ID"/>
                              </w:rPr>
                              <w:t>Pengumpulan Data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F40002D" id="Rectangle 49" o:spid="_x0000_s1041" style="position:absolute;left:0;text-align:left;margin-left:97.1pt;margin-top:41.35pt;width:110.1pt;height:21.4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" fillcolor="white [3201]" stroked="f" strokeweight="2pt">
                <v:textbox>
                  <w:txbxContent>
                    <w:p w14:paraId="40E47F75" w14:textId="77777777" w:rsidR="006C5F87" w:rsidRPr="004318CD" w:rsidRDefault="006C5F87" w:rsidP="00F54B1B">
                      <w:pPr>
                        <w:jc w:val="center"/>
                        <w:rPr>
                          <w:rFonts w:cs="Times New Roman"/>
                          <w:sz w:val="18"/>
                          <w:szCs w:val="18"/>
                          <w:lang w:val="en-ID"/>
                        </w:rPr>
                      </w:pPr>
                      <w:r>
                        <w:rPr>
                          <w:rFonts w:cs="Times New Roman"/>
                          <w:sz w:val="18"/>
                          <w:szCs w:val="18"/>
                          <w:lang w:val="en-ID"/>
                        </w:rPr>
                        <w:t>Pengumpulan Data</w:t>
                      </w:r>
                    </w:p>
                  </w:txbxContent>
                </v:textbox>
              </v:rect>
            </w:pict>
          </mc:Fallback>
        </mc:AlternateContent>
      </w:r>
      <w:r w:rsidRPr="009F41B5">
        <w:rPr>
          <w:noProof/>
          <w:lang w:eastAsia="ja-JP"/>
        </w:rPr>
        <mc:AlternateContent>
          <mc:Choice Requires="wps">
            <w:drawing>
              <wp:anchor distT="0" distB="0" distL="114300" distR="114300" simplePos="0" relativeHeight="251680768" behindDoc="0" locked="0" layoutInCell="1" allowOverlap="1" wp14:anchorId="1D00604D" wp14:editId="327B2F22">
                <wp:simplePos x="0" y="0"/>
                <wp:positionH relativeFrom="column">
                  <wp:posOffset>3143271</wp:posOffset>
                </wp:positionH>
                <wp:positionV relativeFrom="paragraph">
                  <wp:posOffset>687805</wp:posOffset>
                </wp:positionV>
                <wp:extent cx="90849" cy="132289"/>
                <wp:effectExtent l="17463" t="20637" r="2857" b="40958"/>
                <wp:wrapNone/>
                <wp:docPr id="50" name="Down Arrow 5"/>
                <wp:cNvGraphicFramePr/>
                <a:graphic xmlns:a="http://schemas.openxmlformats.org/drawingml/2006/main">
                  <a:graphicData uri="http://schemas.microsoft.com/office/word/2010/wordprocessingShape">
                    <wps:wsp>
                      <wps:cNvSpPr/>
                      <wps:spPr>
                        <a:xfrm rot="5400000">
                          <a:off x="0" y="0"/>
                          <a:ext cx="90849" cy="13228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58E5BA45"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5" o:spid="_x0000_s1026" type="#_x0000_t67" style="position:absolute;margin-left:247.5pt;margin-top:54.15pt;width:7.15pt;height:10.4pt;rotation:90;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" adj="14183" fillcolor="black [3200]" strokecolor="black [1600]" strokeweight="2pt"/>
            </w:pict>
          </mc:Fallback>
        </mc:AlternateContent>
      </w:r>
      <w:r w:rsidRPr="009F41B5">
        <w:rPr>
          <w:noProof/>
          <w:lang w:eastAsia="ja-JP"/>
        </w:rPr>
        <mc:AlternateContent>
          <mc:Choice Requires="wps">
            <w:drawing>
              <wp:anchor distT="0" distB="0" distL="114300" distR="114300" simplePos="0" relativeHeight="251679744" behindDoc="0" locked="0" layoutInCell="1" allowOverlap="1" wp14:anchorId="3ACBF7EE" wp14:editId="3DF3315D">
                <wp:simplePos x="0" y="0"/>
                <wp:positionH relativeFrom="column">
                  <wp:posOffset>3684336</wp:posOffset>
                </wp:positionH>
                <wp:positionV relativeFrom="paragraph">
                  <wp:posOffset>361644</wp:posOffset>
                </wp:positionV>
                <wp:extent cx="108607" cy="158693"/>
                <wp:effectExtent l="19050" t="0" r="43815" b="32385"/>
                <wp:wrapNone/>
                <wp:docPr id="51" name="Down Arrow 4"/>
                <wp:cNvGraphicFramePr/>
                <a:graphic xmlns:a="http://schemas.openxmlformats.org/drawingml/2006/main">
                  <a:graphicData uri="http://schemas.microsoft.com/office/word/2010/wordprocessingShape">
                    <wps:wsp>
                      <wps:cNvSpPr/>
                      <wps:spPr>
                        <a:xfrm>
                          <a:off x="0" y="0"/>
                          <a:ext cx="108607" cy="158693"/>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6B52B18" id="Down Arrow 4" o:spid="_x0000_s1026" type="#_x0000_t67" style="position:absolute;margin-left:290.1pt;margin-top:28.5pt;width:8.55pt;height:12.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" adj="14209" fillcolor="black [3200]" strokecolor="black [1600]" strokeweight="2pt"/>
            </w:pict>
          </mc:Fallback>
        </mc:AlternateContent>
      </w:r>
      <w:r w:rsidRPr="009F41B5">
        <w:rPr>
          <w:noProof/>
          <w:lang w:eastAsia="ja-JP"/>
        </w:rPr>
        <mc:AlternateContent>
          <mc:Choice Requires="wps">
            <w:drawing>
              <wp:anchor distT="0" distB="0" distL="114300" distR="114300" simplePos="0" relativeHeight="251678720" behindDoc="0" locked="0" layoutInCell="1" allowOverlap="1" wp14:anchorId="35B996B3" wp14:editId="2BD729AB">
                <wp:simplePos x="0" y="0"/>
                <wp:positionH relativeFrom="column">
                  <wp:posOffset>2995491</wp:posOffset>
                </wp:positionH>
                <wp:positionV relativeFrom="paragraph">
                  <wp:posOffset>50482</wp:posOffset>
                </wp:positionV>
                <wp:extent cx="130894" cy="191498"/>
                <wp:effectExtent l="0" t="0" r="0" b="0"/>
                <wp:wrapNone/>
                <wp:docPr id="52" name="Down Arrow 3"/>
                <wp:cNvGraphicFramePr/>
                <a:graphic xmlns:a="http://schemas.openxmlformats.org/drawingml/2006/main">
                  <a:graphicData uri="http://schemas.microsoft.com/office/word/2010/wordprocessingShape">
                    <wps:wsp>
                      <wps:cNvSpPr/>
                      <wps:spPr>
                        <a:xfrm rot="16200000">
                          <a:off x="0" y="0"/>
                          <a:ext cx="130894" cy="191498"/>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535A65F" id="Down Arrow 3" o:spid="_x0000_s1026" type="#_x0000_t67" style="position:absolute;margin-left:235.85pt;margin-top:3.95pt;width:10.3pt;height:15.1pt;rotation:-90;z-index:2516787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" adj="14218" fillcolor="black [3200]" strokecolor="black [1600]" strokeweight="2pt"/>
            </w:pict>
          </mc:Fallback>
        </mc:AlternateContent>
      </w:r>
      <w:r w:rsidRPr="009F41B5">
        <w:rPr>
          <w:noProof/>
          <w:lang w:eastAsia="ja-JP"/>
        </w:rPr>
        <mc:AlternateContent>
          <mc:Choice Requires="wps">
            <w:drawing>
              <wp:anchor distT="0" distB="0" distL="114300" distR="114300" simplePos="0" relativeHeight="251676672" behindDoc="0" locked="0" layoutInCell="1" allowOverlap="1" wp14:anchorId="78665A63" wp14:editId="09A67CEE">
                <wp:simplePos x="0" y="0"/>
                <wp:positionH relativeFrom="column">
                  <wp:posOffset>1983740</wp:posOffset>
                </wp:positionH>
                <wp:positionV relativeFrom="paragraph">
                  <wp:posOffset>5080</wp:posOffset>
                </wp:positionV>
                <wp:extent cx="878840" cy="335280"/>
                <wp:effectExtent l="0" t="0" r="16510" b="26670"/>
                <wp:wrapNone/>
                <wp:docPr id="53" name="Rectangle 53"/>
                <wp:cNvGraphicFramePr/>
                <a:graphic xmlns:a="http://schemas.openxmlformats.org/drawingml/2006/main">
                  <a:graphicData uri="http://schemas.microsoft.com/office/word/2010/wordprocessingShape">
                    <wps:wsp>
                      <wps:cNvSpPr/>
                      <wps:spPr>
                        <a:xfrm>
                          <a:off x="0" y="0"/>
                          <a:ext cx="878840" cy="335280"/>
                        </a:xfrm>
                        <a:prstGeom prst="rect">
                          <a:avLst/>
                        </a:prstGeom>
                      </wps:spPr>
                      <wps:style>
                        <a:lnRef idx="2">
                          <a:schemeClr val="dk1"/>
                        </a:lnRef>
                        <a:fillRef idx="1">
                          <a:schemeClr val="lt1"/>
                        </a:fillRef>
                        <a:effectRef idx="0">
                          <a:schemeClr val="dk1"/>
                        </a:effectRef>
                        <a:fontRef idx="minor">
                          <a:schemeClr val="dk1"/>
                        </a:fontRef>
                      </wps:style>
                      <wps:txbx>
                        <w:txbxContent>
                          <w:p w14:paraId="5AE094E9" w14:textId="77777777" w:rsidR="006C5F87" w:rsidRPr="004318CD" w:rsidRDefault="006C5F87" w:rsidP="00F54B1B">
                            <w:pPr>
                              <w:jc w:val="center"/>
                              <w:rPr>
                                <w:rFonts w:cs="Times New Roman"/>
                                <w:sz w:val="18"/>
                                <w:szCs w:val="18"/>
                                <w:lang w:val="en-ID"/>
                              </w:rPr>
                            </w:pPr>
                            <w:r>
                              <w:rPr>
                                <w:rFonts w:cs="Times New Roman"/>
                                <w:sz w:val="18"/>
                                <w:szCs w:val="18"/>
                                <w:lang w:val="en-ID"/>
                              </w:rPr>
                              <w:t>Pendahuluan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665A63" id="Rectangle 53" o:spid="_x0000_s1042" style="position:absolute;left:0;text-align:left;margin-left:156.2pt;margin-top:.4pt;width:69.2pt;height:26.4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" fillcolor="white [3201]" strokecolor="black [3200]" strokeweight="2pt">
                <v:textbox>
                  <w:txbxContent>
                    <w:p w14:paraId="5AE094E9" w14:textId="77777777" w:rsidR="006C5F87" w:rsidRPr="004318CD" w:rsidRDefault="006C5F87" w:rsidP="00F54B1B">
                      <w:pPr>
                        <w:jc w:val="center"/>
                        <w:rPr>
                          <w:rFonts w:cs="Times New Roman"/>
                          <w:sz w:val="18"/>
                          <w:szCs w:val="18"/>
                          <w:lang w:val="en-ID"/>
                        </w:rPr>
                      </w:pPr>
                      <w:r>
                        <w:rPr>
                          <w:rFonts w:cs="Times New Roman"/>
                          <w:sz w:val="18"/>
                          <w:szCs w:val="18"/>
                          <w:lang w:val="en-ID"/>
                        </w:rPr>
                        <w:t>Pendahuluan</w:t>
                      </w:r>
                    </w:p>
                  </w:txbxContent>
                </v:textbox>
              </v:rect>
            </w:pict>
          </mc:Fallback>
        </mc:AlternateContent>
      </w:r>
      <w:r w:rsidRPr="009F41B5">
        <w:rPr>
          <w:noProof/>
          <w:lang w:eastAsia="ja-JP"/>
        </w:rPr>
        <mc:AlternateContent>
          <mc:Choice Requires="wpg">
            <w:drawing>
              <wp:inline distT="0" distB="0" distL="0" distR="0" wp14:anchorId="53137EC4" wp14:editId="2DF309E8">
                <wp:extent cx="3394229" cy="5412644"/>
                <wp:effectExtent l="0" t="0" r="15875" b="17145"/>
                <wp:docPr id="54" name="Group 54"/>
                <wp:cNvGraphicFramePr/>
                <a:graphic xmlns:a="http://schemas.openxmlformats.org/drawingml/2006/main">
                  <a:graphicData uri="http://schemas.microsoft.com/office/word/2010/wordprocessingGroup">
                    <wpg:wgp>
                      <wpg:cNvGrpSpPr/>
                      <wpg:grpSpPr>
                        <a:xfrm>
                          <a:off x="0" y="0"/>
                          <a:ext cx="3394229" cy="5412644"/>
                          <a:chOff x="-114088" y="99099"/>
                          <a:chExt cx="4489056" cy="7039191"/>
                        </a:xfrm>
                      </wpg:grpSpPr>
                      <wps:wsp>
                        <wps:cNvPr id="55" name="Rectangle 55"/>
                        <wps:cNvSpPr/>
                        <wps:spPr>
                          <a:xfrm>
                            <a:off x="185038" y="3654371"/>
                            <a:ext cx="2514601" cy="3483919"/>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6" name="Rectangle 56"/>
                        <wps:cNvSpPr/>
                        <wps:spPr>
                          <a:xfrm>
                            <a:off x="-114088" y="712695"/>
                            <a:ext cx="3036603" cy="2718367"/>
                          </a:xfrm>
                          <a:prstGeom prst="rect">
                            <a:avLst/>
                          </a:prstGeom>
                        </wps:spPr>
                        <wps:style>
                          <a:lnRef idx="2">
                            <a:schemeClr val="dk1"/>
                          </a:lnRef>
                          <a:fillRef idx="1">
                            <a:schemeClr val="lt1"/>
                          </a:fillRef>
                          <a:effectRef idx="0">
                            <a:schemeClr val="dk1"/>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9" name="Rounded Rectangle 67"/>
                        <wps:cNvSpPr/>
                        <wps:spPr>
                          <a:xfrm>
                            <a:off x="291151" y="99099"/>
                            <a:ext cx="839702" cy="43603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28C79096" w14:textId="77777777" w:rsidR="006C5F87" w:rsidRPr="004318CD" w:rsidRDefault="006C5F87" w:rsidP="00F54B1B">
                              <w:pPr>
                                <w:shd w:val="clear" w:color="auto" w:fill="FFFFFF" w:themeFill="background1"/>
                                <w:jc w:val="cente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Mulai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0" name="Rectangle 70"/>
                        <wps:cNvSpPr/>
                        <wps:spPr>
                          <a:xfrm>
                            <a:off x="3136718" y="798530"/>
                            <a:ext cx="1238250" cy="609600"/>
                          </a:xfrm>
                          <a:prstGeom prst="rect">
                            <a:avLst/>
                          </a:prstGeom>
                        </wps:spPr>
                        <wps:style>
                          <a:lnRef idx="2">
                            <a:schemeClr val="dk1"/>
                          </a:lnRef>
                          <a:fillRef idx="1">
                            <a:schemeClr val="lt1"/>
                          </a:fillRef>
                          <a:effectRef idx="0">
                            <a:schemeClr val="dk1"/>
                          </a:effectRef>
                          <a:fontRef idx="minor">
                            <a:schemeClr val="dk1"/>
                          </a:fontRef>
                        </wps:style>
                        <wps:txbx>
                          <w:txbxContent>
                            <w:p w14:paraId="7F2DA522" w14:textId="77777777" w:rsidR="006C5F87" w:rsidRPr="004318CD" w:rsidRDefault="006C5F87" w:rsidP="00F54B1B">
                              <w:pPr>
                                <w:jc w:val="center"/>
                                <w:rPr>
                                  <w:rFonts w:cs="Times New Roman"/>
                                  <w:sz w:val="18"/>
                                  <w:szCs w:val="18"/>
                                  <w:lang w:val="en-ID"/>
                                </w:rPr>
                              </w:pPr>
                              <w:r>
                                <w:rPr>
                                  <w:rFonts w:cs="Times New Roman"/>
                                  <w:sz w:val="18"/>
                                  <w:szCs w:val="18"/>
                                  <w:lang w:val="en-ID"/>
                                </w:rPr>
                                <w:t>Studi Pustaka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1" name="Rectangle 71"/>
                        <wps:cNvSpPr/>
                        <wps:spPr>
                          <a:xfrm>
                            <a:off x="738325" y="1313279"/>
                            <a:ext cx="1396291" cy="609599"/>
                          </a:xfrm>
                          <a:prstGeom prst="rect">
                            <a:avLst/>
                          </a:prstGeom>
                        </wps:spPr>
                        <wps:style>
                          <a:lnRef idx="2">
                            <a:schemeClr val="dk1"/>
                          </a:lnRef>
                          <a:fillRef idx="1">
                            <a:schemeClr val="lt1"/>
                          </a:fillRef>
                          <a:effectRef idx="0">
                            <a:schemeClr val="dk1"/>
                          </a:effectRef>
                          <a:fontRef idx="minor">
                            <a:schemeClr val="dk1"/>
                          </a:fontRef>
                        </wps:style>
                        <wps:txbx>
                          <w:txbxContent>
                            <w:p w14:paraId="49B59548" w14:textId="77777777" w:rsidR="006C5F87" w:rsidRPr="004318CD" w:rsidRDefault="006C5F87" w:rsidP="00F54B1B">
                              <w:pPr>
                                <w:jc w:val="center"/>
                                <w:rPr>
                                  <w:rFonts w:cs="Times New Roman"/>
                                  <w:sz w:val="18"/>
                                  <w:szCs w:val="18"/>
                                  <w:lang w:val="en-ID"/>
                                </w:rPr>
                              </w:pPr>
                              <w:r>
                                <w:rPr>
                                  <w:rFonts w:cs="Times New Roman"/>
                                  <w:sz w:val="18"/>
                                  <w:szCs w:val="18"/>
                                  <w:lang w:val="en-ID"/>
                                </w:rPr>
                                <w:t>Wawancara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2" name="Rectangle 72"/>
                        <wps:cNvSpPr/>
                        <wps:spPr>
                          <a:xfrm>
                            <a:off x="-5068" y="2188018"/>
                            <a:ext cx="2845249" cy="1143000"/>
                          </a:xfrm>
                          <a:prstGeom prst="rect">
                            <a:avLst/>
                          </a:prstGeom>
                        </wps:spPr>
                        <wps:style>
                          <a:lnRef idx="2">
                            <a:schemeClr val="dk1"/>
                          </a:lnRef>
                          <a:fillRef idx="1">
                            <a:schemeClr val="lt1"/>
                          </a:fillRef>
                          <a:effectRef idx="0">
                            <a:schemeClr val="dk1"/>
                          </a:effectRef>
                          <a:fontRef idx="minor">
                            <a:schemeClr val="dk1"/>
                          </a:fontRef>
                        </wps:style>
                        <wps:txbx>
                          <w:txbxContent>
                            <w:p w14:paraId="0C8BB376" w14:textId="77777777" w:rsidR="006C5F87" w:rsidRPr="00725F1F" w:rsidRDefault="006C5F87" w:rsidP="00F54B1B">
                              <w:pPr>
                                <w:jc w:val="left"/>
                              </w:pPr>
                              <w:r>
                                <w:rPr>
                                  <w:rFonts w:cs="Times New Roman"/>
                                  <w:sz w:val="18"/>
                                  <w:szCs w:val="18"/>
                                  <w:lang w:val="en-ID"/>
                                </w:rPr>
                                <w:t>Wawancara dengan Sekretaris Lembaga Penjamin Mutu (LPM) U</w:t>
                              </w:r>
                              <w:r>
                                <w:rPr>
                                  <w:rFonts w:cs="Times New Roman"/>
                                  <w:sz w:val="18"/>
                                  <w:szCs w:val="18"/>
                                </w:rPr>
                                <w:t>IN</w:t>
                              </w:r>
                              <w:r>
                                <w:rPr>
                                  <w:rFonts w:cs="Times New Roman"/>
                                  <w:sz w:val="18"/>
                                  <w:szCs w:val="18"/>
                                  <w:lang w:val="en-ID"/>
                                </w:rPr>
                                <w:t xml:space="preserve"> Sultan Syarif Kasim Riau.</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3" name="Rectangle 73"/>
                        <wps:cNvSpPr/>
                        <wps:spPr>
                          <a:xfrm>
                            <a:off x="457420" y="4309339"/>
                            <a:ext cx="1988821" cy="305557"/>
                          </a:xfrm>
                          <a:prstGeom prst="rect">
                            <a:avLst/>
                          </a:prstGeom>
                        </wps:spPr>
                        <wps:style>
                          <a:lnRef idx="2">
                            <a:schemeClr val="dk1"/>
                          </a:lnRef>
                          <a:fillRef idx="1">
                            <a:schemeClr val="lt1"/>
                          </a:fillRef>
                          <a:effectRef idx="0">
                            <a:schemeClr val="dk1"/>
                          </a:effectRef>
                          <a:fontRef idx="minor">
                            <a:schemeClr val="dk1"/>
                          </a:fontRef>
                        </wps:style>
                        <wps:txbx>
                          <w:txbxContent>
                            <w:p w14:paraId="02C5384A" w14:textId="77777777" w:rsidR="006C5F87" w:rsidRPr="004318CD" w:rsidRDefault="006C5F87" w:rsidP="00F54B1B">
                              <w:pPr>
                                <w:jc w:val="center"/>
                                <w:rPr>
                                  <w:rFonts w:cs="Times New Roman"/>
                                  <w:sz w:val="18"/>
                                  <w:szCs w:val="18"/>
                                  <w:lang w:val="en-ID"/>
                                </w:rPr>
                              </w:pPr>
                              <w:r>
                                <w:rPr>
                                  <w:rFonts w:cs="Times New Roman"/>
                                  <w:sz w:val="18"/>
                                  <w:szCs w:val="18"/>
                                  <w:lang w:val="en-ID"/>
                                </w:rPr>
                                <w:t>Analisis Kebutuhan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4" name="Rectangle 74"/>
                        <wps:cNvSpPr/>
                        <wps:spPr>
                          <a:xfrm>
                            <a:off x="457395" y="4747026"/>
                            <a:ext cx="1988821" cy="294841"/>
                          </a:xfrm>
                          <a:prstGeom prst="rect">
                            <a:avLst/>
                          </a:prstGeom>
                        </wps:spPr>
                        <wps:style>
                          <a:lnRef idx="2">
                            <a:schemeClr val="dk1"/>
                          </a:lnRef>
                          <a:fillRef idx="1">
                            <a:schemeClr val="lt1"/>
                          </a:fillRef>
                          <a:effectRef idx="0">
                            <a:schemeClr val="dk1"/>
                          </a:effectRef>
                          <a:fontRef idx="minor">
                            <a:schemeClr val="dk1"/>
                          </a:fontRef>
                        </wps:style>
                        <wps:txbx>
                          <w:txbxContent>
                            <w:p w14:paraId="0A4AD0D5" w14:textId="77777777" w:rsidR="006C5F87" w:rsidRPr="004318CD" w:rsidRDefault="006C5F87" w:rsidP="00F54B1B">
                              <w:pPr>
                                <w:jc w:val="center"/>
                                <w:rPr>
                                  <w:rFonts w:cs="Times New Roman"/>
                                  <w:sz w:val="18"/>
                                  <w:szCs w:val="18"/>
                                  <w:lang w:val="en-ID"/>
                                </w:rPr>
                              </w:pPr>
                              <w:r>
                                <w:rPr>
                                  <w:rFonts w:cs="Times New Roman"/>
                                  <w:sz w:val="18"/>
                                  <w:szCs w:val="18"/>
                                  <w:lang w:val="en-ID"/>
                                </w:rPr>
                                <w:t>Desain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5" name="Rectangle 75"/>
                        <wps:cNvSpPr/>
                        <wps:spPr>
                          <a:xfrm>
                            <a:off x="448326" y="5173358"/>
                            <a:ext cx="1988821" cy="327596"/>
                          </a:xfrm>
                          <a:prstGeom prst="rect">
                            <a:avLst/>
                          </a:prstGeom>
                        </wps:spPr>
                        <wps:style>
                          <a:lnRef idx="2">
                            <a:schemeClr val="dk1"/>
                          </a:lnRef>
                          <a:fillRef idx="1">
                            <a:schemeClr val="lt1"/>
                          </a:fillRef>
                          <a:effectRef idx="0">
                            <a:schemeClr val="dk1"/>
                          </a:effectRef>
                          <a:fontRef idx="minor">
                            <a:schemeClr val="dk1"/>
                          </a:fontRef>
                        </wps:style>
                        <wps:txbx>
                          <w:txbxContent>
                            <w:p w14:paraId="1A639663" w14:textId="77777777" w:rsidR="006C5F87" w:rsidRPr="004318CD" w:rsidRDefault="006C5F87" w:rsidP="00F54B1B">
                              <w:pPr>
                                <w:jc w:val="center"/>
                                <w:rPr>
                                  <w:rFonts w:cs="Times New Roman"/>
                                  <w:sz w:val="18"/>
                                  <w:szCs w:val="18"/>
                                  <w:lang w:val="en-ID"/>
                                </w:rPr>
                              </w:pPr>
                              <w:r>
                                <w:rPr>
                                  <w:rFonts w:cs="Times New Roman"/>
                                  <w:sz w:val="18"/>
                                  <w:szCs w:val="18"/>
                                  <w:lang w:val="en-ID"/>
                                </w:rPr>
                                <w:t>Implementasi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6" name="Rectangle 76"/>
                        <wps:cNvSpPr/>
                        <wps:spPr>
                          <a:xfrm>
                            <a:off x="448326" y="5648774"/>
                            <a:ext cx="1988821" cy="310754"/>
                          </a:xfrm>
                          <a:prstGeom prst="rect">
                            <a:avLst/>
                          </a:prstGeom>
                        </wps:spPr>
                        <wps:style>
                          <a:lnRef idx="2">
                            <a:schemeClr val="dk1"/>
                          </a:lnRef>
                          <a:fillRef idx="1">
                            <a:schemeClr val="lt1"/>
                          </a:fillRef>
                          <a:effectRef idx="0">
                            <a:schemeClr val="dk1"/>
                          </a:effectRef>
                          <a:fontRef idx="minor">
                            <a:schemeClr val="dk1"/>
                          </a:fontRef>
                        </wps:style>
                        <wps:txbx>
                          <w:txbxContent>
                            <w:p w14:paraId="35FB2257" w14:textId="77777777" w:rsidR="006C5F87" w:rsidRPr="004318CD" w:rsidRDefault="006C5F87" w:rsidP="00F54B1B">
                              <w:pPr>
                                <w:jc w:val="center"/>
                                <w:rPr>
                                  <w:rFonts w:cs="Times New Roman"/>
                                  <w:sz w:val="18"/>
                                  <w:szCs w:val="18"/>
                                  <w:lang w:val="en-ID"/>
                                </w:rPr>
                              </w:pPr>
                              <w:r>
                                <w:rPr>
                                  <w:rFonts w:cs="Times New Roman"/>
                                  <w:sz w:val="18"/>
                                  <w:szCs w:val="18"/>
                                  <w:lang w:val="en-ID"/>
                                </w:rPr>
                                <w:t>Pengujian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7" name="Rectangle 77"/>
                        <wps:cNvSpPr/>
                        <wps:spPr>
                          <a:xfrm>
                            <a:off x="457420" y="6102528"/>
                            <a:ext cx="1988821" cy="331120"/>
                          </a:xfrm>
                          <a:prstGeom prst="rect">
                            <a:avLst/>
                          </a:prstGeom>
                        </wps:spPr>
                        <wps:style>
                          <a:lnRef idx="2">
                            <a:schemeClr val="dk1"/>
                          </a:lnRef>
                          <a:fillRef idx="1">
                            <a:schemeClr val="lt1"/>
                          </a:fillRef>
                          <a:effectRef idx="0">
                            <a:schemeClr val="dk1"/>
                          </a:effectRef>
                          <a:fontRef idx="minor">
                            <a:schemeClr val="dk1"/>
                          </a:fontRef>
                        </wps:style>
                        <wps:txbx>
                          <w:txbxContent>
                            <w:p w14:paraId="714BA96E" w14:textId="77777777" w:rsidR="006C5F87" w:rsidRPr="004318CD" w:rsidRDefault="006C5F87" w:rsidP="00F54B1B">
                              <w:pPr>
                                <w:jc w:val="center"/>
                                <w:rPr>
                                  <w:rFonts w:cs="Times New Roman"/>
                                  <w:sz w:val="18"/>
                                  <w:szCs w:val="18"/>
                                  <w:lang w:val="en-ID"/>
                                </w:rPr>
                              </w:pPr>
                              <w:r>
                                <w:rPr>
                                  <w:rFonts w:cs="Times New Roman"/>
                                  <w:sz w:val="18"/>
                                  <w:szCs w:val="18"/>
                                  <w:lang w:val="en-ID"/>
                                </w:rPr>
                                <w:t>Kesimpulan dan Saran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8" name="Rounded Rectangle 79"/>
                        <wps:cNvSpPr/>
                        <wps:spPr>
                          <a:xfrm>
                            <a:off x="892289" y="6561301"/>
                            <a:ext cx="1118789" cy="352425"/>
                          </a:xfrm>
                          <a:prstGeom prst="roundRect">
                            <a:avLst/>
                          </a:prstGeom>
                          <a:no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3CA2D6E7" w14:textId="77777777" w:rsidR="006C5F87" w:rsidRPr="004318CD" w:rsidRDefault="006C5F87" w:rsidP="00F54B1B">
                              <w:pPr>
                                <w:shd w:val="clear" w:color="auto" w:fill="FFFFFF" w:themeFill="background1"/>
                                <w:jc w:val="cente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Selesai</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79" name="Down Arrow 80"/>
                        <wps:cNvSpPr/>
                        <wps:spPr>
                          <a:xfrm rot="16200000">
                            <a:off x="1211679" y="194041"/>
                            <a:ext cx="170257" cy="25327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0" name="Down Arrow 83"/>
                        <wps:cNvSpPr/>
                        <wps:spPr>
                          <a:xfrm>
                            <a:off x="1342884" y="1963039"/>
                            <a:ext cx="80556" cy="201386"/>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1" name="Down Arrow 84"/>
                        <wps:cNvSpPr/>
                        <wps:spPr>
                          <a:xfrm>
                            <a:off x="1342877" y="3430729"/>
                            <a:ext cx="80464" cy="219349"/>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2" name="Down Arrow 85"/>
                        <wps:cNvSpPr/>
                        <wps:spPr>
                          <a:xfrm>
                            <a:off x="1402480" y="4632727"/>
                            <a:ext cx="112395" cy="11430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3" name="Down Arrow 86"/>
                        <wps:cNvSpPr/>
                        <wps:spPr>
                          <a:xfrm>
                            <a:off x="1402480" y="5059014"/>
                            <a:ext cx="112395" cy="11430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4" name="Down Arrow 88"/>
                        <wps:cNvSpPr/>
                        <wps:spPr>
                          <a:xfrm>
                            <a:off x="1411390" y="5520897"/>
                            <a:ext cx="112395" cy="11430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5" name="Down Arrow 89"/>
                        <wps:cNvSpPr/>
                        <wps:spPr>
                          <a:xfrm>
                            <a:off x="1402480" y="5975473"/>
                            <a:ext cx="112395" cy="11430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86" name="Down Arrow 90"/>
                        <wps:cNvSpPr/>
                        <wps:spPr>
                          <a:xfrm>
                            <a:off x="1395092" y="6446990"/>
                            <a:ext cx="112395" cy="114300"/>
                          </a:xfrm>
                          <a:prstGeom prst="downArrow">
                            <a:avLst/>
                          </a:prstGeom>
                        </wps:spPr>
                        <wps:style>
                          <a:lnRef idx="2">
                            <a:schemeClr val="dk1">
                              <a:shade val="50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inline>
            </w:drawing>
          </mc:Choice>
          <mc:Fallback>
            <w:pict>
              <v:group w14:anchorId="53137EC4" id="Group 54" o:spid="_x0000_s1043" style="width:267.25pt;height:426.2pt;mso-position-horizontal-relative:char;mso-position-vertical-relative:line" coordorigin="-1140,990" coordsize="44890,703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">
                <v:rect id="Rectangle 55" o:spid="_x0000_s1044" style="position:absolute;left:1850;top:36543;width:25146;height:3483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" fillcolor="white [3201]" strokecolor="black [3200]" strokeweight="2pt"/>
                <v:rect id="Rectangle 56" o:spid="_x0000_s1045" style="position:absolute;left:-1140;top:7126;width:30365;height:2718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" fillcolor="white [3201]" strokecolor="black [3200]" strokeweight="2pt"/>
                <v:roundrect id="Rounded Rectangle 67" o:spid="_x0000_s1046" style="position:absolute;left:2911;top:990;width:8397;height:436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" filled="f" strokecolor="black [3213]" strokeweight="2pt">
                  <v:textbox>
                    <w:txbxContent>
                      <w:p w14:paraId="28C79096" w14:textId="77777777" w:rsidR="006C5F87" w:rsidRPr="004318CD" w:rsidRDefault="006C5F87" w:rsidP="00F54B1B">
                        <w:pPr>
                          <w:shd w:val="clear" w:color="auto" w:fill="FFFFFF" w:themeFill="background1"/>
                          <w:jc w:val="cente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Mulai</w:t>
                        </w:r>
                      </w:p>
                    </w:txbxContent>
                  </v:textbox>
                </v:roundrect>
                <v:rect id="Rectangle 70" o:spid="_x0000_s1047" style="position:absolute;left:31367;top:7985;width:12382;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" fillcolor="white [3201]" strokecolor="black [3200]" strokeweight="2pt">
                  <v:textbox>
                    <w:txbxContent>
                      <w:p w14:paraId="7F2DA522" w14:textId="77777777" w:rsidR="006C5F87" w:rsidRPr="004318CD" w:rsidRDefault="006C5F87" w:rsidP="00F54B1B">
                        <w:pPr>
                          <w:jc w:val="center"/>
                          <w:rPr>
                            <w:rFonts w:cs="Times New Roman"/>
                            <w:sz w:val="18"/>
                            <w:szCs w:val="18"/>
                            <w:lang w:val="en-ID"/>
                          </w:rPr>
                        </w:pPr>
                        <w:r>
                          <w:rPr>
                            <w:rFonts w:cs="Times New Roman"/>
                            <w:sz w:val="18"/>
                            <w:szCs w:val="18"/>
                            <w:lang w:val="en-ID"/>
                          </w:rPr>
                          <w:t>Studi Pustaka</w:t>
                        </w:r>
                      </w:p>
                    </w:txbxContent>
                  </v:textbox>
                </v:rect>
                <v:rect id="Rectangle 71" o:spid="_x0000_s1048" style="position:absolute;left:7383;top:13132;width:13963;height:609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" fillcolor="white [3201]" strokecolor="black [3200]" strokeweight="2pt">
                  <v:textbox>
                    <w:txbxContent>
                      <w:p w14:paraId="49B59548" w14:textId="77777777" w:rsidR="006C5F87" w:rsidRPr="004318CD" w:rsidRDefault="006C5F87" w:rsidP="00F54B1B">
                        <w:pPr>
                          <w:jc w:val="center"/>
                          <w:rPr>
                            <w:rFonts w:cs="Times New Roman"/>
                            <w:sz w:val="18"/>
                            <w:szCs w:val="18"/>
                            <w:lang w:val="en-ID"/>
                          </w:rPr>
                        </w:pPr>
                        <w:r>
                          <w:rPr>
                            <w:rFonts w:cs="Times New Roman"/>
                            <w:sz w:val="18"/>
                            <w:szCs w:val="18"/>
                            <w:lang w:val="en-ID"/>
                          </w:rPr>
                          <w:t>Wawancara</w:t>
                        </w:r>
                      </w:p>
                    </w:txbxContent>
                  </v:textbox>
                </v:rect>
                <v:rect id="Rectangle 72" o:spid="_x0000_s1049" style="position:absolute;left:-50;top:21880;width:28451;height:11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" fillcolor="white [3201]" strokecolor="black [3200]" strokeweight="2pt">
                  <v:textbox>
                    <w:txbxContent>
                      <w:p w14:paraId="0C8BB376" w14:textId="77777777" w:rsidR="006C5F87" w:rsidRPr="00725F1F" w:rsidRDefault="006C5F87" w:rsidP="00F54B1B">
                        <w:pPr>
                          <w:jc w:val="left"/>
                        </w:pPr>
                        <w:r>
                          <w:rPr>
                            <w:rFonts w:cs="Times New Roman"/>
                            <w:sz w:val="18"/>
                            <w:szCs w:val="18"/>
                            <w:lang w:val="en-ID"/>
                          </w:rPr>
                          <w:t>Wawancara dengan Sekretaris Lembaga Penjamin Mutu (LPM) U</w:t>
                        </w:r>
                        <w:r>
                          <w:rPr>
                            <w:rFonts w:cs="Times New Roman"/>
                            <w:sz w:val="18"/>
                            <w:szCs w:val="18"/>
                          </w:rPr>
                          <w:t>IN</w:t>
                        </w:r>
                        <w:r>
                          <w:rPr>
                            <w:rFonts w:cs="Times New Roman"/>
                            <w:sz w:val="18"/>
                            <w:szCs w:val="18"/>
                            <w:lang w:val="en-ID"/>
                          </w:rPr>
                          <w:t xml:space="preserve"> Sultan Syarif Kasim Riau.</w:t>
                        </w:r>
                      </w:p>
                    </w:txbxContent>
                  </v:textbox>
                </v:rect>
                <v:rect id="Rectangle 73" o:spid="_x0000_s1050" style="position:absolute;left:4574;top:43093;width:19888;height:30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" fillcolor="white [3201]" strokecolor="black [3200]" strokeweight="2pt">
                  <v:textbox>
                    <w:txbxContent>
                      <w:p w14:paraId="02C5384A" w14:textId="77777777" w:rsidR="006C5F87" w:rsidRPr="004318CD" w:rsidRDefault="006C5F87" w:rsidP="00F54B1B">
                        <w:pPr>
                          <w:jc w:val="center"/>
                          <w:rPr>
                            <w:rFonts w:cs="Times New Roman"/>
                            <w:sz w:val="18"/>
                            <w:szCs w:val="18"/>
                            <w:lang w:val="en-ID"/>
                          </w:rPr>
                        </w:pPr>
                        <w:r>
                          <w:rPr>
                            <w:rFonts w:cs="Times New Roman"/>
                            <w:sz w:val="18"/>
                            <w:szCs w:val="18"/>
                            <w:lang w:val="en-ID"/>
                          </w:rPr>
                          <w:t>Analisis Kebutuhan</w:t>
                        </w:r>
                      </w:p>
                    </w:txbxContent>
                  </v:textbox>
                </v:rect>
                <v:rect id="Rectangle 74" o:spid="_x0000_s1051" style="position:absolute;left:4573;top:47470;width:19889;height:294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" fillcolor="white [3201]" strokecolor="black [3200]" strokeweight="2pt">
                  <v:textbox>
                    <w:txbxContent>
                      <w:p w14:paraId="0A4AD0D5" w14:textId="77777777" w:rsidR="006C5F87" w:rsidRPr="004318CD" w:rsidRDefault="006C5F87" w:rsidP="00F54B1B">
                        <w:pPr>
                          <w:jc w:val="center"/>
                          <w:rPr>
                            <w:rFonts w:cs="Times New Roman"/>
                            <w:sz w:val="18"/>
                            <w:szCs w:val="18"/>
                            <w:lang w:val="en-ID"/>
                          </w:rPr>
                        </w:pPr>
                        <w:r>
                          <w:rPr>
                            <w:rFonts w:cs="Times New Roman"/>
                            <w:sz w:val="18"/>
                            <w:szCs w:val="18"/>
                            <w:lang w:val="en-ID"/>
                          </w:rPr>
                          <w:t>Desain</w:t>
                        </w:r>
                      </w:p>
                    </w:txbxContent>
                  </v:textbox>
                </v:rect>
                <v:rect id="Rectangle 75" o:spid="_x0000_s1052" style="position:absolute;left:4483;top:51733;width:19888;height:327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" fillcolor="white [3201]" strokecolor="black [3200]" strokeweight="2pt">
                  <v:textbox>
                    <w:txbxContent>
                      <w:p w14:paraId="1A639663" w14:textId="77777777" w:rsidR="006C5F87" w:rsidRPr="004318CD" w:rsidRDefault="006C5F87" w:rsidP="00F54B1B">
                        <w:pPr>
                          <w:jc w:val="center"/>
                          <w:rPr>
                            <w:rFonts w:cs="Times New Roman"/>
                            <w:sz w:val="18"/>
                            <w:szCs w:val="18"/>
                            <w:lang w:val="en-ID"/>
                          </w:rPr>
                        </w:pPr>
                        <w:r>
                          <w:rPr>
                            <w:rFonts w:cs="Times New Roman"/>
                            <w:sz w:val="18"/>
                            <w:szCs w:val="18"/>
                            <w:lang w:val="en-ID"/>
                          </w:rPr>
                          <w:t>Implementasi</w:t>
                        </w:r>
                      </w:p>
                    </w:txbxContent>
                  </v:textbox>
                </v:rect>
                <v:rect id="Rectangle 76" o:spid="_x0000_s1053" style="position:absolute;left:4483;top:56487;width:19888;height:310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" fillcolor="white [3201]" strokecolor="black [3200]" strokeweight="2pt">
                  <v:textbox>
                    <w:txbxContent>
                      <w:p w14:paraId="35FB2257" w14:textId="77777777" w:rsidR="006C5F87" w:rsidRPr="004318CD" w:rsidRDefault="006C5F87" w:rsidP="00F54B1B">
                        <w:pPr>
                          <w:jc w:val="center"/>
                          <w:rPr>
                            <w:rFonts w:cs="Times New Roman"/>
                            <w:sz w:val="18"/>
                            <w:szCs w:val="18"/>
                            <w:lang w:val="en-ID"/>
                          </w:rPr>
                        </w:pPr>
                        <w:r>
                          <w:rPr>
                            <w:rFonts w:cs="Times New Roman"/>
                            <w:sz w:val="18"/>
                            <w:szCs w:val="18"/>
                            <w:lang w:val="en-ID"/>
                          </w:rPr>
                          <w:t>Pengujian</w:t>
                        </w:r>
                      </w:p>
                    </w:txbxContent>
                  </v:textbox>
                </v:rect>
                <v:rect id="Rectangle 77" o:spid="_x0000_s1054" style="position:absolute;left:4574;top:61025;width:19888;height:33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" fillcolor="white [3201]" strokecolor="black [3200]" strokeweight="2pt">
                  <v:textbox>
                    <w:txbxContent>
                      <w:p w14:paraId="714BA96E" w14:textId="77777777" w:rsidR="006C5F87" w:rsidRPr="004318CD" w:rsidRDefault="006C5F87" w:rsidP="00F54B1B">
                        <w:pPr>
                          <w:jc w:val="center"/>
                          <w:rPr>
                            <w:rFonts w:cs="Times New Roman"/>
                            <w:sz w:val="18"/>
                            <w:szCs w:val="18"/>
                            <w:lang w:val="en-ID"/>
                          </w:rPr>
                        </w:pPr>
                        <w:r>
                          <w:rPr>
                            <w:rFonts w:cs="Times New Roman"/>
                            <w:sz w:val="18"/>
                            <w:szCs w:val="18"/>
                            <w:lang w:val="en-ID"/>
                          </w:rPr>
                          <w:t>Kesimpulan dan Saran</w:t>
                        </w:r>
                      </w:p>
                    </w:txbxContent>
                  </v:textbox>
                </v:rect>
                <v:roundrect id="Rounded Rectangle 79" o:spid="_x0000_s1055" style="position:absolute;left:8922;top:65613;width:11188;height:3524;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" filled="f" strokecolor="black [3213]" strokeweight="2pt">
                  <v:textbox>
                    <w:txbxContent>
                      <w:p w14:paraId="3CA2D6E7" w14:textId="77777777" w:rsidR="006C5F87" w:rsidRPr="004318CD" w:rsidRDefault="006C5F87" w:rsidP="00F54B1B">
                        <w:pPr>
                          <w:shd w:val="clear" w:color="auto" w:fill="FFFFFF" w:themeFill="background1"/>
                          <w:jc w:val="cente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Pr>
                            <w:rFonts w:cs="Times New Roman"/>
                            <w:sz w:val="18"/>
                            <w:szCs w:val="18"/>
                            <w:lang w:val="en-ID"/>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Selesai</w:t>
                        </w:r>
                      </w:p>
                    </w:txbxContent>
                  </v:textbox>
                </v:roundrect>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Down Arrow 80" o:spid="_x0000_s1056" type="#_x0000_t67" style="position:absolute;left:12116;top:1940;width:1703;height:2533;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" adj="14340" fillcolor="black [3200]" strokecolor="black [1600]" strokeweight="2pt"/>
                <v:shape id="Down Arrow 83" o:spid="_x0000_s1057" type="#_x0000_t67" style="position:absolute;left:13428;top:19630;width:806;height:201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" adj="17280" fillcolor="black [3200]" strokecolor="black [1600]" strokeweight="2pt"/>
                <v:shape id="Down Arrow 84" o:spid="_x0000_s1058" type="#_x0000_t67" style="position:absolute;left:13428;top:34307;width:805;height:21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" adj="17638" fillcolor="black [3200]" strokecolor="black [1600]" strokeweight="2pt"/>
                <v:shape id="Down Arrow 85" o:spid="_x0000_s1059" type="#_x0000_t67" style="position:absolute;left:14024;top:46327;width:112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" adj="10980" fillcolor="black [3200]" strokecolor="black [1600]" strokeweight="2pt"/>
                <v:shape id="Down Arrow 86" o:spid="_x0000_s1060" type="#_x0000_t67" style="position:absolute;left:14024;top:50590;width:112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" adj="10980" fillcolor="black [3200]" strokecolor="black [1600]" strokeweight="2pt"/>
                <v:shape id="Down Arrow 88" o:spid="_x0000_s1061" type="#_x0000_t67" style="position:absolute;left:14113;top:55208;width:112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" adj="10980" fillcolor="black [3200]" strokecolor="black [1600]" strokeweight="2pt"/>
                <v:shape id="Down Arrow 89" o:spid="_x0000_s1062" type="#_x0000_t67" style="position:absolute;left:14024;top:59754;width:112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" adj="10980" fillcolor="black [3200]" strokecolor="black [1600]" strokeweight="2pt"/>
                <v:shape id="Down Arrow 90" o:spid="_x0000_s1063" type="#_x0000_t67" style="position:absolute;left:13950;top:64469;width:1124;height:11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" adj="10980" fillcolor="black [3200]" strokecolor="black [1600]" strokeweight="2pt"/>
                <w10:anchorlock/>
              </v:group>
            </w:pict>
          </mc:Fallback>
        </mc:AlternateContent>
      </w:r>
    </w:p>
    <w:p w14:paraId="3DBD5A53" w14:textId="71EE34CE" w:rsidR="00F54B1B" w:rsidRPr="009F41B5" w:rsidRDefault="00F54B1B" w:rsidP="00F54B1B">
      <w:pPr>
        <w:pStyle w:val="Caption"/>
        <w:rPr>
          <w:rFonts w:cs="Times New Roman"/>
          <w:szCs w:val="24"/>
          <w:lang w:eastAsia="id-ID"/>
        </w:rPr>
      </w:pPr>
      <w:bookmarkStart w:id="138" w:name="_Toc15210241"/>
      <w:r w:rsidRPr="009F41B5">
        <w:t>Gambar 3.</w:t>
      </w:r>
      <w:r w:rsidR="001E2368">
        <w:fldChar w:fldCharType="begin"/>
      </w:r>
      <w:r w:rsidR="001E2368">
        <w:instrText xml:space="preserve"> STYLEREF 1 \s </w:instrText>
      </w:r>
      <w:r w:rsidR="001E2368">
        <w:fldChar w:fldCharType="separate"/>
      </w:r>
      <w:r w:rsidR="001E2368">
        <w:rPr>
          <w:noProof/>
        </w:rPr>
        <w:t>III</w:t>
      </w:r>
      <w:r w:rsidR="001E2368">
        <w:fldChar w:fldCharType="end"/>
      </w:r>
      <w:r w:rsidR="001E2368">
        <w:t>.</w:t>
      </w:r>
      <w:r w:rsidR="001E2368">
        <w:fldChar w:fldCharType="begin"/>
      </w:r>
      <w:r w:rsidR="001E2368">
        <w:instrText xml:space="preserve"> SEQ Gambar \* ARABIC \s 1 </w:instrText>
      </w:r>
      <w:r w:rsidR="001E2368">
        <w:fldChar w:fldCharType="separate"/>
      </w:r>
      <w:r w:rsidR="001E2368">
        <w:rPr>
          <w:noProof/>
        </w:rPr>
        <w:t>1</w:t>
      </w:r>
      <w:r w:rsidR="001E2368">
        <w:fldChar w:fldCharType="end"/>
      </w:r>
      <w:r w:rsidRPr="009F41B5">
        <w:t xml:space="preserve"> Tahapan Penelitian</w:t>
      </w:r>
      <w:bookmarkEnd w:id="138"/>
    </w:p>
    <w:p w14:paraId="243EF15B" w14:textId="77777777" w:rsidR="00F54B1B" w:rsidRPr="009F41B5" w:rsidRDefault="00F54B1B" w:rsidP="00F54B1B">
      <w:pPr>
        <w:pStyle w:val="Heading2"/>
        <w:spacing w:before="100" w:beforeAutospacing="1"/>
        <w:ind w:left="567" w:hanging="643"/>
        <w:rPr>
          <w:rFonts w:cs="Times New Roman"/>
          <w:lang w:eastAsia="id-ID"/>
        </w:rPr>
      </w:pPr>
      <w:bookmarkStart w:id="139" w:name="_Toc21275236"/>
      <w:r w:rsidRPr="009F41B5">
        <w:rPr>
          <w:rFonts w:cs="Times New Roman"/>
          <w:lang w:eastAsia="id-ID"/>
        </w:rPr>
        <w:lastRenderedPageBreak/>
        <w:t>Pendahuluan</w:t>
      </w:r>
      <w:bookmarkEnd w:id="139"/>
    </w:p>
    <w:p w14:paraId="1DBDE350" w14:textId="77777777" w:rsidR="00F54B1B" w:rsidRPr="009F41B5" w:rsidRDefault="00F54B1B" w:rsidP="00F54B1B">
      <w:pPr>
        <w:ind w:firstLine="567"/>
        <w:rPr>
          <w:lang w:eastAsia="id-ID"/>
        </w:rPr>
      </w:pPr>
      <w:r w:rsidRPr="009F41B5">
        <w:rPr>
          <w:lang w:eastAsia="id-ID"/>
        </w:rPr>
        <w:t>Penelitian diawali dengan pendahuluan, ditahap ini dilakukan pencarian topik atau permasalahan yang ada pada saat persiapan akreditasi dengan cara melalui referensi buku, internet, jurnal, dan pengamatan agar mendapatkan referensi yang kuat dalam mengangkat permasalahan untuk dijadikan topik Tugas Akhir.</w:t>
      </w:r>
    </w:p>
    <w:p w14:paraId="18C630D5" w14:textId="77777777" w:rsidR="00F54B1B" w:rsidRPr="009F41B5" w:rsidRDefault="00F54B1B" w:rsidP="00F54B1B">
      <w:pPr>
        <w:pStyle w:val="Heading2"/>
        <w:spacing w:before="100" w:beforeAutospacing="1"/>
        <w:ind w:left="567" w:hanging="644"/>
        <w:rPr>
          <w:rFonts w:cs="Times New Roman"/>
          <w:lang w:eastAsia="id-ID"/>
        </w:rPr>
      </w:pPr>
      <w:bookmarkStart w:id="140" w:name="_Toc21275237"/>
      <w:r w:rsidRPr="009F41B5">
        <w:rPr>
          <w:rFonts w:cs="Times New Roman"/>
          <w:lang w:eastAsia="id-ID"/>
        </w:rPr>
        <w:t>Perumusan Masalah</w:t>
      </w:r>
      <w:bookmarkEnd w:id="140"/>
    </w:p>
    <w:p w14:paraId="064C1AC6" w14:textId="77777777" w:rsidR="00F54B1B" w:rsidRPr="009F41B5" w:rsidRDefault="00F54B1B" w:rsidP="00F54B1B">
      <w:pPr>
        <w:ind w:firstLine="567"/>
        <w:rPr>
          <w:lang w:eastAsia="id-ID"/>
        </w:rPr>
      </w:pPr>
      <w:r w:rsidRPr="009F41B5">
        <w:rPr>
          <w:lang w:eastAsia="id-ID"/>
        </w:rPr>
        <w:t xml:space="preserve">Setelah pendahuluan selesai, maka dilanjutkan ke tahap perumusan masalah. Di tahap ini dilakukan perumusan dari pendahuluan yang ada, yaitu membuat </w:t>
      </w:r>
      <w:proofErr w:type="spellStart"/>
      <w:r w:rsidRPr="009F41B5">
        <w:rPr>
          <w:i/>
          <w:iCs/>
          <w:lang w:eastAsia="id-ID"/>
        </w:rPr>
        <w:t>dashboard</w:t>
      </w:r>
      <w:proofErr w:type="spellEnd"/>
      <w:r w:rsidRPr="009F41B5">
        <w:rPr>
          <w:lang w:eastAsia="id-ID"/>
        </w:rPr>
        <w:t xml:space="preserve"> Akreditasi Borang 9 Kriteria.</w:t>
      </w:r>
    </w:p>
    <w:p w14:paraId="30ABC4AB" w14:textId="77777777" w:rsidR="00F54B1B" w:rsidRPr="009F41B5" w:rsidRDefault="00F54B1B" w:rsidP="00F54B1B">
      <w:pPr>
        <w:pStyle w:val="Heading2"/>
        <w:spacing w:before="100" w:beforeAutospacing="1"/>
        <w:ind w:left="567" w:hanging="578"/>
        <w:rPr>
          <w:rFonts w:cs="Times New Roman"/>
          <w:lang w:eastAsia="id-ID"/>
        </w:rPr>
      </w:pPr>
      <w:bookmarkStart w:id="141" w:name="_Toc21275238"/>
      <w:r w:rsidRPr="009F41B5">
        <w:rPr>
          <w:rFonts w:cs="Times New Roman"/>
          <w:lang w:eastAsia="id-ID"/>
        </w:rPr>
        <w:t>Studi Pustaka</w:t>
      </w:r>
      <w:bookmarkEnd w:id="141"/>
    </w:p>
    <w:p w14:paraId="48A4AA70" w14:textId="77777777" w:rsidR="00F54B1B" w:rsidRPr="009F41B5" w:rsidRDefault="00F54B1B" w:rsidP="00F54B1B">
      <w:pPr>
        <w:ind w:firstLine="567"/>
        <w:rPr>
          <w:lang w:eastAsia="id-ID"/>
        </w:rPr>
      </w:pPr>
      <w:r w:rsidRPr="009F41B5">
        <w:rPr>
          <w:lang w:eastAsia="id-ID"/>
        </w:rPr>
        <w:t xml:space="preserve">Tahap studi pustaka dilakukan dengan mencari informasi yang berkaitan dengan penelitian sebagai pengetahuan. Pada tahap ini dilakukan pencarian informasi melalui buku, pedoman BAN-PT, jurnal, </w:t>
      </w:r>
      <w:r w:rsidRPr="009F41B5">
        <w:rPr>
          <w:i/>
          <w:lang w:eastAsia="id-ID"/>
        </w:rPr>
        <w:t xml:space="preserve">developer </w:t>
      </w:r>
      <w:proofErr w:type="spellStart"/>
      <w:r w:rsidRPr="009F41B5">
        <w:rPr>
          <w:i/>
          <w:lang w:eastAsia="id-ID"/>
        </w:rPr>
        <w:t>documentation</w:t>
      </w:r>
      <w:proofErr w:type="spellEnd"/>
      <w:r w:rsidRPr="009F41B5">
        <w:rPr>
          <w:lang w:eastAsia="id-ID"/>
        </w:rPr>
        <w:t xml:space="preserve">, </w:t>
      </w:r>
      <w:proofErr w:type="spellStart"/>
      <w:r w:rsidRPr="009F41B5">
        <w:rPr>
          <w:i/>
          <w:lang w:eastAsia="id-ID"/>
        </w:rPr>
        <w:t>ebook</w:t>
      </w:r>
      <w:proofErr w:type="spellEnd"/>
      <w:r w:rsidRPr="009F41B5">
        <w:rPr>
          <w:lang w:eastAsia="id-ID"/>
        </w:rPr>
        <w:t>, dan artikel yang berkaitan dengan aplikasi yang dibangun.</w:t>
      </w:r>
    </w:p>
    <w:p w14:paraId="702B6E1D" w14:textId="77777777" w:rsidR="00F54B1B" w:rsidRPr="009F41B5" w:rsidRDefault="00F54B1B" w:rsidP="00F54B1B">
      <w:pPr>
        <w:ind w:firstLine="567"/>
        <w:rPr>
          <w:lang w:eastAsia="id-ID"/>
        </w:rPr>
      </w:pPr>
      <w:r w:rsidRPr="009F41B5">
        <w:rPr>
          <w:lang w:eastAsia="id-ID"/>
        </w:rPr>
        <w:t xml:space="preserve">Pada tahap ini dilakukan pembelajaran terhadap Borang 9 Kriteria BAN-PT, </w:t>
      </w:r>
      <w:proofErr w:type="spellStart"/>
      <w:r w:rsidRPr="009F41B5">
        <w:rPr>
          <w:i/>
          <w:iCs/>
          <w:lang w:eastAsia="id-ID"/>
        </w:rPr>
        <w:t>software</w:t>
      </w:r>
      <w:proofErr w:type="spellEnd"/>
      <w:r w:rsidRPr="009F41B5">
        <w:rPr>
          <w:i/>
          <w:iCs/>
          <w:lang w:eastAsia="id-ID"/>
        </w:rPr>
        <w:t xml:space="preserve"> </w:t>
      </w:r>
      <w:proofErr w:type="spellStart"/>
      <w:r w:rsidRPr="009F41B5">
        <w:rPr>
          <w:i/>
          <w:iCs/>
          <w:lang w:eastAsia="id-ID"/>
        </w:rPr>
        <w:t>development</w:t>
      </w:r>
      <w:proofErr w:type="spellEnd"/>
      <w:r w:rsidRPr="009F41B5">
        <w:rPr>
          <w:i/>
          <w:iCs/>
          <w:lang w:eastAsia="id-ID"/>
        </w:rPr>
        <w:t xml:space="preserve"> </w:t>
      </w:r>
      <w:proofErr w:type="spellStart"/>
      <w:r w:rsidRPr="009F41B5">
        <w:rPr>
          <w:i/>
          <w:iCs/>
          <w:lang w:eastAsia="id-ID"/>
        </w:rPr>
        <w:t>life</w:t>
      </w:r>
      <w:proofErr w:type="spellEnd"/>
      <w:r w:rsidRPr="009F41B5">
        <w:rPr>
          <w:i/>
          <w:iCs/>
          <w:lang w:eastAsia="id-ID"/>
        </w:rPr>
        <w:t xml:space="preserve"> </w:t>
      </w:r>
      <w:proofErr w:type="spellStart"/>
      <w:r w:rsidRPr="009F41B5">
        <w:rPr>
          <w:i/>
          <w:iCs/>
          <w:lang w:eastAsia="id-ID"/>
        </w:rPr>
        <w:t>cycle</w:t>
      </w:r>
      <w:proofErr w:type="spellEnd"/>
      <w:r w:rsidRPr="009F41B5">
        <w:rPr>
          <w:lang w:eastAsia="id-ID"/>
        </w:rPr>
        <w:t xml:space="preserve">, perancangan sistem, dan susunan teknologi yang akan digunakan, seperti: bahasa pemrograman, </w:t>
      </w:r>
      <w:proofErr w:type="spellStart"/>
      <w:r w:rsidRPr="009F41B5">
        <w:rPr>
          <w:i/>
          <w:iCs/>
          <w:lang w:eastAsia="id-ID"/>
        </w:rPr>
        <w:t>framework</w:t>
      </w:r>
      <w:proofErr w:type="spellEnd"/>
      <w:r w:rsidRPr="009F41B5">
        <w:rPr>
          <w:lang w:eastAsia="id-ID"/>
        </w:rPr>
        <w:t xml:space="preserve">, </w:t>
      </w:r>
      <w:proofErr w:type="spellStart"/>
      <w:r w:rsidRPr="009F41B5">
        <w:rPr>
          <w:i/>
          <w:iCs/>
          <w:lang w:eastAsia="id-ID"/>
        </w:rPr>
        <w:t>database</w:t>
      </w:r>
      <w:proofErr w:type="spellEnd"/>
      <w:r w:rsidRPr="009F41B5">
        <w:rPr>
          <w:i/>
          <w:iCs/>
          <w:lang w:eastAsia="id-ID"/>
        </w:rPr>
        <w:t xml:space="preserve"> </w:t>
      </w:r>
      <w:proofErr w:type="spellStart"/>
      <w:r w:rsidRPr="009F41B5">
        <w:rPr>
          <w:i/>
          <w:iCs/>
          <w:lang w:eastAsia="id-ID"/>
        </w:rPr>
        <w:t>engine</w:t>
      </w:r>
      <w:proofErr w:type="spellEnd"/>
      <w:r w:rsidRPr="009F41B5">
        <w:rPr>
          <w:i/>
          <w:iCs/>
          <w:lang w:eastAsia="id-ID"/>
        </w:rPr>
        <w:t xml:space="preserve">, </w:t>
      </w:r>
      <w:r w:rsidRPr="009F41B5">
        <w:rPr>
          <w:lang w:eastAsia="id-ID"/>
        </w:rPr>
        <w:t xml:space="preserve">proses </w:t>
      </w:r>
      <w:proofErr w:type="spellStart"/>
      <w:r w:rsidRPr="009F41B5">
        <w:rPr>
          <w:i/>
          <w:iCs/>
          <w:lang w:eastAsia="id-ID"/>
        </w:rPr>
        <w:t>deployment</w:t>
      </w:r>
      <w:proofErr w:type="spellEnd"/>
      <w:r w:rsidRPr="009F41B5">
        <w:rPr>
          <w:lang w:eastAsia="id-ID"/>
        </w:rPr>
        <w:t xml:space="preserve">, dan </w:t>
      </w:r>
      <w:proofErr w:type="spellStart"/>
      <w:r w:rsidRPr="009F41B5">
        <w:rPr>
          <w:i/>
          <w:iCs/>
          <w:lang w:eastAsia="id-ID"/>
        </w:rPr>
        <w:t>source</w:t>
      </w:r>
      <w:proofErr w:type="spellEnd"/>
      <w:r w:rsidRPr="009F41B5">
        <w:rPr>
          <w:i/>
          <w:iCs/>
          <w:lang w:eastAsia="id-ID"/>
        </w:rPr>
        <w:t xml:space="preserve"> </w:t>
      </w:r>
      <w:proofErr w:type="spellStart"/>
      <w:r w:rsidRPr="009F41B5">
        <w:rPr>
          <w:i/>
          <w:iCs/>
          <w:lang w:eastAsia="id-ID"/>
        </w:rPr>
        <w:t>code</w:t>
      </w:r>
      <w:proofErr w:type="spellEnd"/>
      <w:r w:rsidRPr="009F41B5">
        <w:rPr>
          <w:i/>
          <w:iCs/>
          <w:lang w:eastAsia="id-ID"/>
        </w:rPr>
        <w:t xml:space="preserve"> </w:t>
      </w:r>
      <w:proofErr w:type="spellStart"/>
      <w:r w:rsidRPr="009F41B5">
        <w:rPr>
          <w:i/>
          <w:iCs/>
          <w:lang w:eastAsia="id-ID"/>
        </w:rPr>
        <w:t>management</w:t>
      </w:r>
      <w:proofErr w:type="spellEnd"/>
      <w:r w:rsidRPr="009F41B5">
        <w:rPr>
          <w:lang w:eastAsia="id-ID"/>
        </w:rPr>
        <w:t xml:space="preserve">. </w:t>
      </w:r>
    </w:p>
    <w:p w14:paraId="4D2C5029" w14:textId="77777777" w:rsidR="00F54B1B" w:rsidRPr="009F41B5" w:rsidRDefault="00F54B1B" w:rsidP="00F54B1B">
      <w:pPr>
        <w:pStyle w:val="Heading2"/>
        <w:spacing w:before="100" w:beforeAutospacing="1"/>
        <w:ind w:left="567" w:hanging="644"/>
        <w:rPr>
          <w:rFonts w:cs="Times New Roman"/>
          <w:lang w:eastAsia="id-ID"/>
        </w:rPr>
      </w:pPr>
      <w:bookmarkStart w:id="142" w:name="_Toc21275239"/>
      <w:r w:rsidRPr="009F41B5">
        <w:rPr>
          <w:rFonts w:cs="Times New Roman"/>
          <w:lang w:eastAsia="id-ID"/>
        </w:rPr>
        <w:t>Pengumpulan Data</w:t>
      </w:r>
      <w:bookmarkEnd w:id="142"/>
    </w:p>
    <w:p w14:paraId="380C1807" w14:textId="77777777" w:rsidR="00F54B1B" w:rsidRPr="009F41B5" w:rsidRDefault="00F54B1B" w:rsidP="00F54B1B">
      <w:pPr>
        <w:ind w:firstLine="567"/>
        <w:rPr>
          <w:lang w:eastAsia="id-ID"/>
        </w:rPr>
      </w:pPr>
      <w:r w:rsidRPr="009F41B5">
        <w:rPr>
          <w:lang w:eastAsia="id-ID"/>
        </w:rPr>
        <w:t>Berikut dijelaskan data yang dibutuhkan untuk penelitian dan cara mendapatkannya.</w:t>
      </w:r>
    </w:p>
    <w:p w14:paraId="430283EF" w14:textId="77777777" w:rsidR="00F54B1B" w:rsidRPr="009F41B5" w:rsidRDefault="00F54B1B" w:rsidP="00F54B1B">
      <w:pPr>
        <w:pStyle w:val="Heading3"/>
        <w:ind w:left="567" w:hanging="567"/>
        <w:rPr>
          <w:lang w:eastAsia="id-ID"/>
        </w:rPr>
      </w:pPr>
      <w:bookmarkStart w:id="143" w:name="_Toc21275240"/>
      <w:r w:rsidRPr="009F41B5">
        <w:rPr>
          <w:lang w:eastAsia="id-ID"/>
        </w:rPr>
        <w:t>Jenis dan Sumber Data</w:t>
      </w:r>
      <w:bookmarkEnd w:id="143"/>
    </w:p>
    <w:p w14:paraId="528C34ED" w14:textId="77777777" w:rsidR="00F54B1B" w:rsidRPr="009F41B5" w:rsidRDefault="00F54B1B" w:rsidP="00F54B1B">
      <w:pPr>
        <w:ind w:firstLine="567"/>
        <w:rPr>
          <w:lang w:eastAsia="id-ID"/>
        </w:rPr>
      </w:pPr>
      <w:r w:rsidRPr="009F41B5">
        <w:rPr>
          <w:lang w:eastAsia="id-ID"/>
        </w:rPr>
        <w:t>Penggolongan jenis dan sumber data dalam penelitian ini dibagi menjadi dua, yaitu:</w:t>
      </w:r>
    </w:p>
    <w:p w14:paraId="67D73E6A" w14:textId="77777777" w:rsidR="00F54B1B" w:rsidRPr="009F41B5" w:rsidRDefault="00F54B1B" w:rsidP="00CB25F4">
      <w:pPr>
        <w:pStyle w:val="ListParagraph"/>
        <w:numPr>
          <w:ilvl w:val="0"/>
          <w:numId w:val="11"/>
        </w:numPr>
        <w:spacing w:after="160"/>
        <w:ind w:left="993" w:hanging="436"/>
        <w:rPr>
          <w:lang w:eastAsia="id-ID"/>
        </w:rPr>
      </w:pPr>
      <w:r w:rsidRPr="009F41B5">
        <w:rPr>
          <w:lang w:eastAsia="id-ID"/>
        </w:rPr>
        <w:t>Data Primer</w:t>
      </w:r>
    </w:p>
    <w:p w14:paraId="47824BF0" w14:textId="4291FC21" w:rsidR="00F54B1B" w:rsidRPr="009F41B5" w:rsidRDefault="00F54B1B" w:rsidP="00F54B1B">
      <w:pPr>
        <w:pStyle w:val="ListParagraph"/>
        <w:ind w:left="993"/>
        <w:rPr>
          <w:lang w:eastAsia="id-ID"/>
        </w:rPr>
      </w:pPr>
      <w:r w:rsidRPr="009F41B5">
        <w:rPr>
          <w:lang w:eastAsia="id-ID"/>
        </w:rPr>
        <w:t xml:space="preserve">Data primer </w:t>
      </w:r>
      <w:proofErr w:type="spellStart"/>
      <w:r w:rsidRPr="009F41B5">
        <w:rPr>
          <w:lang w:eastAsia="id-ID"/>
        </w:rPr>
        <w:t>meluputi</w:t>
      </w:r>
      <w:proofErr w:type="spellEnd"/>
      <w:r w:rsidRPr="009F41B5">
        <w:rPr>
          <w:lang w:eastAsia="id-ID"/>
        </w:rPr>
        <w:t xml:space="preserve"> data yang diperoleh dari hasil wawancara dengan pihak LPM UIN </w:t>
      </w:r>
      <w:proofErr w:type="spellStart"/>
      <w:r w:rsidRPr="009F41B5">
        <w:rPr>
          <w:lang w:eastAsia="id-ID"/>
        </w:rPr>
        <w:t>Suska</w:t>
      </w:r>
      <w:proofErr w:type="spellEnd"/>
      <w:r w:rsidRPr="009F41B5">
        <w:rPr>
          <w:lang w:eastAsia="id-ID"/>
        </w:rPr>
        <w:t xml:space="preserve"> Riau, Ibu Novi Yanti </w:t>
      </w:r>
      <w:proofErr w:type="spellStart"/>
      <w:r w:rsidRPr="009F41B5">
        <w:rPr>
          <w:lang w:eastAsia="id-ID"/>
        </w:rPr>
        <w:t>S.Kom</w:t>
      </w:r>
      <w:proofErr w:type="spellEnd"/>
      <w:r w:rsidRPr="009F41B5">
        <w:rPr>
          <w:lang w:eastAsia="id-ID"/>
        </w:rPr>
        <w:t>, M.Sc.</w:t>
      </w:r>
    </w:p>
    <w:p w14:paraId="6CA81173" w14:textId="77777777" w:rsidR="00F54B1B" w:rsidRPr="009F41B5" w:rsidRDefault="00F54B1B" w:rsidP="00CB25F4">
      <w:pPr>
        <w:pStyle w:val="ListParagraph"/>
        <w:numPr>
          <w:ilvl w:val="0"/>
          <w:numId w:val="11"/>
        </w:numPr>
        <w:spacing w:after="160"/>
        <w:ind w:left="993" w:hanging="436"/>
        <w:rPr>
          <w:lang w:eastAsia="id-ID"/>
        </w:rPr>
      </w:pPr>
      <w:r w:rsidRPr="009F41B5">
        <w:rPr>
          <w:lang w:eastAsia="id-ID"/>
        </w:rPr>
        <w:lastRenderedPageBreak/>
        <w:t>Data Sekunder</w:t>
      </w:r>
    </w:p>
    <w:p w14:paraId="06B24BC3" w14:textId="77777777" w:rsidR="00F54B1B" w:rsidRPr="009F41B5" w:rsidRDefault="00F54B1B" w:rsidP="00F54B1B">
      <w:pPr>
        <w:pStyle w:val="ListParagraph"/>
        <w:ind w:left="993"/>
        <w:rPr>
          <w:lang w:eastAsia="id-ID"/>
        </w:rPr>
      </w:pPr>
      <w:r w:rsidRPr="009F41B5">
        <w:rPr>
          <w:lang w:eastAsia="id-ID"/>
        </w:rPr>
        <w:t>Data Sekunder meliputi data yang diperoleh dari hasil studi pustaka.</w:t>
      </w:r>
    </w:p>
    <w:p w14:paraId="0111295F" w14:textId="77777777" w:rsidR="00F54B1B" w:rsidRPr="009F41B5" w:rsidRDefault="00F54B1B" w:rsidP="00F54B1B">
      <w:pPr>
        <w:pStyle w:val="Heading3"/>
        <w:ind w:left="567" w:hanging="567"/>
        <w:rPr>
          <w:lang w:eastAsia="id-ID"/>
        </w:rPr>
      </w:pPr>
      <w:bookmarkStart w:id="144" w:name="_Toc21275241"/>
      <w:r w:rsidRPr="009F41B5">
        <w:rPr>
          <w:lang w:eastAsia="id-ID"/>
        </w:rPr>
        <w:t>Cara Pengumpulan Data</w:t>
      </w:r>
      <w:bookmarkEnd w:id="144"/>
    </w:p>
    <w:p w14:paraId="0A6CD777" w14:textId="77777777" w:rsidR="00F54B1B" w:rsidRPr="009F41B5" w:rsidRDefault="00F54B1B" w:rsidP="00F54B1B">
      <w:pPr>
        <w:pStyle w:val="ListParagraph"/>
        <w:ind w:left="0" w:firstLine="567"/>
        <w:rPr>
          <w:lang w:eastAsia="id-ID"/>
        </w:rPr>
      </w:pPr>
      <w:r w:rsidRPr="009F41B5">
        <w:rPr>
          <w:lang w:eastAsia="id-ID"/>
        </w:rPr>
        <w:t>Pengumpulan data primer untuk penelitian ini dilakukan dengan metode wawancara dengan Sekretaris LPM UIN Sultan Syarif Kasim Riau, untuk membahas bagaimana prosedur untuk pengisian borang BAN-PT dan data apa saja yang dibutuhkan untuk sistem yang dibuat. Wawancara yang dilakukan adalah wawancara terstruktur yaitu dengan mengajukan pertanyaan yang telah disusun sebelumnya secara sistematis, dan juga wawancara tidak terstruktur yaitu dengan mengajukan pertanyaan secara lebih luas yang biasanya muncul secara spontan sesuai dengan perkembangan situasi dan kondisi saat wawancara.</w:t>
      </w:r>
    </w:p>
    <w:p w14:paraId="0C929B52" w14:textId="77777777" w:rsidR="00F54B1B" w:rsidRPr="009F41B5" w:rsidRDefault="00F54B1B" w:rsidP="00F54B1B">
      <w:pPr>
        <w:pStyle w:val="ListParagraph"/>
        <w:ind w:left="0" w:firstLine="567"/>
        <w:rPr>
          <w:lang w:eastAsia="id-ID"/>
        </w:rPr>
      </w:pPr>
      <w:r w:rsidRPr="009F41B5">
        <w:rPr>
          <w:lang w:eastAsia="id-ID"/>
        </w:rPr>
        <w:t>Adapun untuk data sekunder metode pengumpulan data yang dilakukan adalah dengan melakukan studi terhadap dokumen-dokumen yang berkaitan dengan Borang 9 Kriteria.</w:t>
      </w:r>
    </w:p>
    <w:p w14:paraId="6F5D4269" w14:textId="77777777" w:rsidR="00F54B1B" w:rsidRPr="009F41B5" w:rsidRDefault="00F54B1B" w:rsidP="00F54B1B">
      <w:pPr>
        <w:pStyle w:val="Heading2"/>
        <w:spacing w:before="100" w:beforeAutospacing="1"/>
        <w:ind w:hanging="720"/>
        <w:rPr>
          <w:rFonts w:cs="Times New Roman"/>
        </w:rPr>
      </w:pPr>
      <w:bookmarkStart w:id="145" w:name="_Toc484296351"/>
      <w:bookmarkStart w:id="146" w:name="_Toc21275242"/>
      <w:r w:rsidRPr="009F41B5">
        <w:rPr>
          <w:rFonts w:cs="Times New Roman"/>
        </w:rPr>
        <w:t xml:space="preserve">Pembuatan </w:t>
      </w:r>
      <w:bookmarkEnd w:id="145"/>
      <w:r w:rsidRPr="009F41B5">
        <w:rPr>
          <w:rFonts w:cs="Times New Roman"/>
        </w:rPr>
        <w:t>Aplikasi</w:t>
      </w:r>
      <w:bookmarkEnd w:id="146"/>
    </w:p>
    <w:p w14:paraId="67C99F61" w14:textId="77777777" w:rsidR="00F54B1B" w:rsidRPr="009F41B5" w:rsidRDefault="00F54B1B" w:rsidP="00F54B1B">
      <w:pPr>
        <w:ind w:firstLine="720"/>
      </w:pPr>
      <w:r w:rsidRPr="009F41B5">
        <w:t xml:space="preserve">Dalam pembuatan aplikasi digunakan model pengembangan </w:t>
      </w:r>
      <w:proofErr w:type="spellStart"/>
      <w:r w:rsidRPr="009F41B5">
        <w:rPr>
          <w:i/>
        </w:rPr>
        <w:t>waterfall</w:t>
      </w:r>
      <w:proofErr w:type="spellEnd"/>
      <w:r w:rsidRPr="009F41B5">
        <w:t xml:space="preserve"> sebagai </w:t>
      </w:r>
      <w:proofErr w:type="spellStart"/>
      <w:r w:rsidRPr="009F41B5">
        <w:rPr>
          <w:i/>
        </w:rPr>
        <w:t>Software</w:t>
      </w:r>
      <w:proofErr w:type="spellEnd"/>
      <w:r w:rsidRPr="009F41B5">
        <w:rPr>
          <w:i/>
        </w:rPr>
        <w:t xml:space="preserve"> Development Life </w:t>
      </w:r>
      <w:proofErr w:type="spellStart"/>
      <w:r w:rsidRPr="009F41B5">
        <w:rPr>
          <w:i/>
        </w:rPr>
        <w:t>Cycle</w:t>
      </w:r>
      <w:proofErr w:type="spellEnd"/>
      <w:r w:rsidRPr="009F41B5">
        <w:t>. Dikarenakan pada proses ini dilakukan secara bertahap dan berurutan sehingga dapat dengan mudah diimplementasi.</w:t>
      </w:r>
    </w:p>
    <w:p w14:paraId="3CF43DC1" w14:textId="77777777" w:rsidR="00F54B1B" w:rsidRPr="009F41B5" w:rsidRDefault="00F54B1B" w:rsidP="00F54B1B">
      <w:pPr>
        <w:pStyle w:val="Heading3"/>
        <w:ind w:left="709" w:hanging="709"/>
        <w:rPr>
          <w:rFonts w:cs="Times New Roman"/>
        </w:rPr>
      </w:pPr>
      <w:bookmarkStart w:id="147" w:name="_Toc21275243"/>
      <w:r w:rsidRPr="009F41B5">
        <w:rPr>
          <w:rFonts w:cs="Times New Roman"/>
        </w:rPr>
        <w:t>Analisis Kebutuhan</w:t>
      </w:r>
      <w:bookmarkEnd w:id="147"/>
    </w:p>
    <w:p w14:paraId="00F1F613" w14:textId="77777777" w:rsidR="00F54B1B" w:rsidRPr="009F41B5" w:rsidRDefault="00F54B1B" w:rsidP="00F54B1B">
      <w:pPr>
        <w:ind w:firstLine="720"/>
      </w:pPr>
      <w:r w:rsidRPr="009F41B5">
        <w:t xml:space="preserve">Ditahap ini dilakukan analisis terhadap </w:t>
      </w:r>
      <w:proofErr w:type="spellStart"/>
      <w:r w:rsidRPr="009F41B5">
        <w:rPr>
          <w:i/>
        </w:rPr>
        <w:t>user</w:t>
      </w:r>
      <w:proofErr w:type="spellEnd"/>
      <w:r w:rsidRPr="009F41B5">
        <w:rPr>
          <w:i/>
        </w:rPr>
        <w:t xml:space="preserve"> </w:t>
      </w:r>
      <w:proofErr w:type="spellStart"/>
      <w:r w:rsidRPr="009F41B5">
        <w:rPr>
          <w:i/>
        </w:rPr>
        <w:t>requirement</w:t>
      </w:r>
      <w:proofErr w:type="spellEnd"/>
      <w:r w:rsidRPr="009F41B5">
        <w:t xml:space="preserve"> yang berasal dari hasil wawancara dan dipandu dari buku pedoman yang diterbitkan oleh BAN-PT sehingga didapatkan aplikasi yang tepat sasaran.</w:t>
      </w:r>
    </w:p>
    <w:p w14:paraId="5D79EC06" w14:textId="77777777" w:rsidR="00F54B1B" w:rsidRPr="009F41B5" w:rsidRDefault="00F54B1B" w:rsidP="00F54B1B">
      <w:pPr>
        <w:pStyle w:val="Heading3"/>
        <w:ind w:left="709" w:hanging="709"/>
        <w:rPr>
          <w:rFonts w:cs="Times New Roman"/>
        </w:rPr>
      </w:pPr>
      <w:bookmarkStart w:id="148" w:name="_Toc21275244"/>
      <w:r w:rsidRPr="009F41B5">
        <w:rPr>
          <w:rFonts w:cs="Times New Roman"/>
        </w:rPr>
        <w:t>Desain</w:t>
      </w:r>
      <w:bookmarkEnd w:id="148"/>
    </w:p>
    <w:p w14:paraId="29609A11" w14:textId="77777777" w:rsidR="00F54B1B" w:rsidRPr="009F41B5" w:rsidRDefault="00F54B1B" w:rsidP="00F54B1B">
      <w:pPr>
        <w:ind w:left="-142" w:firstLine="862"/>
      </w:pPr>
      <w:r w:rsidRPr="009F41B5">
        <w:t>Pada tahap desain dilakukan proses perancangan perangkat lunak dengan memanfaatkan hasil dari analisis kebutuhan yang telah dibuat. Pada penelitian ini proses desain melakukan proses pendekatan berorientasi objek dengan memanfaatkan UML (</w:t>
      </w:r>
      <w:proofErr w:type="spellStart"/>
      <w:r w:rsidRPr="009F41B5">
        <w:rPr>
          <w:i/>
        </w:rPr>
        <w:t>Unified</w:t>
      </w:r>
      <w:proofErr w:type="spellEnd"/>
      <w:r w:rsidRPr="009F41B5">
        <w:rPr>
          <w:i/>
        </w:rPr>
        <w:t xml:space="preserve"> Modeling </w:t>
      </w:r>
      <w:proofErr w:type="spellStart"/>
      <w:r w:rsidRPr="009F41B5">
        <w:rPr>
          <w:i/>
        </w:rPr>
        <w:t>Language</w:t>
      </w:r>
      <w:proofErr w:type="spellEnd"/>
      <w:r w:rsidRPr="009F41B5">
        <w:t xml:space="preserve">). Model UML yang digunakan adalah </w:t>
      </w:r>
      <w:r w:rsidRPr="009F41B5">
        <w:rPr>
          <w:i/>
        </w:rPr>
        <w:t xml:space="preserve">Use </w:t>
      </w:r>
      <w:proofErr w:type="spellStart"/>
      <w:r w:rsidRPr="009F41B5">
        <w:rPr>
          <w:i/>
        </w:rPr>
        <w:t>Case</w:t>
      </w:r>
      <w:proofErr w:type="spellEnd"/>
      <w:r w:rsidRPr="009F41B5">
        <w:rPr>
          <w:i/>
        </w:rPr>
        <w:t xml:space="preserve"> Diagram</w:t>
      </w:r>
      <w:r w:rsidRPr="009F41B5">
        <w:t xml:space="preserve">, </w:t>
      </w:r>
      <w:r w:rsidRPr="009F41B5">
        <w:rPr>
          <w:i/>
        </w:rPr>
        <w:t xml:space="preserve">Use </w:t>
      </w:r>
      <w:proofErr w:type="spellStart"/>
      <w:r w:rsidRPr="009F41B5">
        <w:rPr>
          <w:i/>
        </w:rPr>
        <w:t>Case</w:t>
      </w:r>
      <w:proofErr w:type="spellEnd"/>
      <w:r w:rsidRPr="009F41B5">
        <w:rPr>
          <w:i/>
        </w:rPr>
        <w:t xml:space="preserve"> </w:t>
      </w:r>
      <w:proofErr w:type="spellStart"/>
      <w:r w:rsidRPr="009F41B5">
        <w:rPr>
          <w:i/>
        </w:rPr>
        <w:t>Specification</w:t>
      </w:r>
      <w:proofErr w:type="spellEnd"/>
      <w:r w:rsidRPr="009F41B5">
        <w:t xml:space="preserve">, </w:t>
      </w:r>
      <w:proofErr w:type="spellStart"/>
      <w:r w:rsidRPr="009F41B5">
        <w:rPr>
          <w:i/>
        </w:rPr>
        <w:t>Activity</w:t>
      </w:r>
      <w:proofErr w:type="spellEnd"/>
      <w:r w:rsidRPr="009F41B5">
        <w:rPr>
          <w:i/>
        </w:rPr>
        <w:t xml:space="preserve"> Diagram</w:t>
      </w:r>
      <w:r w:rsidRPr="009F41B5">
        <w:t xml:space="preserve">, </w:t>
      </w:r>
      <w:proofErr w:type="spellStart"/>
      <w:r w:rsidRPr="009F41B5">
        <w:rPr>
          <w:i/>
        </w:rPr>
        <w:t>Sequence</w:t>
      </w:r>
      <w:proofErr w:type="spellEnd"/>
      <w:r w:rsidRPr="009F41B5">
        <w:rPr>
          <w:i/>
        </w:rPr>
        <w:t xml:space="preserve"> Diagram</w:t>
      </w:r>
      <w:r w:rsidRPr="009F41B5">
        <w:t xml:space="preserve">, </w:t>
      </w:r>
      <w:proofErr w:type="spellStart"/>
      <w:r w:rsidRPr="009F41B5">
        <w:rPr>
          <w:i/>
        </w:rPr>
        <w:t>Class</w:t>
      </w:r>
      <w:proofErr w:type="spellEnd"/>
      <w:r w:rsidRPr="009F41B5">
        <w:rPr>
          <w:i/>
        </w:rPr>
        <w:t xml:space="preserve"> Diagram</w:t>
      </w:r>
      <w:r w:rsidRPr="009F41B5">
        <w:t xml:space="preserve">, dan </w:t>
      </w:r>
      <w:proofErr w:type="spellStart"/>
      <w:r w:rsidRPr="009F41B5">
        <w:rPr>
          <w:i/>
        </w:rPr>
        <w:t>Deployment</w:t>
      </w:r>
      <w:proofErr w:type="spellEnd"/>
      <w:r w:rsidRPr="009F41B5">
        <w:t xml:space="preserve"> </w:t>
      </w:r>
      <w:r w:rsidRPr="009F41B5">
        <w:rPr>
          <w:i/>
        </w:rPr>
        <w:t>Diagram</w:t>
      </w:r>
      <w:r w:rsidRPr="009F41B5">
        <w:t>.</w:t>
      </w:r>
    </w:p>
    <w:p w14:paraId="7A035517" w14:textId="77777777" w:rsidR="00F54B1B" w:rsidRPr="009F41B5" w:rsidRDefault="00F54B1B" w:rsidP="00F54B1B">
      <w:pPr>
        <w:pStyle w:val="Heading3"/>
        <w:ind w:left="709" w:hanging="709"/>
        <w:rPr>
          <w:rFonts w:cs="Times New Roman"/>
        </w:rPr>
      </w:pPr>
      <w:bookmarkStart w:id="149" w:name="_Toc21275245"/>
      <w:r w:rsidRPr="009F41B5">
        <w:rPr>
          <w:rFonts w:cs="Times New Roman"/>
        </w:rPr>
        <w:lastRenderedPageBreak/>
        <w:t>Implementasi</w:t>
      </w:r>
      <w:bookmarkEnd w:id="149"/>
    </w:p>
    <w:p w14:paraId="6CE4482B" w14:textId="77777777" w:rsidR="00F54B1B" w:rsidRPr="009F41B5" w:rsidRDefault="00F54B1B" w:rsidP="00F54B1B">
      <w:pPr>
        <w:ind w:firstLine="720"/>
      </w:pPr>
      <w:r w:rsidRPr="009F41B5">
        <w:t xml:space="preserve">Implementasi dilakukan dengan menerjemahkan hasil desain ke dalam aplikasi dengan menggunakan bahasa pemrograman. Aplikasi yang dibangun berupa aplikasi </w:t>
      </w:r>
      <w:r w:rsidRPr="009F41B5">
        <w:rPr>
          <w:i/>
        </w:rPr>
        <w:t>web.</w:t>
      </w:r>
      <w:r w:rsidRPr="009F41B5">
        <w:t xml:space="preserve">  Implementasi dalam aplikasi web menggunakan bahasa pemrograman PHP dan basis data </w:t>
      </w:r>
      <w:proofErr w:type="spellStart"/>
      <w:r w:rsidRPr="009F41B5">
        <w:t>MySQL</w:t>
      </w:r>
      <w:proofErr w:type="spellEnd"/>
      <w:r w:rsidRPr="009F41B5">
        <w:t xml:space="preserve"> memanfaatkan </w:t>
      </w:r>
      <w:proofErr w:type="spellStart"/>
      <w:r w:rsidRPr="009F41B5">
        <w:rPr>
          <w:i/>
        </w:rPr>
        <w:t>framework</w:t>
      </w:r>
      <w:proofErr w:type="spellEnd"/>
      <w:r w:rsidRPr="009F41B5">
        <w:t xml:space="preserve"> Yii2. </w:t>
      </w:r>
    </w:p>
    <w:p w14:paraId="0CB17A5B" w14:textId="77777777" w:rsidR="00F54B1B" w:rsidRPr="009F41B5" w:rsidRDefault="00F54B1B" w:rsidP="00F54B1B">
      <w:pPr>
        <w:pStyle w:val="Heading3"/>
        <w:ind w:left="709" w:hanging="709"/>
      </w:pPr>
      <w:bookmarkStart w:id="150" w:name="_Toc21275246"/>
      <w:r w:rsidRPr="009F41B5">
        <w:t>Pengujian</w:t>
      </w:r>
      <w:bookmarkEnd w:id="150"/>
    </w:p>
    <w:p w14:paraId="0FAFBBB8" w14:textId="77777777" w:rsidR="00F54B1B" w:rsidRPr="009F41B5" w:rsidRDefault="00F54B1B" w:rsidP="00F54B1B">
      <w:pPr>
        <w:ind w:firstLine="720"/>
      </w:pPr>
      <w:r w:rsidRPr="009F41B5">
        <w:t xml:space="preserve">Pengujian dilakukan agar sistem yang dibangun dapat berjalan dengan semestinya, sesuai dengan kebutuhan pengguna. Untuk pengujian fitur-fitur yang ada pada sistem dilakukan pengujian dengan metode </w:t>
      </w:r>
      <w:proofErr w:type="spellStart"/>
      <w:r w:rsidRPr="009F41B5">
        <w:rPr>
          <w:i/>
          <w:iCs/>
        </w:rPr>
        <w:t>Blackbox</w:t>
      </w:r>
      <w:proofErr w:type="spellEnd"/>
      <w:r w:rsidRPr="009F41B5">
        <w:t xml:space="preserve">, sedangkan untuk pengujian penerimaan dan kelayakan sistem dilakukan dengan menggunakan metode </w:t>
      </w:r>
      <w:proofErr w:type="spellStart"/>
      <w:r w:rsidRPr="009F41B5">
        <w:t>User</w:t>
      </w:r>
      <w:proofErr w:type="spellEnd"/>
      <w:r w:rsidRPr="009F41B5">
        <w:t xml:space="preserve"> </w:t>
      </w:r>
      <w:proofErr w:type="spellStart"/>
      <w:r w:rsidRPr="009F41B5">
        <w:t>Acceptance</w:t>
      </w:r>
      <w:proofErr w:type="spellEnd"/>
      <w:r w:rsidRPr="009F41B5">
        <w:t xml:space="preserve"> </w:t>
      </w:r>
      <w:proofErr w:type="spellStart"/>
      <w:r w:rsidRPr="009F41B5">
        <w:t>Test</w:t>
      </w:r>
      <w:proofErr w:type="spellEnd"/>
      <w:r w:rsidRPr="009F41B5">
        <w:t xml:space="preserve"> (UAT).</w:t>
      </w:r>
    </w:p>
    <w:p w14:paraId="63C14055" w14:textId="77777777" w:rsidR="00F54B1B" w:rsidRPr="009F41B5" w:rsidRDefault="00F54B1B" w:rsidP="00F54B1B">
      <w:pPr>
        <w:pStyle w:val="Heading3"/>
        <w:ind w:left="709" w:hanging="709"/>
      </w:pPr>
      <w:bookmarkStart w:id="151" w:name="_Toc21275247"/>
      <w:r w:rsidRPr="009F41B5">
        <w:t>Kesimpulan dan Saran</w:t>
      </w:r>
      <w:bookmarkEnd w:id="151"/>
    </w:p>
    <w:p w14:paraId="07CDE974" w14:textId="77777777" w:rsidR="00F54B1B" w:rsidRPr="009F41B5" w:rsidRDefault="00F54B1B" w:rsidP="00F54B1B">
      <w:pPr>
        <w:ind w:firstLine="720"/>
        <w:sectPr w:rsidR="00F54B1B" w:rsidRPr="009F41B5" w:rsidSect="00AD3F6D">
          <w:headerReference w:type="default" r:id="rId46"/>
          <w:footerReference w:type="default" r:id="rId47"/>
          <w:pgSz w:w="11906" w:h="16838" w:code="9"/>
          <w:pgMar w:top="2268" w:right="1701" w:bottom="1701" w:left="2268" w:header="720" w:footer="720" w:gutter="0"/>
          <w:pgNumType w:start="1" w:chapStyle="1"/>
          <w:cols w:space="720"/>
          <w:docGrid w:linePitch="360"/>
        </w:sectPr>
      </w:pPr>
      <w:r w:rsidRPr="009F41B5">
        <w:t xml:space="preserve">Tahap kesimpulan dan saran ini merupakan tahap </w:t>
      </w:r>
      <w:proofErr w:type="spellStart"/>
      <w:r w:rsidRPr="009F41B5">
        <w:t>terkahir</w:t>
      </w:r>
      <w:proofErr w:type="spellEnd"/>
      <w:r w:rsidRPr="009F41B5">
        <w:t xml:space="preserve"> yang akan menyimpulkan hasil penelitian, dan saran-saran untuk penelitian selanjutnya.</w:t>
      </w:r>
    </w:p>
    <w:p w14:paraId="27E63FA4" w14:textId="77777777" w:rsidR="00F54B1B" w:rsidRPr="009F41B5" w:rsidRDefault="00F54B1B" w:rsidP="00F54B1B"/>
    <w:p w14:paraId="3B67025C" w14:textId="2D8FA5D6" w:rsidR="005559DD" w:rsidRPr="009F41B5" w:rsidRDefault="005559DD" w:rsidP="00C54BF9">
      <w:pPr>
        <w:pStyle w:val="Heading1"/>
      </w:pPr>
      <w:r w:rsidRPr="009F41B5">
        <w:br/>
      </w:r>
      <w:bookmarkStart w:id="152" w:name="_Toc21272822"/>
      <w:r w:rsidR="00315A92" w:rsidRPr="009F41B5">
        <w:t>ANALISIS</w:t>
      </w:r>
      <w:r w:rsidRPr="009F41B5">
        <w:t xml:space="preserve"> DAN PERANCANGAN</w:t>
      </w:r>
      <w:bookmarkEnd w:id="152"/>
    </w:p>
    <w:p w14:paraId="79D2497A" w14:textId="78C5E340" w:rsidR="005559DD" w:rsidRPr="009F41B5" w:rsidRDefault="00FD0890" w:rsidP="00C54BF9">
      <w:pPr>
        <w:pStyle w:val="Heading2"/>
      </w:pPr>
      <w:r w:rsidRPr="009F41B5">
        <w:t>Proses Bisnis Kegiatan Pengisian Borang Akreditasi</w:t>
      </w:r>
      <w:r w:rsidR="005559DD" w:rsidRPr="009F41B5">
        <w:t xml:space="preserve"> </w:t>
      </w:r>
    </w:p>
    <w:p w14:paraId="1359C728" w14:textId="7E690A8A" w:rsidR="005559DD" w:rsidRPr="009F41B5" w:rsidRDefault="00FD0890" w:rsidP="00C54BF9">
      <w:pPr>
        <w:ind w:firstLine="709"/>
      </w:pPr>
      <w:r w:rsidRPr="009F41B5">
        <w:t>Proses Bisnis dalam kegiatan Pengisian Borang Akreditasi dibedakan menjadi 2 jenis, yaitu: Akreditasi Program Studi, dan Akreditasi Institusi Perguruan Tinggi</w:t>
      </w:r>
      <w:r w:rsidR="009F41B5" w:rsidRPr="009F41B5">
        <w:t>.</w:t>
      </w:r>
    </w:p>
    <w:p w14:paraId="267985CF" w14:textId="2990885C" w:rsidR="00FD0890" w:rsidRPr="009F41B5" w:rsidRDefault="00FD0890" w:rsidP="00FD0890">
      <w:pPr>
        <w:pStyle w:val="Heading3"/>
      </w:pPr>
      <w:r w:rsidRPr="009F41B5">
        <w:t>Proses Bisnis Pengisian Borang Akreditasi Program Studi</w:t>
      </w:r>
    </w:p>
    <w:p w14:paraId="6BE3E1CA" w14:textId="40E04F76" w:rsidR="009F41B5" w:rsidRPr="009F41B5" w:rsidRDefault="009F41B5" w:rsidP="009F41B5">
      <w:pPr>
        <w:ind w:firstLine="720"/>
      </w:pPr>
      <w:r w:rsidRPr="009F41B5">
        <w:t>Proses bisnis pada pengisian borang program studi dimulai dengan meminta pembuatan entri akreditasi kepada LPM Perguruan Tinggi. Setelah itu, program studi akan</w:t>
      </w:r>
      <w:r>
        <w:t xml:space="preserve"> mengisi borang Laporan Evaluasi Diri Program Studi dan Laporan Kinerja Program Studi dan juga Kuantitatif yang berbentuk berkas </w:t>
      </w:r>
      <w:r w:rsidRPr="009F41B5">
        <w:rPr>
          <w:i/>
          <w:iCs/>
        </w:rPr>
        <w:t>Excel</w:t>
      </w:r>
      <w:r>
        <w:t xml:space="preserve">. Setelah itu </w:t>
      </w:r>
      <w:proofErr w:type="spellStart"/>
      <w:r w:rsidR="00FA3309">
        <w:t>asesor</w:t>
      </w:r>
      <w:proofErr w:type="spellEnd"/>
      <w:r w:rsidR="00FA3309">
        <w:t xml:space="preserve"> internal akan menilai dari </w:t>
      </w:r>
      <w:proofErr w:type="spellStart"/>
      <w:r w:rsidR="00FA3309">
        <w:t>pengisan</w:t>
      </w:r>
      <w:proofErr w:type="spellEnd"/>
      <w:r w:rsidR="00FA3309">
        <w:t xml:space="preserve"> borang tersebut.</w:t>
      </w:r>
    </w:p>
    <w:p w14:paraId="654CE0E0" w14:textId="5C161CB1" w:rsidR="005559DD" w:rsidRDefault="00FD0890" w:rsidP="00C54BF9">
      <w:pPr>
        <w:pStyle w:val="Heading3"/>
      </w:pPr>
      <w:r w:rsidRPr="009F41B5">
        <w:t>Proses Bisnis Pengisian Borang Akreditasi Perguruan Tinggi</w:t>
      </w:r>
    </w:p>
    <w:p w14:paraId="575798F4" w14:textId="3B956B56" w:rsidR="00FA3309" w:rsidRPr="00FA3309" w:rsidRDefault="00FA3309" w:rsidP="00FA3309">
      <w:pPr>
        <w:ind w:firstLine="709"/>
      </w:pPr>
      <w:r>
        <w:t xml:space="preserve">Proses bisnis pada pengisian borang akreditasi institusi perguruan tinggi adalah diawali dengan pembuatan entri akreditasi oleh LPM Perguruan Tinggi, kemudian dilanjutkan dengan pengisian borang Laporan Evaluasi Diri Perguruan Tinggi dan Laporan Kinerja Perguruan Tinggi oleh LPM tersebut. Untuk </w:t>
      </w:r>
      <w:proofErr w:type="spellStart"/>
      <w:r>
        <w:t>Kuantiatif</w:t>
      </w:r>
      <w:proofErr w:type="spellEnd"/>
      <w:r>
        <w:t xml:space="preserve"> dapat </w:t>
      </w:r>
      <w:proofErr w:type="spellStart"/>
      <w:r>
        <w:t>di-</w:t>
      </w:r>
      <w:r>
        <w:rPr>
          <w:i/>
          <w:iCs/>
        </w:rPr>
        <w:t>export</w:t>
      </w:r>
      <w:proofErr w:type="spellEnd"/>
      <w:r>
        <w:t xml:space="preserve"> dalam format </w:t>
      </w:r>
      <w:proofErr w:type="spellStart"/>
      <w:r>
        <w:rPr>
          <w:i/>
          <w:iCs/>
        </w:rPr>
        <w:t>excel</w:t>
      </w:r>
      <w:proofErr w:type="spellEnd"/>
      <w:r>
        <w:t xml:space="preserve"> dan juga dapat di unggah ke dalam sistem. Selanjutnya </w:t>
      </w:r>
      <w:proofErr w:type="spellStart"/>
      <w:r>
        <w:t>asesor</w:t>
      </w:r>
      <w:proofErr w:type="spellEnd"/>
      <w:r>
        <w:t xml:space="preserve"> internal akan mengisi penilaian borang akreditasi ke dalam sistem.</w:t>
      </w:r>
    </w:p>
    <w:p w14:paraId="1C97A88B" w14:textId="7AD9C221" w:rsidR="005559DD" w:rsidRPr="009F41B5" w:rsidRDefault="00315A92" w:rsidP="00C54BF9">
      <w:pPr>
        <w:pStyle w:val="Heading2"/>
      </w:pPr>
      <w:r w:rsidRPr="009F41B5">
        <w:t>Analisis Kebutuhan Sistem</w:t>
      </w:r>
    </w:p>
    <w:p w14:paraId="0689DDD6" w14:textId="6B99DC0D" w:rsidR="009F41B5" w:rsidRDefault="009F41B5" w:rsidP="00D75921">
      <w:pPr>
        <w:ind w:firstLine="576"/>
      </w:pPr>
      <w:r>
        <w:t xml:space="preserve">Dengan penjelasan proses bisnis pada sub bab sebelumnya, maka dapat ditentukan </w:t>
      </w:r>
      <w:proofErr w:type="spellStart"/>
      <w:r w:rsidRPr="009F41B5">
        <w:rPr>
          <w:i/>
          <w:iCs/>
        </w:rPr>
        <w:t>requirement</w:t>
      </w:r>
      <w:proofErr w:type="spellEnd"/>
      <w:r>
        <w:rPr>
          <w:i/>
          <w:iCs/>
        </w:rPr>
        <w:t xml:space="preserve"> </w:t>
      </w:r>
      <w:r>
        <w:t>dari sistem yang dibangun adalah sebagai berikut.</w:t>
      </w:r>
    </w:p>
    <w:p w14:paraId="089BC48E" w14:textId="642FA175" w:rsidR="009F41B5" w:rsidRDefault="009F41B5" w:rsidP="009F41B5">
      <w:pPr>
        <w:pStyle w:val="Heading3"/>
      </w:pPr>
      <w:r>
        <w:t>Admin</w:t>
      </w:r>
    </w:p>
    <w:p w14:paraId="56544D8F" w14:textId="66F3116C" w:rsidR="009F41B5" w:rsidRDefault="009F41B5" w:rsidP="00D75921">
      <w:pPr>
        <w:ind w:firstLine="360"/>
      </w:pPr>
      <w:r>
        <w:t>Admin dapat m</w:t>
      </w:r>
      <w:r w:rsidR="00D75921">
        <w:t>elakukan hal-hal berikut:</w:t>
      </w:r>
    </w:p>
    <w:p w14:paraId="15F04B35" w14:textId="7BFACBC6" w:rsidR="00D75921" w:rsidRDefault="00D75921" w:rsidP="00D75921">
      <w:pPr>
        <w:pStyle w:val="ListParagraph"/>
        <w:numPr>
          <w:ilvl w:val="0"/>
          <w:numId w:val="12"/>
        </w:numPr>
      </w:pPr>
      <w:r>
        <w:lastRenderedPageBreak/>
        <w:t>Mengisi data master seperti: Program Studi, Fakultas, Unit, Lembaga, dan Satuan Kerja.</w:t>
      </w:r>
    </w:p>
    <w:p w14:paraId="5F686B94" w14:textId="6B311D38" w:rsidR="00D75921" w:rsidRDefault="00D75921" w:rsidP="00D75921">
      <w:pPr>
        <w:pStyle w:val="ListParagraph"/>
        <w:numPr>
          <w:ilvl w:val="0"/>
          <w:numId w:val="12"/>
        </w:numPr>
      </w:pPr>
      <w:r>
        <w:t>Manajemen pengguna sistem.</w:t>
      </w:r>
    </w:p>
    <w:p w14:paraId="23EA37DC" w14:textId="6095C9E3" w:rsidR="00D75921" w:rsidRDefault="00D75921" w:rsidP="00D75921">
      <w:pPr>
        <w:pStyle w:val="ListParagraph"/>
        <w:numPr>
          <w:ilvl w:val="0"/>
          <w:numId w:val="12"/>
        </w:numPr>
      </w:pPr>
      <w:r>
        <w:t>Membuat entri Akreditasi Program Studi dan Akreditasi Perguruan Tinggi.</w:t>
      </w:r>
    </w:p>
    <w:p w14:paraId="6D6EFE33" w14:textId="4200C11A" w:rsidR="00D75921" w:rsidRDefault="00D75921" w:rsidP="00D75921">
      <w:pPr>
        <w:pStyle w:val="ListParagraph"/>
        <w:numPr>
          <w:ilvl w:val="0"/>
          <w:numId w:val="12"/>
        </w:numPr>
      </w:pPr>
      <w:r>
        <w:t>Mengunggah berkas sertifikat program studi dan perguruan tinggi.</w:t>
      </w:r>
    </w:p>
    <w:p w14:paraId="6F6425EA" w14:textId="125203B0" w:rsidR="00D75921" w:rsidRDefault="00D75921" w:rsidP="00D75921">
      <w:pPr>
        <w:pStyle w:val="Heading3"/>
      </w:pPr>
      <w:r>
        <w:t>LPM</w:t>
      </w:r>
    </w:p>
    <w:p w14:paraId="72787046" w14:textId="4C94FE68" w:rsidR="00D75921" w:rsidRDefault="00D75921" w:rsidP="00D75921">
      <w:pPr>
        <w:ind w:firstLine="360"/>
      </w:pPr>
      <w:r>
        <w:t>LPM selain memiliki akses seperti Admin, juga dapat melakukan:</w:t>
      </w:r>
    </w:p>
    <w:p w14:paraId="0AF0BA58" w14:textId="6310FBE2" w:rsidR="00D75921" w:rsidRDefault="00D75921" w:rsidP="00D75921">
      <w:pPr>
        <w:pStyle w:val="ListParagraph"/>
        <w:numPr>
          <w:ilvl w:val="0"/>
          <w:numId w:val="13"/>
        </w:numPr>
      </w:pPr>
      <w:r>
        <w:t>Mengisi Borang untuk Akreditasi Perguruan Tinggi.</w:t>
      </w:r>
    </w:p>
    <w:p w14:paraId="0825A64F" w14:textId="31FCEC9F" w:rsidR="00D75921" w:rsidRDefault="00D75921" w:rsidP="00D75921">
      <w:pPr>
        <w:pStyle w:val="ListParagraph"/>
        <w:numPr>
          <w:ilvl w:val="0"/>
          <w:numId w:val="13"/>
        </w:numPr>
      </w:pPr>
      <w:r>
        <w:t>Melihat Borang milik program studi dan perguruan tinggi.</w:t>
      </w:r>
    </w:p>
    <w:p w14:paraId="4F0E51FF" w14:textId="6FDAF126" w:rsidR="00D75921" w:rsidRDefault="00D75921" w:rsidP="00D75921">
      <w:pPr>
        <w:pStyle w:val="Heading3"/>
      </w:pPr>
      <w:r>
        <w:t>Program Studi</w:t>
      </w:r>
    </w:p>
    <w:p w14:paraId="3D6223A9" w14:textId="1D7110B9" w:rsidR="00D75921" w:rsidRDefault="00D75921" w:rsidP="00D75921">
      <w:pPr>
        <w:ind w:firstLine="720"/>
      </w:pPr>
      <w:r>
        <w:t>Program studi memiliki peran-peran sebagai berikut:</w:t>
      </w:r>
    </w:p>
    <w:p w14:paraId="4ED2EC83" w14:textId="01F9A8C0" w:rsidR="00D75921" w:rsidRDefault="00D75921" w:rsidP="00D75921">
      <w:pPr>
        <w:pStyle w:val="Heading4"/>
      </w:pPr>
      <w:r>
        <w:t>Kepala Program Studi</w:t>
      </w:r>
    </w:p>
    <w:p w14:paraId="61CB8DA9" w14:textId="359925BA" w:rsidR="00D75921" w:rsidRDefault="00D75921" w:rsidP="00D75921">
      <w:pPr>
        <w:ind w:firstLine="576"/>
      </w:pPr>
      <w:r>
        <w:t>Kepala program studi dapat melihat progres pada pengisian borang Laporan Evaluasi Diri Program Studi, Laporan Kinerja Program Studi dan Penilaian Kuantitatif Program Studi.</w:t>
      </w:r>
    </w:p>
    <w:p w14:paraId="4F491641" w14:textId="4AB08F7E" w:rsidR="00D75921" w:rsidRDefault="00D75921" w:rsidP="00D75921">
      <w:pPr>
        <w:pStyle w:val="Heading4"/>
      </w:pPr>
      <w:r>
        <w:t>Tim Penyusun</w:t>
      </w:r>
    </w:p>
    <w:p w14:paraId="727DA000" w14:textId="050D641A" w:rsidR="00D75921" w:rsidRDefault="00D75921" w:rsidP="00D75921">
      <w:pPr>
        <w:ind w:firstLine="576"/>
      </w:pPr>
      <w:r>
        <w:t>Tim penyusun borang memiliki akses untuk mengisi borang Laporan Evaluasi Diri, Laporan Kinerja, dan Penilaian Kuantitatif Program Studi.</w:t>
      </w:r>
    </w:p>
    <w:p w14:paraId="6DC5EBB8" w14:textId="1BD5D0D9" w:rsidR="00BA76F2" w:rsidRDefault="00BA76F2" w:rsidP="00BA76F2">
      <w:pPr>
        <w:pStyle w:val="Heading3"/>
      </w:pPr>
      <w:r>
        <w:t>Fakultas / Akademi / Pascasarjana</w:t>
      </w:r>
    </w:p>
    <w:p w14:paraId="74B9CCBA" w14:textId="6FB2B74A" w:rsidR="00BA76F2" w:rsidRPr="00BA76F2" w:rsidRDefault="00BA76F2" w:rsidP="00BA76F2">
      <w:pPr>
        <w:ind w:left="576"/>
      </w:pPr>
      <w:r>
        <w:t>Fakultas dan sederajat memiliki peran-peran sebagai berikut:</w:t>
      </w:r>
    </w:p>
    <w:p w14:paraId="0350E8F6" w14:textId="075838C7" w:rsidR="00BA76F2" w:rsidRPr="00BA76F2" w:rsidRDefault="00BA76F2" w:rsidP="00BA76F2">
      <w:pPr>
        <w:pStyle w:val="Heading4"/>
      </w:pPr>
      <w:r>
        <w:t>Dekan / Direktur</w:t>
      </w:r>
    </w:p>
    <w:p w14:paraId="66441D7D" w14:textId="6557DDD0" w:rsidR="00BA76F2" w:rsidRDefault="00BA76F2" w:rsidP="00BA76F2">
      <w:pPr>
        <w:ind w:firstLine="576"/>
      </w:pPr>
      <w:r>
        <w:t>Fakultas dan sederajat memiliki akses untuk melihat progres pengisian program studi yang ada di dalamnya.</w:t>
      </w:r>
    </w:p>
    <w:p w14:paraId="76E56B2C" w14:textId="2217B33F" w:rsidR="00BA76F2" w:rsidRDefault="00BA76F2" w:rsidP="00BA76F2">
      <w:pPr>
        <w:pStyle w:val="Heading4"/>
      </w:pPr>
      <w:r>
        <w:t>Tim Fakultas / Akademi / Pascasarjana</w:t>
      </w:r>
    </w:p>
    <w:p w14:paraId="106E0BC3" w14:textId="21BE7809" w:rsidR="00BA76F2" w:rsidRDefault="00BA76F2" w:rsidP="00BA76F2">
      <w:pPr>
        <w:ind w:firstLine="576"/>
      </w:pPr>
      <w:r>
        <w:t>Peran ini memiliki akses untuk mengisi berkas-berkas atau dokumen fakultas yang dibutuhkan oleh program studi ke dalam sistem.</w:t>
      </w:r>
    </w:p>
    <w:p w14:paraId="230FC484" w14:textId="3749FACB" w:rsidR="00BA76F2" w:rsidRDefault="00BA76F2" w:rsidP="00BA76F2">
      <w:pPr>
        <w:pStyle w:val="Heading3"/>
      </w:pPr>
      <w:r>
        <w:lastRenderedPageBreak/>
        <w:t>Unit / Lembaga / Satuan Kerja</w:t>
      </w:r>
    </w:p>
    <w:p w14:paraId="2C26FF29" w14:textId="7EA4EE54" w:rsidR="00D06CAF" w:rsidRPr="006C5F87" w:rsidRDefault="00537649" w:rsidP="006C5F87">
      <w:pPr>
        <w:ind w:firstLine="576"/>
      </w:pPr>
      <w:r>
        <w:t>Unit</w:t>
      </w:r>
      <w:r w:rsidR="006C5F87" w:rsidRPr="006C5F87">
        <w:t xml:space="preserve"> / Lembaga / Satuan Kerja memiliki akses untuk mengisikan kegiatan-kegiatan </w:t>
      </w:r>
      <w:proofErr w:type="spellStart"/>
      <w:r w:rsidR="006C5F87" w:rsidRPr="006C5F87">
        <w:t>yanga</w:t>
      </w:r>
      <w:proofErr w:type="spellEnd"/>
      <w:r w:rsidR="006C5F87" w:rsidRPr="006C5F87">
        <w:t xml:space="preserve"> dilakukan bersama pro</w:t>
      </w:r>
      <w:r w:rsidR="006C5F87">
        <w:t>gram studi, fakultas, atau perguruan tinggi ke dalam sistem, dan juga menambahkan berkas-berkas yang dapat digunakan oleh program studi atau perguruan tinggi dalam mengisi borang akreditasi.</w:t>
      </w:r>
    </w:p>
    <w:p w14:paraId="2D05A46F" w14:textId="03BC5987" w:rsidR="00BA76F2" w:rsidRDefault="006C5F87" w:rsidP="006C5F87">
      <w:pPr>
        <w:pStyle w:val="Heading3"/>
      </w:pPr>
      <w:proofErr w:type="spellStart"/>
      <w:r>
        <w:t>Asesor</w:t>
      </w:r>
      <w:proofErr w:type="spellEnd"/>
      <w:r>
        <w:t xml:space="preserve"> Internal</w:t>
      </w:r>
    </w:p>
    <w:p w14:paraId="5BD1103E" w14:textId="4B09B03D" w:rsidR="009F41B5" w:rsidRPr="009F41B5" w:rsidRDefault="006C5F87" w:rsidP="004C2328">
      <w:pPr>
        <w:ind w:firstLine="576"/>
      </w:pPr>
      <w:proofErr w:type="spellStart"/>
      <w:r>
        <w:t>Asesor</w:t>
      </w:r>
      <w:proofErr w:type="spellEnd"/>
      <w:r>
        <w:t xml:space="preserve"> internal memiliki akses untuk menilai kelengkapan borang akreditasi program studi dan perguruan tinggi.</w:t>
      </w:r>
    </w:p>
    <w:p w14:paraId="25970F97" w14:textId="269F3521" w:rsidR="00315A92" w:rsidRPr="009F41B5" w:rsidRDefault="00315A92" w:rsidP="00315A92">
      <w:pPr>
        <w:pStyle w:val="Heading2"/>
      </w:pPr>
      <w:r w:rsidRPr="009F41B5">
        <w:t>Analisis Sistem yang Dibangun</w:t>
      </w:r>
    </w:p>
    <w:p w14:paraId="0299E514" w14:textId="4DB84488" w:rsidR="00FA3309" w:rsidRDefault="00FA3309" w:rsidP="00162526">
      <w:pPr>
        <w:ind w:firstLine="567"/>
      </w:pPr>
      <w:r>
        <w:t>Analisis sistem yang dibangun menggunakan diagram-diagram UML (</w:t>
      </w:r>
      <w:proofErr w:type="spellStart"/>
      <w:r w:rsidRPr="00FA3309">
        <w:rPr>
          <w:i/>
          <w:iCs/>
        </w:rPr>
        <w:t>Unified</w:t>
      </w:r>
      <w:proofErr w:type="spellEnd"/>
      <w:r w:rsidRPr="00FA3309">
        <w:rPr>
          <w:i/>
          <w:iCs/>
        </w:rPr>
        <w:t xml:space="preserve"> Modeling </w:t>
      </w:r>
      <w:proofErr w:type="spellStart"/>
      <w:r w:rsidRPr="00FA3309">
        <w:rPr>
          <w:i/>
          <w:iCs/>
        </w:rPr>
        <w:t>Language</w:t>
      </w:r>
      <w:proofErr w:type="spellEnd"/>
      <w:r>
        <w:t xml:space="preserve">) yaitu </w:t>
      </w:r>
      <w:proofErr w:type="spellStart"/>
      <w:r w:rsidRPr="00FA3309">
        <w:rPr>
          <w:i/>
          <w:iCs/>
        </w:rPr>
        <w:t>Usecase</w:t>
      </w:r>
      <w:proofErr w:type="spellEnd"/>
      <w:r w:rsidRPr="00FA3309">
        <w:rPr>
          <w:i/>
          <w:iCs/>
        </w:rPr>
        <w:t xml:space="preserve"> Diagram</w:t>
      </w:r>
      <w:r>
        <w:t xml:space="preserve"> dan spesifikasinya, </w:t>
      </w:r>
      <w:proofErr w:type="spellStart"/>
      <w:r w:rsidRPr="00FA3309">
        <w:rPr>
          <w:i/>
          <w:iCs/>
        </w:rPr>
        <w:t>Sequence</w:t>
      </w:r>
      <w:proofErr w:type="spellEnd"/>
      <w:r w:rsidRPr="00FA3309">
        <w:rPr>
          <w:i/>
          <w:iCs/>
        </w:rPr>
        <w:t xml:space="preserve"> Diagram</w:t>
      </w:r>
      <w:r>
        <w:t xml:space="preserve">, </w:t>
      </w:r>
      <w:proofErr w:type="spellStart"/>
      <w:r w:rsidRPr="00FA3309">
        <w:rPr>
          <w:i/>
          <w:iCs/>
        </w:rPr>
        <w:t>Activity</w:t>
      </w:r>
      <w:proofErr w:type="spellEnd"/>
      <w:r w:rsidRPr="00FA3309">
        <w:rPr>
          <w:i/>
          <w:iCs/>
        </w:rPr>
        <w:t xml:space="preserve"> Diagram</w:t>
      </w:r>
      <w:r>
        <w:t xml:space="preserve">, dan </w:t>
      </w:r>
      <w:proofErr w:type="spellStart"/>
      <w:r w:rsidRPr="00FA3309">
        <w:rPr>
          <w:i/>
          <w:iCs/>
        </w:rPr>
        <w:t>Class</w:t>
      </w:r>
      <w:proofErr w:type="spellEnd"/>
      <w:r w:rsidRPr="00FA3309">
        <w:rPr>
          <w:i/>
          <w:iCs/>
        </w:rPr>
        <w:t xml:space="preserve"> Diagram</w:t>
      </w:r>
      <w:r>
        <w:t>.</w:t>
      </w:r>
    </w:p>
    <w:p w14:paraId="31560F5A" w14:textId="77777777" w:rsidR="00162526" w:rsidRDefault="00162526" w:rsidP="00162526">
      <w:pPr>
        <w:pStyle w:val="Heading3"/>
      </w:pPr>
      <w:proofErr w:type="spellStart"/>
      <w:r>
        <w:t>Usecase</w:t>
      </w:r>
      <w:proofErr w:type="spellEnd"/>
      <w:r>
        <w:t xml:space="preserve"> Diagram</w:t>
      </w:r>
    </w:p>
    <w:p w14:paraId="2EF6B359" w14:textId="64E963ED" w:rsidR="00162526" w:rsidRDefault="00162526" w:rsidP="00162526">
      <w:pPr>
        <w:ind w:firstLine="720"/>
      </w:pPr>
      <w:r>
        <w:t xml:space="preserve">Diagram </w:t>
      </w:r>
      <w:proofErr w:type="spellStart"/>
      <w:r>
        <w:rPr>
          <w:i/>
          <w:iCs/>
        </w:rPr>
        <w:t>usecase</w:t>
      </w:r>
      <w:proofErr w:type="spellEnd"/>
      <w:r>
        <w:t xml:space="preserve">  mendeskripsikan hubungan antara aktor dan peran yang dimiliki di dalam sistem. Berikut </w:t>
      </w:r>
      <w:proofErr w:type="spellStart"/>
      <w:r>
        <w:t>Usecase</w:t>
      </w:r>
      <w:proofErr w:type="spellEnd"/>
      <w:r>
        <w:t xml:space="preserve"> Diagram dari sistem yang dibangun.</w:t>
      </w:r>
    </w:p>
    <w:p w14:paraId="4FD15E98" w14:textId="77777777" w:rsidR="00432BEB" w:rsidRDefault="00432BEB" w:rsidP="00432BEB">
      <w:pPr>
        <w:keepNext/>
      </w:pPr>
      <w:r>
        <w:rPr>
          <w:noProof/>
        </w:rPr>
        <w:drawing>
          <wp:inline distT="0" distB="0" distL="0" distR="0" wp14:anchorId="21C17642" wp14:editId="62B09DB1">
            <wp:extent cx="5095748" cy="36175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13076" cy="3629896"/>
                    </a:xfrm>
                    <a:prstGeom prst="rect">
                      <a:avLst/>
                    </a:prstGeom>
                  </pic:spPr>
                </pic:pic>
              </a:graphicData>
            </a:graphic>
          </wp:inline>
        </w:drawing>
      </w:r>
    </w:p>
    <w:p w14:paraId="00BA07E3" w14:textId="4A3C0CA9" w:rsidR="006C759E" w:rsidRDefault="00432BEB" w:rsidP="00432BEB">
      <w:pPr>
        <w:pStyle w:val="Caption"/>
      </w:pPr>
      <w:r>
        <w:t xml:space="preserve">Gambar </w:t>
      </w:r>
      <w:r w:rsidR="001E2368">
        <w:fldChar w:fldCharType="begin"/>
      </w:r>
      <w:r w:rsidR="001E2368">
        <w:instrText xml:space="preserve"> STYLEREF 1 \s </w:instrText>
      </w:r>
      <w:r w:rsidR="001E2368">
        <w:fldChar w:fldCharType="separate"/>
      </w:r>
      <w:r w:rsidR="001E2368">
        <w:rPr>
          <w:noProof/>
        </w:rPr>
        <w:t>IV</w:t>
      </w:r>
      <w:r w:rsidR="001E2368">
        <w:fldChar w:fldCharType="end"/>
      </w:r>
      <w:r w:rsidR="001E2368">
        <w:t>.</w:t>
      </w:r>
      <w:r w:rsidR="001E2368">
        <w:fldChar w:fldCharType="begin"/>
      </w:r>
      <w:r w:rsidR="001E2368">
        <w:instrText xml:space="preserve"> SEQ Gambar \* ARABIC \s 1 </w:instrText>
      </w:r>
      <w:r w:rsidR="001E2368">
        <w:fldChar w:fldCharType="separate"/>
      </w:r>
      <w:r w:rsidR="001E2368">
        <w:rPr>
          <w:noProof/>
        </w:rPr>
        <w:t>1</w:t>
      </w:r>
      <w:r w:rsidR="001E2368">
        <w:fldChar w:fldCharType="end"/>
      </w:r>
      <w:r w:rsidRPr="00432BEB">
        <w:t>UseCase</w:t>
      </w:r>
      <w:r>
        <w:t xml:space="preserve"> Diagram</w:t>
      </w:r>
    </w:p>
    <w:p w14:paraId="6F18F2B2" w14:textId="77777777" w:rsidR="00432BEB" w:rsidRDefault="00432BEB" w:rsidP="00162526">
      <w:pPr>
        <w:ind w:firstLine="720"/>
      </w:pPr>
    </w:p>
    <w:p w14:paraId="043DF200" w14:textId="77777777" w:rsidR="00432BEB" w:rsidRDefault="00432BEB" w:rsidP="00432BEB">
      <w:pPr>
        <w:pStyle w:val="Heading3"/>
      </w:pPr>
      <w:r>
        <w:t xml:space="preserve">Spesifikasi </w:t>
      </w:r>
      <w:r w:rsidRPr="00432BEB">
        <w:rPr>
          <w:i/>
          <w:iCs/>
        </w:rPr>
        <w:t xml:space="preserve">Use </w:t>
      </w:r>
      <w:proofErr w:type="spellStart"/>
      <w:r w:rsidRPr="00432BEB">
        <w:rPr>
          <w:i/>
          <w:iCs/>
        </w:rPr>
        <w:t>Case</w:t>
      </w:r>
      <w:proofErr w:type="spellEnd"/>
    </w:p>
    <w:p w14:paraId="0AC4F257" w14:textId="77777777" w:rsidR="00432BEB" w:rsidRDefault="00432BEB" w:rsidP="00127066">
      <w:pPr>
        <w:ind w:firstLine="720"/>
      </w:pPr>
      <w:r>
        <w:t xml:space="preserve">Spesifikasi </w:t>
      </w:r>
      <w:proofErr w:type="spellStart"/>
      <w:r w:rsidRPr="00432BEB">
        <w:rPr>
          <w:i/>
          <w:iCs/>
        </w:rPr>
        <w:t>Usecase</w:t>
      </w:r>
      <w:proofErr w:type="spellEnd"/>
      <w:r>
        <w:rPr>
          <w:i/>
          <w:iCs/>
        </w:rPr>
        <w:t xml:space="preserve"> </w:t>
      </w:r>
      <w:r>
        <w:t xml:space="preserve">menjelaskan bagaimana alur suatu </w:t>
      </w:r>
      <w:proofErr w:type="spellStart"/>
      <w:r>
        <w:rPr>
          <w:i/>
          <w:iCs/>
        </w:rPr>
        <w:t>usecase</w:t>
      </w:r>
      <w:proofErr w:type="spellEnd"/>
      <w:r>
        <w:rPr>
          <w:i/>
          <w:iCs/>
        </w:rPr>
        <w:t xml:space="preserve"> </w:t>
      </w:r>
      <w:r w:rsidR="00127066">
        <w:t xml:space="preserve">berjalan. Pada spesifikasi ini dapat menjelaskan bahwa dalam satu </w:t>
      </w:r>
      <w:proofErr w:type="spellStart"/>
      <w:r w:rsidR="00127066">
        <w:rPr>
          <w:i/>
          <w:iCs/>
        </w:rPr>
        <w:t>usecase</w:t>
      </w:r>
      <w:proofErr w:type="spellEnd"/>
      <w:r w:rsidR="00127066">
        <w:t xml:space="preserve"> dapat memiliki beberapa skenario.</w:t>
      </w:r>
    </w:p>
    <w:p w14:paraId="74C0C82C" w14:textId="2B722D19" w:rsidR="00154D04" w:rsidRDefault="00127066" w:rsidP="00A819C2">
      <w:pPr>
        <w:ind w:firstLine="720"/>
      </w:pPr>
      <w:r>
        <w:t xml:space="preserve">Spesifikasi </w:t>
      </w:r>
      <w:proofErr w:type="spellStart"/>
      <w:r w:rsidRPr="00994DA3">
        <w:rPr>
          <w:i/>
          <w:iCs/>
        </w:rPr>
        <w:t>Use</w:t>
      </w:r>
      <w:r w:rsidR="00994DA3" w:rsidRPr="00994DA3">
        <w:rPr>
          <w:i/>
          <w:iCs/>
        </w:rPr>
        <w:t>c</w:t>
      </w:r>
      <w:r w:rsidRPr="00994DA3">
        <w:rPr>
          <w:i/>
          <w:iCs/>
        </w:rPr>
        <w:t>ase</w:t>
      </w:r>
      <w:proofErr w:type="spellEnd"/>
      <w:r w:rsidR="00994DA3">
        <w:t xml:space="preserve"> yang digunakan dalam aplikasi yang dibuat adalah sebagai berikut.</w:t>
      </w:r>
    </w:p>
    <w:p w14:paraId="5638DCB7" w14:textId="6D45AF44" w:rsidR="00A819C2" w:rsidRDefault="00A819C2" w:rsidP="00260C3C">
      <w:pPr>
        <w:pStyle w:val="ListParagraph"/>
        <w:numPr>
          <w:ilvl w:val="0"/>
          <w:numId w:val="18"/>
        </w:numPr>
      </w:pPr>
      <w:proofErr w:type="spellStart"/>
      <w:r>
        <w:t>Spesifikiasi</w:t>
      </w:r>
      <w:proofErr w:type="spellEnd"/>
      <w:r>
        <w:t xml:space="preserve"> </w:t>
      </w:r>
      <w:proofErr w:type="spellStart"/>
      <w:r w:rsidRPr="006E52F5">
        <w:rPr>
          <w:i/>
          <w:iCs/>
        </w:rPr>
        <w:t>Usecase</w:t>
      </w:r>
      <w:proofErr w:type="spellEnd"/>
      <w:r>
        <w:t xml:space="preserve"> Verifikasi Pengguna</w:t>
      </w:r>
    </w:p>
    <w:p w14:paraId="2561BED0" w14:textId="3731FB4D" w:rsidR="00A819C2" w:rsidRPr="00A819C2" w:rsidRDefault="00A819C2" w:rsidP="00A819C2">
      <w:pPr>
        <w:pStyle w:val="ListParagraph"/>
        <w:ind w:left="1080"/>
        <w:rPr>
          <w:u w:val="single"/>
        </w:rPr>
      </w:pPr>
      <w:r>
        <w:t xml:space="preserve">Berikut adalah spesifikasi untuk </w:t>
      </w:r>
      <w:proofErr w:type="spellStart"/>
      <w:r>
        <w:rPr>
          <w:i/>
          <w:iCs/>
        </w:rPr>
        <w:t>usecase</w:t>
      </w:r>
      <w:proofErr w:type="spellEnd"/>
      <w:r>
        <w:t xml:space="preserve"> verifikasi pengguna yaitu untuk verifikasi pengguna yang masuk ke dalam sistem.</w:t>
      </w:r>
    </w:p>
    <w:p w14:paraId="0CA0F1B1" w14:textId="38D0A2E6" w:rsidR="00C27410" w:rsidRPr="00C27410" w:rsidRDefault="00C27410" w:rsidP="00C27410">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1</w:t>
      </w:r>
      <w:r w:rsidR="00B22397">
        <w:fldChar w:fldCharType="end"/>
      </w:r>
      <w:r>
        <w:t xml:space="preserve"> Spesifikasi </w:t>
      </w:r>
      <w:proofErr w:type="spellStart"/>
      <w:r>
        <w:rPr>
          <w:i/>
          <w:iCs/>
        </w:rPr>
        <w:t>Usecase</w:t>
      </w:r>
      <w:proofErr w:type="spellEnd"/>
      <w:r>
        <w:t xml:space="preserve"> Verifikasi Pengguna</w:t>
      </w:r>
    </w:p>
    <w:tbl>
      <w:tblPr>
        <w:tblStyle w:val="TableGrid"/>
        <w:tblW w:w="0" w:type="auto"/>
        <w:tblLook w:val="04A0" w:firstRow="1" w:lastRow="0" w:firstColumn="1" w:lastColumn="0" w:noHBand="0" w:noVBand="1"/>
      </w:tblPr>
      <w:tblGrid>
        <w:gridCol w:w="2122"/>
        <w:gridCol w:w="5806"/>
      </w:tblGrid>
      <w:tr w:rsidR="00994DA3" w:rsidRPr="00291660" w14:paraId="040B19D6" w14:textId="77777777" w:rsidTr="0049703A">
        <w:tc>
          <w:tcPr>
            <w:tcW w:w="7928" w:type="dxa"/>
            <w:gridSpan w:val="2"/>
          </w:tcPr>
          <w:p w14:paraId="287DFACC" w14:textId="123D63E7" w:rsidR="00994DA3" w:rsidRPr="00291660" w:rsidRDefault="00994DA3" w:rsidP="00127066">
            <w:pPr>
              <w:rPr>
                <w:b/>
                <w:bCs/>
                <w:szCs w:val="24"/>
              </w:rPr>
            </w:pPr>
            <w:proofErr w:type="spellStart"/>
            <w:r w:rsidRPr="00291660">
              <w:rPr>
                <w:b/>
                <w:bCs/>
                <w:i/>
                <w:iCs/>
                <w:szCs w:val="24"/>
              </w:rPr>
              <w:t>Usecase</w:t>
            </w:r>
            <w:proofErr w:type="spellEnd"/>
            <w:r w:rsidRPr="00291660">
              <w:rPr>
                <w:b/>
                <w:bCs/>
                <w:szCs w:val="24"/>
              </w:rPr>
              <w:t>: Verifikasi Pengguna</w:t>
            </w:r>
          </w:p>
        </w:tc>
      </w:tr>
      <w:tr w:rsidR="00994DA3" w:rsidRPr="00291660" w14:paraId="7065479C" w14:textId="77777777" w:rsidTr="00994DA3">
        <w:tc>
          <w:tcPr>
            <w:tcW w:w="2122" w:type="dxa"/>
          </w:tcPr>
          <w:p w14:paraId="38EAE349" w14:textId="13DE7E77" w:rsidR="00994DA3" w:rsidRPr="00291660" w:rsidRDefault="00994DA3" w:rsidP="00127066">
            <w:pPr>
              <w:rPr>
                <w:szCs w:val="24"/>
              </w:rPr>
            </w:pPr>
            <w:r w:rsidRPr="00291660">
              <w:rPr>
                <w:szCs w:val="24"/>
              </w:rPr>
              <w:t>Deskripsi</w:t>
            </w:r>
          </w:p>
        </w:tc>
        <w:tc>
          <w:tcPr>
            <w:tcW w:w="5806" w:type="dxa"/>
          </w:tcPr>
          <w:p w14:paraId="261E385E" w14:textId="0FF0A281" w:rsidR="00994DA3" w:rsidRPr="00291660" w:rsidRDefault="00994DA3" w:rsidP="00127066">
            <w:pPr>
              <w:rPr>
                <w:szCs w:val="24"/>
              </w:rPr>
            </w:pPr>
            <w:proofErr w:type="spellStart"/>
            <w:r w:rsidRPr="00291660">
              <w:rPr>
                <w:i/>
                <w:iCs/>
                <w:szCs w:val="24"/>
              </w:rPr>
              <w:t>Usecase</w:t>
            </w:r>
            <w:proofErr w:type="spellEnd"/>
            <w:r w:rsidRPr="00291660">
              <w:rPr>
                <w:szCs w:val="24"/>
              </w:rPr>
              <w:t xml:space="preserve"> ini</w:t>
            </w:r>
            <w:r w:rsidR="00C27410" w:rsidRPr="00291660">
              <w:rPr>
                <w:szCs w:val="24"/>
              </w:rPr>
              <w:t xml:space="preserve"> berfungsi untuk verifikasi pengguna untuk bisa masuk ke dalam sistem.</w:t>
            </w:r>
          </w:p>
        </w:tc>
      </w:tr>
      <w:tr w:rsidR="00994DA3" w:rsidRPr="00291660" w14:paraId="49719A79" w14:textId="77777777" w:rsidTr="00994DA3">
        <w:tc>
          <w:tcPr>
            <w:tcW w:w="2122" w:type="dxa"/>
          </w:tcPr>
          <w:p w14:paraId="7879273A" w14:textId="04656ABF" w:rsidR="00994DA3" w:rsidRPr="00291660" w:rsidRDefault="00994DA3" w:rsidP="00127066">
            <w:pPr>
              <w:rPr>
                <w:szCs w:val="24"/>
              </w:rPr>
            </w:pPr>
            <w:r w:rsidRPr="00291660">
              <w:rPr>
                <w:szCs w:val="24"/>
              </w:rPr>
              <w:t>Aktor Utama</w:t>
            </w:r>
          </w:p>
        </w:tc>
        <w:tc>
          <w:tcPr>
            <w:tcW w:w="5806" w:type="dxa"/>
          </w:tcPr>
          <w:p w14:paraId="5AE2CA23" w14:textId="46D77828" w:rsidR="00994DA3" w:rsidRPr="00291660" w:rsidRDefault="00C27410" w:rsidP="00127066">
            <w:pPr>
              <w:rPr>
                <w:szCs w:val="24"/>
              </w:rPr>
            </w:pPr>
            <w:r w:rsidRPr="00291660">
              <w:rPr>
                <w:szCs w:val="24"/>
              </w:rPr>
              <w:t>Semua Pengguna.</w:t>
            </w:r>
          </w:p>
        </w:tc>
      </w:tr>
      <w:tr w:rsidR="00994DA3" w:rsidRPr="00291660" w14:paraId="152B06C1" w14:textId="77777777" w:rsidTr="00994DA3">
        <w:tc>
          <w:tcPr>
            <w:tcW w:w="2122" w:type="dxa"/>
          </w:tcPr>
          <w:p w14:paraId="263FF42B" w14:textId="23C169EF" w:rsidR="00994DA3" w:rsidRPr="00291660" w:rsidRDefault="00994DA3" w:rsidP="00127066">
            <w:pPr>
              <w:rPr>
                <w:szCs w:val="24"/>
              </w:rPr>
            </w:pPr>
            <w:r w:rsidRPr="00291660">
              <w:rPr>
                <w:szCs w:val="24"/>
              </w:rPr>
              <w:t>Kondisi Awal</w:t>
            </w:r>
          </w:p>
        </w:tc>
        <w:tc>
          <w:tcPr>
            <w:tcW w:w="5806" w:type="dxa"/>
          </w:tcPr>
          <w:p w14:paraId="36C3FC93" w14:textId="524F071D" w:rsidR="00994DA3" w:rsidRPr="00291660" w:rsidRDefault="00C27410" w:rsidP="00260C3C">
            <w:pPr>
              <w:pStyle w:val="ListParagraph"/>
              <w:numPr>
                <w:ilvl w:val="0"/>
                <w:numId w:val="14"/>
              </w:numPr>
              <w:rPr>
                <w:szCs w:val="24"/>
              </w:rPr>
            </w:pPr>
            <w:r w:rsidRPr="00291660">
              <w:rPr>
                <w:szCs w:val="24"/>
              </w:rPr>
              <w:t>Halaman masuk tampil.</w:t>
            </w:r>
          </w:p>
          <w:p w14:paraId="7E86D1C9" w14:textId="2F650A75" w:rsidR="00C27410" w:rsidRPr="00291660" w:rsidRDefault="00C27410" w:rsidP="00260C3C">
            <w:pPr>
              <w:pStyle w:val="ListParagraph"/>
              <w:numPr>
                <w:ilvl w:val="0"/>
                <w:numId w:val="14"/>
              </w:numPr>
              <w:rPr>
                <w:szCs w:val="24"/>
              </w:rPr>
            </w:pPr>
            <w:r w:rsidRPr="00291660">
              <w:rPr>
                <w:szCs w:val="24"/>
              </w:rPr>
              <w:t xml:space="preserve">Pengguna belum </w:t>
            </w:r>
            <w:proofErr w:type="spellStart"/>
            <w:r w:rsidRPr="00291660">
              <w:rPr>
                <w:i/>
                <w:iCs/>
                <w:szCs w:val="24"/>
              </w:rPr>
              <w:t>login</w:t>
            </w:r>
            <w:proofErr w:type="spellEnd"/>
            <w:r w:rsidRPr="00291660">
              <w:rPr>
                <w:szCs w:val="24"/>
              </w:rPr>
              <w:t xml:space="preserve"> ke dalam sistem.</w:t>
            </w:r>
          </w:p>
        </w:tc>
      </w:tr>
      <w:tr w:rsidR="00994DA3" w:rsidRPr="00291660" w14:paraId="0C55F5B2" w14:textId="77777777" w:rsidTr="00BA66D2">
        <w:tc>
          <w:tcPr>
            <w:tcW w:w="7928" w:type="dxa"/>
            <w:gridSpan w:val="2"/>
          </w:tcPr>
          <w:p w14:paraId="061FC85B" w14:textId="6634AD52" w:rsidR="00994DA3" w:rsidRPr="00291660" w:rsidRDefault="00994DA3" w:rsidP="00127066">
            <w:pPr>
              <w:rPr>
                <w:i/>
                <w:iCs/>
                <w:szCs w:val="24"/>
              </w:rPr>
            </w:pPr>
            <w:proofErr w:type="spellStart"/>
            <w:r w:rsidRPr="00291660">
              <w:rPr>
                <w:b/>
                <w:bCs/>
                <w:i/>
                <w:iCs/>
                <w:szCs w:val="24"/>
              </w:rPr>
              <w:t>Flow</w:t>
            </w:r>
            <w:proofErr w:type="spellEnd"/>
            <w:r w:rsidRPr="00291660">
              <w:rPr>
                <w:b/>
                <w:bCs/>
                <w:i/>
                <w:iCs/>
                <w:szCs w:val="24"/>
              </w:rPr>
              <w:t xml:space="preserve"> Event</w:t>
            </w:r>
          </w:p>
        </w:tc>
      </w:tr>
      <w:tr w:rsidR="00994DA3" w:rsidRPr="00291660" w14:paraId="74744459" w14:textId="77777777" w:rsidTr="00994DA3">
        <w:tc>
          <w:tcPr>
            <w:tcW w:w="2122" w:type="dxa"/>
          </w:tcPr>
          <w:p w14:paraId="58BF6EB3" w14:textId="46CF2BF3" w:rsidR="00994DA3" w:rsidRPr="00291660" w:rsidRDefault="00F426AF" w:rsidP="00127066">
            <w:pPr>
              <w:rPr>
                <w:i/>
                <w:iCs/>
                <w:szCs w:val="24"/>
              </w:rPr>
            </w:pPr>
            <w:r>
              <w:rPr>
                <w:i/>
                <w:iCs/>
                <w:szCs w:val="24"/>
              </w:rPr>
              <w:t xml:space="preserve">Basic </w:t>
            </w:r>
            <w:proofErr w:type="spellStart"/>
            <w:r>
              <w:rPr>
                <w:i/>
                <w:iCs/>
                <w:szCs w:val="24"/>
              </w:rPr>
              <w:t>Flow</w:t>
            </w:r>
            <w:proofErr w:type="spellEnd"/>
          </w:p>
        </w:tc>
        <w:tc>
          <w:tcPr>
            <w:tcW w:w="5806" w:type="dxa"/>
          </w:tcPr>
          <w:p w14:paraId="5FB47EA6" w14:textId="77777777" w:rsidR="00A963DA" w:rsidRPr="00291660" w:rsidRDefault="00C27410" w:rsidP="00260C3C">
            <w:pPr>
              <w:pStyle w:val="ListParagraph"/>
              <w:numPr>
                <w:ilvl w:val="0"/>
                <w:numId w:val="15"/>
              </w:numPr>
              <w:rPr>
                <w:szCs w:val="24"/>
              </w:rPr>
            </w:pPr>
            <w:proofErr w:type="spellStart"/>
            <w:r w:rsidRPr="00291660">
              <w:rPr>
                <w:i/>
                <w:iCs/>
                <w:szCs w:val="24"/>
              </w:rPr>
              <w:t>Usecase</w:t>
            </w:r>
            <w:proofErr w:type="spellEnd"/>
            <w:r w:rsidRPr="00291660">
              <w:rPr>
                <w:szCs w:val="24"/>
              </w:rPr>
              <w:t xml:space="preserve"> dimulai dengan pengguna mengakses</w:t>
            </w:r>
            <w:r w:rsidR="00A963DA" w:rsidRPr="00291660">
              <w:rPr>
                <w:szCs w:val="24"/>
              </w:rPr>
              <w:t xml:space="preserve"> </w:t>
            </w:r>
            <w:proofErr w:type="spellStart"/>
            <w:r w:rsidR="00A963DA" w:rsidRPr="00291660">
              <w:rPr>
                <w:szCs w:val="24"/>
              </w:rPr>
              <w:t>url</w:t>
            </w:r>
            <w:proofErr w:type="spellEnd"/>
            <w:r w:rsidR="00A963DA" w:rsidRPr="00291660">
              <w:rPr>
                <w:szCs w:val="24"/>
              </w:rPr>
              <w:t xml:space="preserve"> sistem.</w:t>
            </w:r>
          </w:p>
          <w:p w14:paraId="58388C47" w14:textId="77777777" w:rsidR="00A963DA" w:rsidRPr="00291660" w:rsidRDefault="00A963DA" w:rsidP="00260C3C">
            <w:pPr>
              <w:pStyle w:val="ListParagraph"/>
              <w:numPr>
                <w:ilvl w:val="0"/>
                <w:numId w:val="15"/>
              </w:numPr>
              <w:rPr>
                <w:i/>
                <w:iCs/>
                <w:szCs w:val="24"/>
              </w:rPr>
            </w:pPr>
            <w:r w:rsidRPr="00291660">
              <w:rPr>
                <w:szCs w:val="24"/>
              </w:rPr>
              <w:t xml:space="preserve">Halaman </w:t>
            </w:r>
            <w:proofErr w:type="spellStart"/>
            <w:r w:rsidRPr="00291660">
              <w:rPr>
                <w:i/>
                <w:iCs/>
                <w:szCs w:val="24"/>
              </w:rPr>
              <w:t>login</w:t>
            </w:r>
            <w:proofErr w:type="spellEnd"/>
            <w:r w:rsidRPr="00291660">
              <w:rPr>
                <w:szCs w:val="24"/>
              </w:rPr>
              <w:t xml:space="preserve"> tampil.</w:t>
            </w:r>
          </w:p>
          <w:p w14:paraId="75D8DEDA" w14:textId="77777777" w:rsidR="00A963DA" w:rsidRPr="00291660" w:rsidRDefault="00A963DA" w:rsidP="00260C3C">
            <w:pPr>
              <w:pStyle w:val="ListParagraph"/>
              <w:numPr>
                <w:ilvl w:val="0"/>
                <w:numId w:val="15"/>
              </w:numPr>
              <w:rPr>
                <w:i/>
                <w:iCs/>
                <w:szCs w:val="24"/>
              </w:rPr>
            </w:pPr>
            <w:r w:rsidRPr="00291660">
              <w:rPr>
                <w:szCs w:val="24"/>
              </w:rPr>
              <w:t xml:space="preserve">Pengguna mengisi </w:t>
            </w:r>
            <w:proofErr w:type="spellStart"/>
            <w:r w:rsidRPr="00291660">
              <w:rPr>
                <w:i/>
                <w:iCs/>
                <w:szCs w:val="24"/>
              </w:rPr>
              <w:t>form</w:t>
            </w:r>
            <w:proofErr w:type="spellEnd"/>
            <w:r w:rsidRPr="00291660">
              <w:rPr>
                <w:szCs w:val="24"/>
              </w:rPr>
              <w:t xml:space="preserve"> </w:t>
            </w:r>
            <w:proofErr w:type="spellStart"/>
            <w:r w:rsidRPr="00291660">
              <w:rPr>
                <w:i/>
                <w:iCs/>
                <w:szCs w:val="24"/>
              </w:rPr>
              <w:t>login</w:t>
            </w:r>
            <w:proofErr w:type="spellEnd"/>
            <w:r w:rsidRPr="00291660">
              <w:rPr>
                <w:szCs w:val="24"/>
              </w:rPr>
              <w:t>.</w:t>
            </w:r>
          </w:p>
          <w:p w14:paraId="4306BC58" w14:textId="756F5669" w:rsidR="00A963DA" w:rsidRPr="00291660" w:rsidRDefault="00A963DA" w:rsidP="00260C3C">
            <w:pPr>
              <w:pStyle w:val="ListParagraph"/>
              <w:numPr>
                <w:ilvl w:val="0"/>
                <w:numId w:val="15"/>
              </w:numPr>
              <w:rPr>
                <w:i/>
                <w:iCs/>
                <w:szCs w:val="24"/>
              </w:rPr>
            </w:pPr>
            <w:r w:rsidRPr="00291660">
              <w:rPr>
                <w:szCs w:val="24"/>
              </w:rPr>
              <w:t xml:space="preserve">Pengguna menekan tombol </w:t>
            </w:r>
            <w:proofErr w:type="spellStart"/>
            <w:r w:rsidRPr="00291660">
              <w:rPr>
                <w:i/>
                <w:iCs/>
                <w:szCs w:val="24"/>
              </w:rPr>
              <w:t>login</w:t>
            </w:r>
            <w:proofErr w:type="spellEnd"/>
            <w:r w:rsidRPr="00291660">
              <w:rPr>
                <w:szCs w:val="24"/>
              </w:rPr>
              <w:t>.</w:t>
            </w:r>
          </w:p>
        </w:tc>
      </w:tr>
      <w:tr w:rsidR="00994DA3" w:rsidRPr="00291660" w14:paraId="6CA78144" w14:textId="77777777" w:rsidTr="00994DA3">
        <w:tc>
          <w:tcPr>
            <w:tcW w:w="2122" w:type="dxa"/>
          </w:tcPr>
          <w:p w14:paraId="2B6EF601" w14:textId="612831D4" w:rsidR="00994DA3" w:rsidRPr="00291660" w:rsidRDefault="00994DA3" w:rsidP="00127066">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5AE05EF3" w14:textId="1089EE2A" w:rsidR="00994DA3" w:rsidRPr="00291660" w:rsidRDefault="00A963DA" w:rsidP="00127066">
            <w:pPr>
              <w:rPr>
                <w:szCs w:val="24"/>
              </w:rPr>
            </w:pPr>
            <w:r w:rsidRPr="00291660">
              <w:rPr>
                <w:szCs w:val="24"/>
              </w:rPr>
              <w:t>Tidak ada.</w:t>
            </w:r>
          </w:p>
        </w:tc>
      </w:tr>
      <w:tr w:rsidR="00994DA3" w:rsidRPr="00291660" w14:paraId="1A336CCA" w14:textId="77777777" w:rsidTr="00994DA3">
        <w:tc>
          <w:tcPr>
            <w:tcW w:w="2122" w:type="dxa"/>
          </w:tcPr>
          <w:p w14:paraId="71170A9B" w14:textId="787ED3C4" w:rsidR="00994DA3" w:rsidRPr="00291660" w:rsidRDefault="00994DA3" w:rsidP="00127066">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1BFED4B9" w14:textId="37BCB979" w:rsidR="00994DA3" w:rsidRPr="00291660" w:rsidRDefault="00EE0EF4" w:rsidP="00260C3C">
            <w:pPr>
              <w:pStyle w:val="ListParagraph"/>
              <w:numPr>
                <w:ilvl w:val="0"/>
                <w:numId w:val="16"/>
              </w:numPr>
              <w:rPr>
                <w:i/>
                <w:iCs/>
                <w:szCs w:val="24"/>
              </w:rPr>
            </w:pPr>
            <w:proofErr w:type="spellStart"/>
            <w:r w:rsidRPr="00291660">
              <w:rPr>
                <w:i/>
                <w:iCs/>
                <w:szCs w:val="24"/>
              </w:rPr>
              <w:t>Username</w:t>
            </w:r>
            <w:proofErr w:type="spellEnd"/>
            <w:r w:rsidRPr="00291660">
              <w:rPr>
                <w:i/>
                <w:iCs/>
                <w:szCs w:val="24"/>
              </w:rPr>
              <w:t xml:space="preserve"> </w:t>
            </w:r>
            <w:r w:rsidRPr="00291660">
              <w:rPr>
                <w:szCs w:val="24"/>
              </w:rPr>
              <w:t xml:space="preserve">atau </w:t>
            </w:r>
            <w:proofErr w:type="spellStart"/>
            <w:r w:rsidRPr="00291660">
              <w:rPr>
                <w:i/>
                <w:iCs/>
                <w:szCs w:val="24"/>
              </w:rPr>
              <w:t>password</w:t>
            </w:r>
            <w:proofErr w:type="spellEnd"/>
            <w:r w:rsidRPr="00291660">
              <w:rPr>
                <w:szCs w:val="24"/>
              </w:rPr>
              <w:t xml:space="preserve"> salah, maka akan menampilkan pesan “</w:t>
            </w:r>
            <w:proofErr w:type="spellStart"/>
            <w:r w:rsidRPr="00291660">
              <w:rPr>
                <w:i/>
                <w:iCs/>
                <w:szCs w:val="24"/>
              </w:rPr>
              <w:t>Username</w:t>
            </w:r>
            <w:proofErr w:type="spellEnd"/>
            <w:r w:rsidRPr="00291660">
              <w:rPr>
                <w:szCs w:val="24"/>
              </w:rPr>
              <w:t xml:space="preserve"> atau </w:t>
            </w:r>
            <w:proofErr w:type="spellStart"/>
            <w:r w:rsidRPr="00291660">
              <w:rPr>
                <w:i/>
                <w:iCs/>
                <w:szCs w:val="24"/>
              </w:rPr>
              <w:t>password</w:t>
            </w:r>
            <w:proofErr w:type="spellEnd"/>
            <w:r w:rsidRPr="00291660">
              <w:rPr>
                <w:szCs w:val="24"/>
              </w:rPr>
              <w:t xml:space="preserve"> salah”</w:t>
            </w:r>
          </w:p>
        </w:tc>
      </w:tr>
      <w:tr w:rsidR="00994DA3" w:rsidRPr="00291660" w14:paraId="6D98D9B2" w14:textId="77777777" w:rsidTr="00994DA3">
        <w:tc>
          <w:tcPr>
            <w:tcW w:w="2122" w:type="dxa"/>
          </w:tcPr>
          <w:p w14:paraId="2933A52D" w14:textId="05F4CCE6" w:rsidR="00994DA3" w:rsidRPr="00291660" w:rsidRDefault="00994DA3" w:rsidP="00127066">
            <w:pPr>
              <w:rPr>
                <w:szCs w:val="24"/>
              </w:rPr>
            </w:pPr>
            <w:r w:rsidRPr="00291660">
              <w:rPr>
                <w:szCs w:val="24"/>
              </w:rPr>
              <w:t>Kondisi Akhir</w:t>
            </w:r>
          </w:p>
        </w:tc>
        <w:tc>
          <w:tcPr>
            <w:tcW w:w="5806" w:type="dxa"/>
          </w:tcPr>
          <w:p w14:paraId="3D547EFF" w14:textId="4E6EBE19" w:rsidR="00994DA3" w:rsidRPr="00291660" w:rsidRDefault="00EE0EF4" w:rsidP="00C27410">
            <w:pPr>
              <w:keepNext/>
              <w:rPr>
                <w:szCs w:val="24"/>
              </w:rPr>
            </w:pPr>
            <w:r w:rsidRPr="00291660">
              <w:rPr>
                <w:szCs w:val="24"/>
              </w:rPr>
              <w:t>Berhasil masuk dan menampilkan halaman utama.</w:t>
            </w:r>
          </w:p>
        </w:tc>
      </w:tr>
    </w:tbl>
    <w:p w14:paraId="7F586814" w14:textId="1BAE98D6" w:rsidR="00291660" w:rsidRDefault="00291660" w:rsidP="00291660">
      <w:pPr>
        <w:tabs>
          <w:tab w:val="left" w:pos="4571"/>
        </w:tabs>
      </w:pPr>
      <w:r>
        <w:tab/>
      </w:r>
    </w:p>
    <w:p w14:paraId="25AFDE4F" w14:textId="091CD571" w:rsidR="00291660" w:rsidRDefault="00A819C2" w:rsidP="00A819C2">
      <w:pPr>
        <w:pStyle w:val="Heading4"/>
      </w:pPr>
      <w:r>
        <w:lastRenderedPageBreak/>
        <w:t>Modul Admin</w:t>
      </w:r>
    </w:p>
    <w:p w14:paraId="62BAD27F" w14:textId="0012DD7F" w:rsidR="00A819C2" w:rsidRDefault="00F44C04" w:rsidP="00F44C04">
      <w:pPr>
        <w:ind w:firstLine="720"/>
      </w:pPr>
      <w:r>
        <w:t xml:space="preserve">Berikut adalah spesifikasi-spesifikasi </w:t>
      </w:r>
      <w:proofErr w:type="spellStart"/>
      <w:r>
        <w:rPr>
          <w:i/>
          <w:iCs/>
        </w:rPr>
        <w:t>usecase</w:t>
      </w:r>
      <w:proofErr w:type="spellEnd"/>
      <w:r>
        <w:t xml:space="preserve"> yang ada pada modul admin di dalam sistem.</w:t>
      </w:r>
    </w:p>
    <w:p w14:paraId="57E63338" w14:textId="655A505E" w:rsidR="000B007A" w:rsidRDefault="000B007A" w:rsidP="00260C3C">
      <w:pPr>
        <w:pStyle w:val="ListParagraph"/>
        <w:numPr>
          <w:ilvl w:val="0"/>
          <w:numId w:val="19"/>
        </w:numPr>
      </w:pPr>
      <w:r>
        <w:t>Manajemen Pengguna</w:t>
      </w:r>
    </w:p>
    <w:p w14:paraId="54CA0010" w14:textId="197F73BA" w:rsidR="000B007A" w:rsidRPr="000B007A" w:rsidRDefault="000B007A" w:rsidP="000B007A">
      <w:pPr>
        <w:pStyle w:val="ListParagraph"/>
        <w:ind w:left="1080"/>
      </w:pPr>
      <w:proofErr w:type="spellStart"/>
      <w:r>
        <w:rPr>
          <w:i/>
          <w:iCs/>
        </w:rPr>
        <w:t>Usecase</w:t>
      </w:r>
      <w:proofErr w:type="spellEnd"/>
      <w:r>
        <w:t xml:space="preserve"> ini merupakan aksi untuk menambahkan, mengubah, dan menghapus pengguna dari sistem.</w:t>
      </w:r>
    </w:p>
    <w:p w14:paraId="03947161" w14:textId="7B5F921E" w:rsidR="000B007A" w:rsidRPr="000B007A" w:rsidRDefault="000B007A" w:rsidP="000B007A">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2</w:t>
      </w:r>
      <w:r w:rsidR="00B22397">
        <w:fldChar w:fldCharType="end"/>
      </w:r>
      <w:r>
        <w:t xml:space="preserve"> Spesifikasi</w:t>
      </w:r>
      <w:r w:rsidR="008634C3">
        <w:t xml:space="preserve"> </w:t>
      </w:r>
      <w:r>
        <w:t>Menambahkan Pengguna</w:t>
      </w:r>
    </w:p>
    <w:tbl>
      <w:tblPr>
        <w:tblStyle w:val="TableGrid"/>
        <w:tblW w:w="0" w:type="auto"/>
        <w:tblLook w:val="04A0" w:firstRow="1" w:lastRow="0" w:firstColumn="1" w:lastColumn="0" w:noHBand="0" w:noVBand="1"/>
      </w:tblPr>
      <w:tblGrid>
        <w:gridCol w:w="2122"/>
        <w:gridCol w:w="5806"/>
      </w:tblGrid>
      <w:tr w:rsidR="000B007A" w:rsidRPr="00291660" w14:paraId="4E6DB94F" w14:textId="77777777" w:rsidTr="002D45FC">
        <w:tc>
          <w:tcPr>
            <w:tcW w:w="7928" w:type="dxa"/>
            <w:gridSpan w:val="2"/>
          </w:tcPr>
          <w:p w14:paraId="6BA5B06A" w14:textId="6FB0C922" w:rsidR="000B007A" w:rsidRPr="0088598E" w:rsidRDefault="000B007A" w:rsidP="002D45FC">
            <w:pPr>
              <w:rPr>
                <w:b/>
                <w:bCs/>
                <w:szCs w:val="24"/>
              </w:rPr>
            </w:pPr>
            <w:proofErr w:type="spellStart"/>
            <w:r w:rsidRPr="00291660">
              <w:rPr>
                <w:b/>
                <w:bCs/>
                <w:i/>
                <w:iCs/>
                <w:szCs w:val="24"/>
              </w:rPr>
              <w:t>Usecase</w:t>
            </w:r>
            <w:proofErr w:type="spellEnd"/>
            <w:r w:rsidR="0088598E">
              <w:rPr>
                <w:b/>
                <w:bCs/>
                <w:i/>
                <w:iCs/>
                <w:szCs w:val="24"/>
              </w:rPr>
              <w:t xml:space="preserve"> </w:t>
            </w:r>
            <w:r w:rsidR="0088598E">
              <w:rPr>
                <w:b/>
                <w:bCs/>
                <w:szCs w:val="24"/>
              </w:rPr>
              <w:t>Manajemen Pengguna: Menambahkan Pengguna</w:t>
            </w:r>
          </w:p>
        </w:tc>
      </w:tr>
      <w:tr w:rsidR="000B007A" w:rsidRPr="00291660" w14:paraId="00E4546C" w14:textId="77777777" w:rsidTr="002D45FC">
        <w:tc>
          <w:tcPr>
            <w:tcW w:w="2122" w:type="dxa"/>
          </w:tcPr>
          <w:p w14:paraId="626AEDA1" w14:textId="77777777" w:rsidR="000B007A" w:rsidRPr="00291660" w:rsidRDefault="000B007A" w:rsidP="002D45FC">
            <w:pPr>
              <w:rPr>
                <w:szCs w:val="24"/>
              </w:rPr>
            </w:pPr>
            <w:r w:rsidRPr="00291660">
              <w:rPr>
                <w:szCs w:val="24"/>
              </w:rPr>
              <w:t>Deskripsi</w:t>
            </w:r>
          </w:p>
        </w:tc>
        <w:tc>
          <w:tcPr>
            <w:tcW w:w="5806" w:type="dxa"/>
          </w:tcPr>
          <w:p w14:paraId="3B2B22D7" w14:textId="27919FF6" w:rsidR="000B007A" w:rsidRPr="00291660" w:rsidRDefault="000B007A" w:rsidP="002D45FC">
            <w:pPr>
              <w:rPr>
                <w:szCs w:val="24"/>
              </w:rPr>
            </w:pPr>
            <w:proofErr w:type="spellStart"/>
            <w:r w:rsidRPr="00291660">
              <w:rPr>
                <w:i/>
                <w:iCs/>
                <w:szCs w:val="24"/>
              </w:rPr>
              <w:t>Usecase</w:t>
            </w:r>
            <w:proofErr w:type="spellEnd"/>
            <w:r w:rsidRPr="00291660">
              <w:rPr>
                <w:szCs w:val="24"/>
              </w:rPr>
              <w:t xml:space="preserve"> ini berfungsi untuk </w:t>
            </w:r>
            <w:r>
              <w:rPr>
                <w:szCs w:val="24"/>
              </w:rPr>
              <w:t>menambahkan pengguna ke dalam sistem.</w:t>
            </w:r>
          </w:p>
        </w:tc>
      </w:tr>
      <w:tr w:rsidR="000B007A" w:rsidRPr="00291660" w14:paraId="13D41320" w14:textId="77777777" w:rsidTr="002D45FC">
        <w:tc>
          <w:tcPr>
            <w:tcW w:w="2122" w:type="dxa"/>
          </w:tcPr>
          <w:p w14:paraId="52875D32" w14:textId="77777777" w:rsidR="000B007A" w:rsidRPr="00291660" w:rsidRDefault="000B007A" w:rsidP="002D45FC">
            <w:pPr>
              <w:rPr>
                <w:szCs w:val="24"/>
              </w:rPr>
            </w:pPr>
            <w:r w:rsidRPr="00291660">
              <w:rPr>
                <w:szCs w:val="24"/>
              </w:rPr>
              <w:t>Aktor Utama</w:t>
            </w:r>
          </w:p>
        </w:tc>
        <w:tc>
          <w:tcPr>
            <w:tcW w:w="5806" w:type="dxa"/>
          </w:tcPr>
          <w:p w14:paraId="2E0F1637" w14:textId="5CAC9BE7" w:rsidR="000B007A" w:rsidRPr="00291660" w:rsidRDefault="000B007A" w:rsidP="002D45FC">
            <w:pPr>
              <w:rPr>
                <w:szCs w:val="24"/>
              </w:rPr>
            </w:pPr>
            <w:r>
              <w:rPr>
                <w:szCs w:val="24"/>
              </w:rPr>
              <w:t>LPM</w:t>
            </w:r>
          </w:p>
        </w:tc>
      </w:tr>
      <w:tr w:rsidR="000B007A" w:rsidRPr="00291660" w14:paraId="09E353DD" w14:textId="77777777" w:rsidTr="002D45FC">
        <w:tc>
          <w:tcPr>
            <w:tcW w:w="2122" w:type="dxa"/>
          </w:tcPr>
          <w:p w14:paraId="49EE6F9E" w14:textId="77777777" w:rsidR="000B007A" w:rsidRPr="00291660" w:rsidRDefault="000B007A" w:rsidP="002D45FC">
            <w:pPr>
              <w:rPr>
                <w:szCs w:val="24"/>
              </w:rPr>
            </w:pPr>
            <w:r w:rsidRPr="00291660">
              <w:rPr>
                <w:szCs w:val="24"/>
              </w:rPr>
              <w:t>Kondisi Awal</w:t>
            </w:r>
          </w:p>
        </w:tc>
        <w:tc>
          <w:tcPr>
            <w:tcW w:w="5806" w:type="dxa"/>
          </w:tcPr>
          <w:p w14:paraId="47B87167" w14:textId="2485224E" w:rsidR="000B007A" w:rsidRPr="009438C1" w:rsidRDefault="009438C1" w:rsidP="009438C1">
            <w:pPr>
              <w:rPr>
                <w:szCs w:val="24"/>
              </w:rPr>
            </w:pPr>
            <w:r>
              <w:rPr>
                <w:szCs w:val="24"/>
              </w:rPr>
              <w:t>Halaman utama tampil.</w:t>
            </w:r>
          </w:p>
        </w:tc>
      </w:tr>
      <w:tr w:rsidR="000B007A" w:rsidRPr="00291660" w14:paraId="4C72C431" w14:textId="77777777" w:rsidTr="002D45FC">
        <w:tc>
          <w:tcPr>
            <w:tcW w:w="7928" w:type="dxa"/>
            <w:gridSpan w:val="2"/>
          </w:tcPr>
          <w:p w14:paraId="7114F7C9" w14:textId="77777777" w:rsidR="000B007A" w:rsidRPr="00291660" w:rsidRDefault="000B007A" w:rsidP="002D45FC">
            <w:pPr>
              <w:rPr>
                <w:i/>
                <w:iCs/>
                <w:szCs w:val="24"/>
              </w:rPr>
            </w:pPr>
            <w:proofErr w:type="spellStart"/>
            <w:r w:rsidRPr="00291660">
              <w:rPr>
                <w:b/>
                <w:bCs/>
                <w:i/>
                <w:iCs/>
                <w:szCs w:val="24"/>
              </w:rPr>
              <w:t>Flow</w:t>
            </w:r>
            <w:proofErr w:type="spellEnd"/>
            <w:r w:rsidRPr="00291660">
              <w:rPr>
                <w:b/>
                <w:bCs/>
                <w:i/>
                <w:iCs/>
                <w:szCs w:val="24"/>
              </w:rPr>
              <w:t xml:space="preserve"> Event</w:t>
            </w:r>
          </w:p>
        </w:tc>
      </w:tr>
      <w:tr w:rsidR="000B007A" w:rsidRPr="00291660" w14:paraId="1CCDA733" w14:textId="77777777" w:rsidTr="002D45FC">
        <w:tc>
          <w:tcPr>
            <w:tcW w:w="2122" w:type="dxa"/>
          </w:tcPr>
          <w:p w14:paraId="69DD7479" w14:textId="3C1B569C" w:rsidR="000B007A" w:rsidRPr="00291660" w:rsidRDefault="00F426AF" w:rsidP="002D45FC">
            <w:pPr>
              <w:rPr>
                <w:i/>
                <w:iCs/>
                <w:szCs w:val="24"/>
              </w:rPr>
            </w:pPr>
            <w:r>
              <w:rPr>
                <w:i/>
                <w:iCs/>
                <w:szCs w:val="24"/>
              </w:rPr>
              <w:t xml:space="preserve">Basic </w:t>
            </w:r>
            <w:proofErr w:type="spellStart"/>
            <w:r>
              <w:rPr>
                <w:i/>
                <w:iCs/>
                <w:szCs w:val="24"/>
              </w:rPr>
              <w:t>Flow</w:t>
            </w:r>
            <w:proofErr w:type="spellEnd"/>
          </w:p>
        </w:tc>
        <w:tc>
          <w:tcPr>
            <w:tcW w:w="5806" w:type="dxa"/>
          </w:tcPr>
          <w:p w14:paraId="6FCA3CA4" w14:textId="7BC0B370" w:rsidR="000B007A" w:rsidRPr="00291660" w:rsidRDefault="000B007A" w:rsidP="00260C3C">
            <w:pPr>
              <w:pStyle w:val="ListParagraph"/>
              <w:numPr>
                <w:ilvl w:val="0"/>
                <w:numId w:val="17"/>
              </w:numPr>
              <w:rPr>
                <w:szCs w:val="24"/>
              </w:rPr>
            </w:pPr>
            <w:proofErr w:type="spellStart"/>
            <w:r w:rsidRPr="00291660">
              <w:rPr>
                <w:i/>
                <w:iCs/>
                <w:szCs w:val="24"/>
              </w:rPr>
              <w:t>Usecase</w:t>
            </w:r>
            <w:proofErr w:type="spellEnd"/>
            <w:r w:rsidRPr="00291660">
              <w:rPr>
                <w:szCs w:val="24"/>
              </w:rPr>
              <w:t xml:space="preserve"> dimulai dengan </w:t>
            </w:r>
            <w:r w:rsidR="009438C1">
              <w:rPr>
                <w:szCs w:val="24"/>
              </w:rPr>
              <w:t>aktor</w:t>
            </w:r>
            <w:r w:rsidRPr="00291660">
              <w:rPr>
                <w:szCs w:val="24"/>
              </w:rPr>
              <w:t xml:space="preserve"> </w:t>
            </w:r>
            <w:r w:rsidR="009438C1">
              <w:rPr>
                <w:szCs w:val="24"/>
              </w:rPr>
              <w:t>menekan tombol pengguna pada menu samping.</w:t>
            </w:r>
          </w:p>
          <w:p w14:paraId="3C8554FE" w14:textId="6696672E" w:rsidR="000B007A" w:rsidRPr="00291660" w:rsidRDefault="000B007A" w:rsidP="00260C3C">
            <w:pPr>
              <w:pStyle w:val="ListParagraph"/>
              <w:numPr>
                <w:ilvl w:val="0"/>
                <w:numId w:val="17"/>
              </w:numPr>
              <w:rPr>
                <w:i/>
                <w:iCs/>
                <w:szCs w:val="24"/>
              </w:rPr>
            </w:pPr>
            <w:r w:rsidRPr="00291660">
              <w:rPr>
                <w:szCs w:val="24"/>
              </w:rPr>
              <w:t xml:space="preserve">Halaman </w:t>
            </w:r>
            <w:r w:rsidR="009438C1">
              <w:rPr>
                <w:szCs w:val="24"/>
              </w:rPr>
              <w:t>Pengguna tampil.</w:t>
            </w:r>
          </w:p>
          <w:p w14:paraId="621A6006" w14:textId="4F3D8E57" w:rsidR="000B007A" w:rsidRPr="00291660" w:rsidRDefault="009438C1" w:rsidP="00260C3C">
            <w:pPr>
              <w:pStyle w:val="ListParagraph"/>
              <w:numPr>
                <w:ilvl w:val="0"/>
                <w:numId w:val="17"/>
              </w:numPr>
              <w:rPr>
                <w:i/>
                <w:iCs/>
                <w:szCs w:val="24"/>
              </w:rPr>
            </w:pPr>
            <w:r>
              <w:rPr>
                <w:szCs w:val="24"/>
              </w:rPr>
              <w:t>Aktor menekan tombol Tambah Pengguna</w:t>
            </w:r>
            <w:r w:rsidR="000B007A" w:rsidRPr="00291660">
              <w:rPr>
                <w:szCs w:val="24"/>
              </w:rPr>
              <w:t>.</w:t>
            </w:r>
          </w:p>
          <w:p w14:paraId="0B06F37D" w14:textId="77777777" w:rsidR="00325773" w:rsidRPr="00325773" w:rsidRDefault="009438C1" w:rsidP="00260C3C">
            <w:pPr>
              <w:pStyle w:val="ListParagraph"/>
              <w:numPr>
                <w:ilvl w:val="0"/>
                <w:numId w:val="17"/>
              </w:numPr>
              <w:rPr>
                <w:i/>
                <w:iCs/>
                <w:szCs w:val="24"/>
              </w:rPr>
            </w:pPr>
            <w:proofErr w:type="spellStart"/>
            <w:r w:rsidRPr="009438C1">
              <w:rPr>
                <w:i/>
                <w:iCs/>
                <w:szCs w:val="24"/>
              </w:rPr>
              <w:t>Form</w:t>
            </w:r>
            <w:proofErr w:type="spellEnd"/>
            <w:r>
              <w:rPr>
                <w:szCs w:val="24"/>
              </w:rPr>
              <w:t xml:space="preserve"> </w:t>
            </w:r>
            <w:r w:rsidR="00325773">
              <w:rPr>
                <w:szCs w:val="24"/>
              </w:rPr>
              <w:t>pengguna tampil.</w:t>
            </w:r>
          </w:p>
          <w:p w14:paraId="7A2BB3C6" w14:textId="77777777" w:rsidR="00325773" w:rsidRPr="00325773" w:rsidRDefault="00325773" w:rsidP="00260C3C">
            <w:pPr>
              <w:pStyle w:val="ListParagraph"/>
              <w:numPr>
                <w:ilvl w:val="0"/>
                <w:numId w:val="17"/>
              </w:numPr>
              <w:rPr>
                <w:i/>
                <w:iCs/>
                <w:szCs w:val="24"/>
              </w:rPr>
            </w:pPr>
            <w:r>
              <w:rPr>
                <w:szCs w:val="24"/>
              </w:rPr>
              <w:t xml:space="preserve">Aktor mengisi </w:t>
            </w:r>
            <w:proofErr w:type="spellStart"/>
            <w:r>
              <w:rPr>
                <w:szCs w:val="24"/>
              </w:rPr>
              <w:t>form</w:t>
            </w:r>
            <w:proofErr w:type="spellEnd"/>
            <w:r>
              <w:rPr>
                <w:szCs w:val="24"/>
              </w:rPr>
              <w:t xml:space="preserve"> Tambah Pengguna</w:t>
            </w:r>
          </w:p>
          <w:p w14:paraId="28E2B886" w14:textId="419D0FF9" w:rsidR="00325773" w:rsidRPr="00325773" w:rsidRDefault="00325773" w:rsidP="00260C3C">
            <w:pPr>
              <w:pStyle w:val="ListParagraph"/>
              <w:numPr>
                <w:ilvl w:val="0"/>
                <w:numId w:val="17"/>
              </w:numPr>
              <w:rPr>
                <w:i/>
                <w:iCs/>
                <w:szCs w:val="24"/>
              </w:rPr>
            </w:pPr>
            <w:r>
              <w:rPr>
                <w:szCs w:val="24"/>
              </w:rPr>
              <w:t>Aktor menekan tombol simpan.</w:t>
            </w:r>
          </w:p>
        </w:tc>
      </w:tr>
      <w:tr w:rsidR="000B007A" w:rsidRPr="00291660" w14:paraId="224E0F72" w14:textId="77777777" w:rsidTr="002D45FC">
        <w:tc>
          <w:tcPr>
            <w:tcW w:w="2122" w:type="dxa"/>
          </w:tcPr>
          <w:p w14:paraId="1894240D" w14:textId="77777777" w:rsidR="000B007A" w:rsidRPr="00291660" w:rsidRDefault="000B007A" w:rsidP="002D45FC">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0637B602" w14:textId="77777777" w:rsidR="000B007A" w:rsidRPr="00291660" w:rsidRDefault="000B007A" w:rsidP="002D45FC">
            <w:pPr>
              <w:rPr>
                <w:szCs w:val="24"/>
              </w:rPr>
            </w:pPr>
            <w:r w:rsidRPr="00291660">
              <w:rPr>
                <w:szCs w:val="24"/>
              </w:rPr>
              <w:t>Tidak ada.</w:t>
            </w:r>
          </w:p>
        </w:tc>
      </w:tr>
      <w:tr w:rsidR="000B007A" w:rsidRPr="00291660" w14:paraId="546EBAAB" w14:textId="77777777" w:rsidTr="002D45FC">
        <w:tc>
          <w:tcPr>
            <w:tcW w:w="2122" w:type="dxa"/>
          </w:tcPr>
          <w:p w14:paraId="27B33C0B" w14:textId="77777777" w:rsidR="000B007A" w:rsidRPr="00291660" w:rsidRDefault="000B007A" w:rsidP="002D45FC">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22132B3E" w14:textId="11453BA5" w:rsidR="000B007A" w:rsidRPr="00386584" w:rsidRDefault="00386584" w:rsidP="00386584">
            <w:pPr>
              <w:rPr>
                <w:szCs w:val="24"/>
              </w:rPr>
            </w:pPr>
            <w:r>
              <w:rPr>
                <w:szCs w:val="24"/>
              </w:rPr>
              <w:t>Tidak ada.</w:t>
            </w:r>
          </w:p>
        </w:tc>
      </w:tr>
      <w:tr w:rsidR="000B007A" w:rsidRPr="00291660" w14:paraId="680A5CE5" w14:textId="77777777" w:rsidTr="002D45FC">
        <w:tc>
          <w:tcPr>
            <w:tcW w:w="2122" w:type="dxa"/>
          </w:tcPr>
          <w:p w14:paraId="36FC2776" w14:textId="77777777" w:rsidR="000B007A" w:rsidRPr="00291660" w:rsidRDefault="000B007A" w:rsidP="002D45FC">
            <w:pPr>
              <w:rPr>
                <w:szCs w:val="24"/>
              </w:rPr>
            </w:pPr>
            <w:r w:rsidRPr="00291660">
              <w:rPr>
                <w:szCs w:val="24"/>
              </w:rPr>
              <w:t>Kondisi Akhir</w:t>
            </w:r>
          </w:p>
        </w:tc>
        <w:tc>
          <w:tcPr>
            <w:tcW w:w="5806" w:type="dxa"/>
          </w:tcPr>
          <w:p w14:paraId="02829E95" w14:textId="60190B53" w:rsidR="000B007A" w:rsidRPr="00291660" w:rsidRDefault="00325773" w:rsidP="002D45FC">
            <w:pPr>
              <w:keepNext/>
              <w:rPr>
                <w:szCs w:val="24"/>
              </w:rPr>
            </w:pPr>
            <w:r>
              <w:rPr>
                <w:szCs w:val="24"/>
              </w:rPr>
              <w:t>Menampilkan pesan berhasil menambahkan pengguna</w:t>
            </w:r>
            <w:r w:rsidR="00FF0315">
              <w:rPr>
                <w:szCs w:val="24"/>
              </w:rPr>
              <w:t>.</w:t>
            </w:r>
          </w:p>
        </w:tc>
      </w:tr>
    </w:tbl>
    <w:p w14:paraId="2AF65DAF" w14:textId="3D43C982" w:rsidR="000B007A" w:rsidRDefault="000B007A" w:rsidP="000B007A"/>
    <w:p w14:paraId="53A1C772" w14:textId="1E2FA276" w:rsidR="0088598E" w:rsidRDefault="0088598E" w:rsidP="0088598E">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3</w:t>
      </w:r>
      <w:r w:rsidR="00B22397">
        <w:fldChar w:fldCharType="end"/>
      </w:r>
      <w:r>
        <w:t xml:space="preserve"> Spesifikasi Mengubah Pengguna</w:t>
      </w:r>
    </w:p>
    <w:tbl>
      <w:tblPr>
        <w:tblStyle w:val="TableGrid"/>
        <w:tblW w:w="0" w:type="auto"/>
        <w:tblLook w:val="04A0" w:firstRow="1" w:lastRow="0" w:firstColumn="1" w:lastColumn="0" w:noHBand="0" w:noVBand="1"/>
      </w:tblPr>
      <w:tblGrid>
        <w:gridCol w:w="2122"/>
        <w:gridCol w:w="5806"/>
      </w:tblGrid>
      <w:tr w:rsidR="0088598E" w:rsidRPr="00291660" w14:paraId="162F05A9" w14:textId="77777777" w:rsidTr="002D45FC">
        <w:tc>
          <w:tcPr>
            <w:tcW w:w="7928" w:type="dxa"/>
            <w:gridSpan w:val="2"/>
          </w:tcPr>
          <w:p w14:paraId="5F352DE8" w14:textId="7552F263" w:rsidR="0088598E" w:rsidRPr="00291660" w:rsidRDefault="0088598E" w:rsidP="0088598E">
            <w:pPr>
              <w:rPr>
                <w:b/>
                <w:bCs/>
                <w:szCs w:val="24"/>
              </w:rPr>
            </w:pPr>
            <w:proofErr w:type="spellStart"/>
            <w:r w:rsidRPr="00291660">
              <w:rPr>
                <w:b/>
                <w:bCs/>
                <w:i/>
                <w:iCs/>
                <w:szCs w:val="24"/>
              </w:rPr>
              <w:t>Usecase</w:t>
            </w:r>
            <w:proofErr w:type="spellEnd"/>
            <w:r>
              <w:rPr>
                <w:b/>
                <w:bCs/>
                <w:i/>
                <w:iCs/>
                <w:szCs w:val="24"/>
              </w:rPr>
              <w:t xml:space="preserve"> </w:t>
            </w:r>
            <w:r>
              <w:rPr>
                <w:b/>
                <w:bCs/>
                <w:szCs w:val="24"/>
              </w:rPr>
              <w:t>Manajemen Pengguna: Mengubah Pengguna</w:t>
            </w:r>
          </w:p>
        </w:tc>
      </w:tr>
      <w:tr w:rsidR="0088598E" w:rsidRPr="00291660" w14:paraId="188A0E8C" w14:textId="77777777" w:rsidTr="002D45FC">
        <w:tc>
          <w:tcPr>
            <w:tcW w:w="2122" w:type="dxa"/>
          </w:tcPr>
          <w:p w14:paraId="24F8D8D9" w14:textId="77777777" w:rsidR="0088598E" w:rsidRPr="00291660" w:rsidRDefault="0088598E" w:rsidP="002D45FC">
            <w:pPr>
              <w:rPr>
                <w:szCs w:val="24"/>
              </w:rPr>
            </w:pPr>
            <w:r w:rsidRPr="00291660">
              <w:rPr>
                <w:szCs w:val="24"/>
              </w:rPr>
              <w:t>Deskripsi</w:t>
            </w:r>
          </w:p>
        </w:tc>
        <w:tc>
          <w:tcPr>
            <w:tcW w:w="5806" w:type="dxa"/>
          </w:tcPr>
          <w:p w14:paraId="79A3B600" w14:textId="0C137771" w:rsidR="0088598E" w:rsidRPr="00291660" w:rsidRDefault="0088598E" w:rsidP="002D45FC">
            <w:pPr>
              <w:rPr>
                <w:szCs w:val="24"/>
              </w:rPr>
            </w:pPr>
            <w:proofErr w:type="spellStart"/>
            <w:r w:rsidRPr="00291660">
              <w:rPr>
                <w:i/>
                <w:iCs/>
                <w:szCs w:val="24"/>
              </w:rPr>
              <w:t>Usecase</w:t>
            </w:r>
            <w:proofErr w:type="spellEnd"/>
            <w:r w:rsidRPr="00291660">
              <w:rPr>
                <w:szCs w:val="24"/>
              </w:rPr>
              <w:t xml:space="preserve"> ini berfungsi untuk </w:t>
            </w:r>
            <w:r w:rsidR="0028550D">
              <w:rPr>
                <w:szCs w:val="24"/>
              </w:rPr>
              <w:t>mengubah</w:t>
            </w:r>
            <w:r>
              <w:rPr>
                <w:szCs w:val="24"/>
              </w:rPr>
              <w:t xml:space="preserve"> pengguna </w:t>
            </w:r>
            <w:r w:rsidR="0028550D">
              <w:rPr>
                <w:szCs w:val="24"/>
              </w:rPr>
              <w:t>yang ada di</w:t>
            </w:r>
            <w:r>
              <w:rPr>
                <w:szCs w:val="24"/>
              </w:rPr>
              <w:t xml:space="preserve"> dalam sistem.</w:t>
            </w:r>
          </w:p>
        </w:tc>
      </w:tr>
      <w:tr w:rsidR="0088598E" w:rsidRPr="00291660" w14:paraId="3893CC05" w14:textId="77777777" w:rsidTr="002D45FC">
        <w:tc>
          <w:tcPr>
            <w:tcW w:w="2122" w:type="dxa"/>
          </w:tcPr>
          <w:p w14:paraId="035CBDBF" w14:textId="77777777" w:rsidR="0088598E" w:rsidRPr="00291660" w:rsidRDefault="0088598E" w:rsidP="002D45FC">
            <w:pPr>
              <w:rPr>
                <w:szCs w:val="24"/>
              </w:rPr>
            </w:pPr>
            <w:r w:rsidRPr="00291660">
              <w:rPr>
                <w:szCs w:val="24"/>
              </w:rPr>
              <w:t>Aktor Utama</w:t>
            </w:r>
          </w:p>
        </w:tc>
        <w:tc>
          <w:tcPr>
            <w:tcW w:w="5806" w:type="dxa"/>
          </w:tcPr>
          <w:p w14:paraId="17E7F44C" w14:textId="77777777" w:rsidR="0088598E" w:rsidRPr="00291660" w:rsidRDefault="0088598E" w:rsidP="002D45FC">
            <w:pPr>
              <w:rPr>
                <w:szCs w:val="24"/>
              </w:rPr>
            </w:pPr>
            <w:r>
              <w:rPr>
                <w:szCs w:val="24"/>
              </w:rPr>
              <w:t>LPM</w:t>
            </w:r>
          </w:p>
        </w:tc>
      </w:tr>
      <w:tr w:rsidR="0088598E" w:rsidRPr="00291660" w14:paraId="7FB9E0DA" w14:textId="77777777" w:rsidTr="002D45FC">
        <w:tc>
          <w:tcPr>
            <w:tcW w:w="2122" w:type="dxa"/>
          </w:tcPr>
          <w:p w14:paraId="1906AF70" w14:textId="77777777" w:rsidR="0088598E" w:rsidRPr="00291660" w:rsidRDefault="0088598E" w:rsidP="002D45FC">
            <w:pPr>
              <w:rPr>
                <w:szCs w:val="24"/>
              </w:rPr>
            </w:pPr>
            <w:r w:rsidRPr="00291660">
              <w:rPr>
                <w:szCs w:val="24"/>
              </w:rPr>
              <w:t>Kondisi Awal</w:t>
            </w:r>
          </w:p>
        </w:tc>
        <w:tc>
          <w:tcPr>
            <w:tcW w:w="5806" w:type="dxa"/>
          </w:tcPr>
          <w:p w14:paraId="30852A70" w14:textId="61567BAF" w:rsidR="0088598E" w:rsidRPr="009438C1" w:rsidRDefault="0088598E" w:rsidP="002D45FC">
            <w:pPr>
              <w:rPr>
                <w:szCs w:val="24"/>
              </w:rPr>
            </w:pPr>
            <w:r>
              <w:rPr>
                <w:szCs w:val="24"/>
              </w:rPr>
              <w:t xml:space="preserve">Halaman </w:t>
            </w:r>
            <w:r w:rsidR="000A74E7">
              <w:rPr>
                <w:szCs w:val="24"/>
              </w:rPr>
              <w:t>Pengguna Tampil.</w:t>
            </w:r>
          </w:p>
        </w:tc>
      </w:tr>
      <w:tr w:rsidR="0088598E" w:rsidRPr="00291660" w14:paraId="64BF614D" w14:textId="77777777" w:rsidTr="002D45FC">
        <w:tc>
          <w:tcPr>
            <w:tcW w:w="7928" w:type="dxa"/>
            <w:gridSpan w:val="2"/>
          </w:tcPr>
          <w:p w14:paraId="18F4070E" w14:textId="77777777" w:rsidR="0088598E" w:rsidRPr="00291660" w:rsidRDefault="0088598E" w:rsidP="002D45FC">
            <w:pPr>
              <w:rPr>
                <w:i/>
                <w:iCs/>
                <w:szCs w:val="24"/>
              </w:rPr>
            </w:pPr>
            <w:proofErr w:type="spellStart"/>
            <w:r w:rsidRPr="00291660">
              <w:rPr>
                <w:b/>
                <w:bCs/>
                <w:i/>
                <w:iCs/>
                <w:szCs w:val="24"/>
              </w:rPr>
              <w:lastRenderedPageBreak/>
              <w:t>Flow</w:t>
            </w:r>
            <w:proofErr w:type="spellEnd"/>
            <w:r w:rsidRPr="00291660">
              <w:rPr>
                <w:b/>
                <w:bCs/>
                <w:i/>
                <w:iCs/>
                <w:szCs w:val="24"/>
              </w:rPr>
              <w:t xml:space="preserve"> Event</w:t>
            </w:r>
          </w:p>
        </w:tc>
      </w:tr>
      <w:tr w:rsidR="0088598E" w:rsidRPr="00291660" w14:paraId="7C81E792" w14:textId="77777777" w:rsidTr="002D45FC">
        <w:tc>
          <w:tcPr>
            <w:tcW w:w="2122" w:type="dxa"/>
          </w:tcPr>
          <w:p w14:paraId="1D04B02D" w14:textId="5ACD19B3" w:rsidR="0088598E" w:rsidRPr="00291660" w:rsidRDefault="00F426AF" w:rsidP="002D45FC">
            <w:pPr>
              <w:rPr>
                <w:i/>
                <w:iCs/>
                <w:szCs w:val="24"/>
              </w:rPr>
            </w:pPr>
            <w:r>
              <w:rPr>
                <w:i/>
                <w:iCs/>
                <w:szCs w:val="24"/>
              </w:rPr>
              <w:t>Basic</w:t>
            </w:r>
            <w:r w:rsidR="0088598E" w:rsidRPr="00291660">
              <w:rPr>
                <w:i/>
                <w:iCs/>
                <w:szCs w:val="24"/>
              </w:rPr>
              <w:t xml:space="preserve"> </w:t>
            </w:r>
            <w:proofErr w:type="spellStart"/>
            <w:r w:rsidR="0088598E" w:rsidRPr="00291660">
              <w:rPr>
                <w:i/>
                <w:iCs/>
                <w:szCs w:val="24"/>
              </w:rPr>
              <w:t>Flow</w:t>
            </w:r>
            <w:proofErr w:type="spellEnd"/>
          </w:p>
        </w:tc>
        <w:tc>
          <w:tcPr>
            <w:tcW w:w="5806" w:type="dxa"/>
          </w:tcPr>
          <w:p w14:paraId="57E762B9" w14:textId="1C22B590" w:rsidR="0088598E" w:rsidRPr="00291660" w:rsidRDefault="0088598E" w:rsidP="00260C3C">
            <w:pPr>
              <w:pStyle w:val="ListParagraph"/>
              <w:numPr>
                <w:ilvl w:val="0"/>
                <w:numId w:val="20"/>
              </w:numPr>
              <w:rPr>
                <w:szCs w:val="24"/>
              </w:rPr>
            </w:pPr>
            <w:proofErr w:type="spellStart"/>
            <w:r w:rsidRPr="00291660">
              <w:rPr>
                <w:i/>
                <w:iCs/>
                <w:szCs w:val="24"/>
              </w:rPr>
              <w:t>Usecase</w:t>
            </w:r>
            <w:proofErr w:type="spellEnd"/>
            <w:r w:rsidRPr="00291660">
              <w:rPr>
                <w:szCs w:val="24"/>
              </w:rPr>
              <w:t xml:space="preserve"> dimulai dengan </w:t>
            </w:r>
            <w:r>
              <w:rPr>
                <w:szCs w:val="24"/>
              </w:rPr>
              <w:t>aktor</w:t>
            </w:r>
            <w:r w:rsidRPr="00291660">
              <w:rPr>
                <w:szCs w:val="24"/>
              </w:rPr>
              <w:t xml:space="preserve"> </w:t>
            </w:r>
            <w:r>
              <w:rPr>
                <w:szCs w:val="24"/>
              </w:rPr>
              <w:t xml:space="preserve">menekan </w:t>
            </w:r>
            <w:r w:rsidR="000A74E7">
              <w:rPr>
                <w:szCs w:val="24"/>
              </w:rPr>
              <w:t>edit</w:t>
            </w:r>
            <w:r>
              <w:rPr>
                <w:szCs w:val="24"/>
              </w:rPr>
              <w:t xml:space="preserve"> pengguna pada </w:t>
            </w:r>
            <w:r w:rsidR="000A74E7">
              <w:rPr>
                <w:szCs w:val="24"/>
              </w:rPr>
              <w:t>tabel pengguna</w:t>
            </w:r>
            <w:r>
              <w:rPr>
                <w:szCs w:val="24"/>
              </w:rPr>
              <w:t>.</w:t>
            </w:r>
          </w:p>
          <w:p w14:paraId="62C32BC5" w14:textId="5C40821C" w:rsidR="0088598E" w:rsidRPr="00291660" w:rsidRDefault="0088598E" w:rsidP="00260C3C">
            <w:pPr>
              <w:pStyle w:val="ListParagraph"/>
              <w:numPr>
                <w:ilvl w:val="0"/>
                <w:numId w:val="20"/>
              </w:numPr>
              <w:rPr>
                <w:i/>
                <w:iCs/>
                <w:szCs w:val="24"/>
              </w:rPr>
            </w:pPr>
            <w:r w:rsidRPr="00291660">
              <w:rPr>
                <w:szCs w:val="24"/>
              </w:rPr>
              <w:t xml:space="preserve">Halaman </w:t>
            </w:r>
            <w:r w:rsidR="000A74E7">
              <w:rPr>
                <w:szCs w:val="24"/>
              </w:rPr>
              <w:t>Ubah Pengguna</w:t>
            </w:r>
            <w:r>
              <w:rPr>
                <w:szCs w:val="24"/>
              </w:rPr>
              <w:t xml:space="preserve"> tampil.</w:t>
            </w:r>
          </w:p>
          <w:p w14:paraId="7473193A" w14:textId="0FFFB5B9" w:rsidR="0088598E" w:rsidRPr="00291660" w:rsidRDefault="000A74E7" w:rsidP="00260C3C">
            <w:pPr>
              <w:pStyle w:val="ListParagraph"/>
              <w:numPr>
                <w:ilvl w:val="0"/>
                <w:numId w:val="20"/>
              </w:numPr>
              <w:rPr>
                <w:i/>
                <w:iCs/>
                <w:szCs w:val="24"/>
              </w:rPr>
            </w:pPr>
            <w:r>
              <w:rPr>
                <w:szCs w:val="24"/>
              </w:rPr>
              <w:t>Aktor mengisi data pengguna yang baru</w:t>
            </w:r>
            <w:r w:rsidR="0088598E" w:rsidRPr="00291660">
              <w:rPr>
                <w:szCs w:val="24"/>
              </w:rPr>
              <w:t>.</w:t>
            </w:r>
          </w:p>
          <w:p w14:paraId="1F9D9C4D" w14:textId="5F8EFBC6" w:rsidR="0088598E" w:rsidRPr="000A74E7" w:rsidRDefault="000A74E7" w:rsidP="00260C3C">
            <w:pPr>
              <w:pStyle w:val="ListParagraph"/>
              <w:numPr>
                <w:ilvl w:val="0"/>
                <w:numId w:val="20"/>
              </w:numPr>
              <w:rPr>
                <w:i/>
                <w:iCs/>
                <w:szCs w:val="24"/>
              </w:rPr>
            </w:pPr>
            <w:r>
              <w:rPr>
                <w:szCs w:val="24"/>
              </w:rPr>
              <w:t>Aktor menekan tombol simpan</w:t>
            </w:r>
            <w:r w:rsidR="0088598E">
              <w:rPr>
                <w:szCs w:val="24"/>
              </w:rPr>
              <w:t>.</w:t>
            </w:r>
          </w:p>
        </w:tc>
      </w:tr>
      <w:tr w:rsidR="0088598E" w:rsidRPr="00291660" w14:paraId="3E70ADA6" w14:textId="77777777" w:rsidTr="002D45FC">
        <w:tc>
          <w:tcPr>
            <w:tcW w:w="2122" w:type="dxa"/>
          </w:tcPr>
          <w:p w14:paraId="1E9DD5AF" w14:textId="77777777" w:rsidR="0088598E" w:rsidRPr="00291660" w:rsidRDefault="0088598E" w:rsidP="002D45FC">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3F6EC468" w14:textId="77777777" w:rsidR="0088598E" w:rsidRDefault="000A74E7" w:rsidP="00260C3C">
            <w:pPr>
              <w:pStyle w:val="ListParagraph"/>
              <w:numPr>
                <w:ilvl w:val="0"/>
                <w:numId w:val="21"/>
              </w:numPr>
              <w:rPr>
                <w:szCs w:val="24"/>
              </w:rPr>
            </w:pPr>
            <w:proofErr w:type="spellStart"/>
            <w:r>
              <w:rPr>
                <w:i/>
                <w:iCs/>
                <w:szCs w:val="24"/>
              </w:rPr>
              <w:t>Usecase</w:t>
            </w:r>
            <w:proofErr w:type="spellEnd"/>
            <w:r>
              <w:rPr>
                <w:szCs w:val="24"/>
              </w:rPr>
              <w:t xml:space="preserve"> dimulai dengan aktor menekan tombol lihat pada tabel pengguna.</w:t>
            </w:r>
          </w:p>
          <w:p w14:paraId="67E4E273" w14:textId="77777777" w:rsidR="000A74E7" w:rsidRDefault="000A74E7" w:rsidP="00260C3C">
            <w:pPr>
              <w:pStyle w:val="ListParagraph"/>
              <w:numPr>
                <w:ilvl w:val="0"/>
                <w:numId w:val="21"/>
              </w:numPr>
              <w:rPr>
                <w:szCs w:val="24"/>
              </w:rPr>
            </w:pPr>
            <w:r>
              <w:rPr>
                <w:szCs w:val="24"/>
              </w:rPr>
              <w:t xml:space="preserve">Halaman </w:t>
            </w:r>
            <w:proofErr w:type="spellStart"/>
            <w:r>
              <w:rPr>
                <w:szCs w:val="24"/>
              </w:rPr>
              <w:t>detil</w:t>
            </w:r>
            <w:proofErr w:type="spellEnd"/>
            <w:r>
              <w:rPr>
                <w:szCs w:val="24"/>
              </w:rPr>
              <w:t xml:space="preserve"> pengguna tampil.</w:t>
            </w:r>
          </w:p>
          <w:p w14:paraId="38942571" w14:textId="77777777" w:rsidR="000A74E7" w:rsidRDefault="000A74E7" w:rsidP="00260C3C">
            <w:pPr>
              <w:pStyle w:val="ListParagraph"/>
              <w:numPr>
                <w:ilvl w:val="0"/>
                <w:numId w:val="21"/>
              </w:numPr>
              <w:rPr>
                <w:szCs w:val="24"/>
              </w:rPr>
            </w:pPr>
            <w:r>
              <w:rPr>
                <w:szCs w:val="24"/>
              </w:rPr>
              <w:t xml:space="preserve">Aktor menekan tombol edit pada halaman </w:t>
            </w:r>
            <w:proofErr w:type="spellStart"/>
            <w:r>
              <w:rPr>
                <w:szCs w:val="24"/>
              </w:rPr>
              <w:t>detil</w:t>
            </w:r>
            <w:proofErr w:type="spellEnd"/>
            <w:r>
              <w:rPr>
                <w:szCs w:val="24"/>
              </w:rPr>
              <w:t xml:space="preserve"> pengguna.</w:t>
            </w:r>
          </w:p>
          <w:p w14:paraId="1DDBB27A" w14:textId="77777777" w:rsidR="000A74E7" w:rsidRPr="00291660" w:rsidRDefault="000A74E7" w:rsidP="00260C3C">
            <w:pPr>
              <w:pStyle w:val="ListParagraph"/>
              <w:numPr>
                <w:ilvl w:val="0"/>
                <w:numId w:val="21"/>
              </w:numPr>
              <w:rPr>
                <w:i/>
                <w:iCs/>
                <w:szCs w:val="24"/>
              </w:rPr>
            </w:pPr>
            <w:r w:rsidRPr="00291660">
              <w:rPr>
                <w:szCs w:val="24"/>
              </w:rPr>
              <w:t xml:space="preserve">Halaman </w:t>
            </w:r>
            <w:r>
              <w:rPr>
                <w:szCs w:val="24"/>
              </w:rPr>
              <w:t>Ubah Pengguna tampil.</w:t>
            </w:r>
          </w:p>
          <w:p w14:paraId="105AA25A" w14:textId="77777777" w:rsidR="000A74E7" w:rsidRPr="00291660" w:rsidRDefault="000A74E7" w:rsidP="00260C3C">
            <w:pPr>
              <w:pStyle w:val="ListParagraph"/>
              <w:numPr>
                <w:ilvl w:val="0"/>
                <w:numId w:val="21"/>
              </w:numPr>
              <w:rPr>
                <w:i/>
                <w:iCs/>
                <w:szCs w:val="24"/>
              </w:rPr>
            </w:pPr>
            <w:r>
              <w:rPr>
                <w:szCs w:val="24"/>
              </w:rPr>
              <w:t>Aktor mengisi data pengguna yang baru</w:t>
            </w:r>
            <w:r w:rsidRPr="00291660">
              <w:rPr>
                <w:szCs w:val="24"/>
              </w:rPr>
              <w:t>.</w:t>
            </w:r>
          </w:p>
          <w:p w14:paraId="281B67FA" w14:textId="00131ABC" w:rsidR="000A74E7" w:rsidRPr="000A74E7" w:rsidRDefault="000A74E7" w:rsidP="00260C3C">
            <w:pPr>
              <w:pStyle w:val="ListParagraph"/>
              <w:numPr>
                <w:ilvl w:val="0"/>
                <w:numId w:val="21"/>
              </w:numPr>
              <w:rPr>
                <w:szCs w:val="24"/>
              </w:rPr>
            </w:pPr>
            <w:r>
              <w:rPr>
                <w:szCs w:val="24"/>
              </w:rPr>
              <w:t>Aktor menekan tombol simpan.</w:t>
            </w:r>
          </w:p>
        </w:tc>
      </w:tr>
      <w:tr w:rsidR="0088598E" w:rsidRPr="00291660" w14:paraId="508957FC" w14:textId="77777777" w:rsidTr="002D45FC">
        <w:tc>
          <w:tcPr>
            <w:tcW w:w="2122" w:type="dxa"/>
          </w:tcPr>
          <w:p w14:paraId="03C28C41" w14:textId="77777777" w:rsidR="0088598E" w:rsidRPr="00291660" w:rsidRDefault="0088598E" w:rsidP="002D45FC">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598B5003" w14:textId="195E8D0E" w:rsidR="0088598E" w:rsidRPr="00386584" w:rsidRDefault="00386584" w:rsidP="00386584">
            <w:pPr>
              <w:rPr>
                <w:szCs w:val="24"/>
              </w:rPr>
            </w:pPr>
            <w:r>
              <w:rPr>
                <w:szCs w:val="24"/>
              </w:rPr>
              <w:t>Tidak ada.</w:t>
            </w:r>
          </w:p>
        </w:tc>
      </w:tr>
      <w:tr w:rsidR="0088598E" w:rsidRPr="00291660" w14:paraId="1FF34EDE" w14:textId="77777777" w:rsidTr="002D45FC">
        <w:tc>
          <w:tcPr>
            <w:tcW w:w="2122" w:type="dxa"/>
          </w:tcPr>
          <w:p w14:paraId="400130AB" w14:textId="77777777" w:rsidR="0088598E" w:rsidRPr="00291660" w:rsidRDefault="0088598E" w:rsidP="002D45FC">
            <w:pPr>
              <w:rPr>
                <w:szCs w:val="24"/>
              </w:rPr>
            </w:pPr>
            <w:r w:rsidRPr="00291660">
              <w:rPr>
                <w:szCs w:val="24"/>
              </w:rPr>
              <w:t>Kondisi Akhir</w:t>
            </w:r>
          </w:p>
        </w:tc>
        <w:tc>
          <w:tcPr>
            <w:tcW w:w="5806" w:type="dxa"/>
          </w:tcPr>
          <w:p w14:paraId="08B4ECF6" w14:textId="2B61C03F" w:rsidR="0088598E" w:rsidRPr="00291660" w:rsidRDefault="0088598E" w:rsidP="002D45FC">
            <w:pPr>
              <w:keepNext/>
              <w:rPr>
                <w:szCs w:val="24"/>
              </w:rPr>
            </w:pPr>
            <w:r>
              <w:rPr>
                <w:szCs w:val="24"/>
              </w:rPr>
              <w:t xml:space="preserve">Menampilkan pesan berhasil </w:t>
            </w:r>
            <w:r w:rsidR="00FF0315">
              <w:rPr>
                <w:szCs w:val="24"/>
              </w:rPr>
              <w:t>mengubah</w:t>
            </w:r>
            <w:r>
              <w:rPr>
                <w:szCs w:val="24"/>
              </w:rPr>
              <w:t xml:space="preserve"> pengguna</w:t>
            </w:r>
            <w:r w:rsidR="00FF0315">
              <w:rPr>
                <w:szCs w:val="24"/>
              </w:rPr>
              <w:t>.</w:t>
            </w:r>
          </w:p>
        </w:tc>
      </w:tr>
    </w:tbl>
    <w:p w14:paraId="6C965B30" w14:textId="06441D65" w:rsidR="0088598E" w:rsidRDefault="0088598E" w:rsidP="000B007A"/>
    <w:p w14:paraId="54CE368D" w14:textId="1EA1047B" w:rsidR="00EF23D4" w:rsidRDefault="00EF23D4" w:rsidP="00EF23D4">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4</w:t>
      </w:r>
      <w:r w:rsidR="00B22397">
        <w:fldChar w:fldCharType="end"/>
      </w:r>
      <w:r>
        <w:t xml:space="preserve"> Spesifikasi Menghapus Pengguna</w:t>
      </w:r>
    </w:p>
    <w:tbl>
      <w:tblPr>
        <w:tblStyle w:val="TableGrid"/>
        <w:tblW w:w="0" w:type="auto"/>
        <w:tblLook w:val="04A0" w:firstRow="1" w:lastRow="0" w:firstColumn="1" w:lastColumn="0" w:noHBand="0" w:noVBand="1"/>
      </w:tblPr>
      <w:tblGrid>
        <w:gridCol w:w="2122"/>
        <w:gridCol w:w="5806"/>
      </w:tblGrid>
      <w:tr w:rsidR="00EF23D4" w:rsidRPr="00291660" w14:paraId="6AB614F8" w14:textId="77777777" w:rsidTr="008D5ADF">
        <w:tc>
          <w:tcPr>
            <w:tcW w:w="7928" w:type="dxa"/>
            <w:gridSpan w:val="2"/>
          </w:tcPr>
          <w:p w14:paraId="6BC11E58" w14:textId="35BB62DE" w:rsidR="00EF23D4" w:rsidRPr="00291660" w:rsidRDefault="00EF23D4" w:rsidP="008D5ADF">
            <w:pPr>
              <w:rPr>
                <w:b/>
                <w:bCs/>
                <w:szCs w:val="24"/>
              </w:rPr>
            </w:pPr>
            <w:proofErr w:type="spellStart"/>
            <w:r w:rsidRPr="00291660">
              <w:rPr>
                <w:b/>
                <w:bCs/>
                <w:i/>
                <w:iCs/>
                <w:szCs w:val="24"/>
              </w:rPr>
              <w:t>Usecase</w:t>
            </w:r>
            <w:proofErr w:type="spellEnd"/>
            <w:r>
              <w:rPr>
                <w:b/>
                <w:bCs/>
                <w:i/>
                <w:iCs/>
                <w:szCs w:val="24"/>
              </w:rPr>
              <w:t xml:space="preserve"> </w:t>
            </w:r>
            <w:r>
              <w:rPr>
                <w:b/>
                <w:bCs/>
                <w:szCs w:val="24"/>
              </w:rPr>
              <w:t>Manajemen Pengguna: Menghapus Pengguna</w:t>
            </w:r>
          </w:p>
        </w:tc>
      </w:tr>
      <w:tr w:rsidR="00EF23D4" w:rsidRPr="00291660" w14:paraId="3CD3711B" w14:textId="77777777" w:rsidTr="008D5ADF">
        <w:tc>
          <w:tcPr>
            <w:tcW w:w="2122" w:type="dxa"/>
          </w:tcPr>
          <w:p w14:paraId="664F69CC" w14:textId="77777777" w:rsidR="00EF23D4" w:rsidRPr="00291660" w:rsidRDefault="00EF23D4" w:rsidP="008D5ADF">
            <w:pPr>
              <w:rPr>
                <w:szCs w:val="24"/>
              </w:rPr>
            </w:pPr>
            <w:r w:rsidRPr="00291660">
              <w:rPr>
                <w:szCs w:val="24"/>
              </w:rPr>
              <w:t>Deskripsi</w:t>
            </w:r>
          </w:p>
        </w:tc>
        <w:tc>
          <w:tcPr>
            <w:tcW w:w="5806" w:type="dxa"/>
          </w:tcPr>
          <w:p w14:paraId="0F9AB30B" w14:textId="5559E3E3" w:rsidR="00EF23D4" w:rsidRPr="00291660" w:rsidRDefault="00EF23D4"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menghapus pengguna yang ada dari sistem.</w:t>
            </w:r>
          </w:p>
        </w:tc>
      </w:tr>
      <w:tr w:rsidR="00EF23D4" w:rsidRPr="00291660" w14:paraId="359532FB" w14:textId="77777777" w:rsidTr="008D5ADF">
        <w:tc>
          <w:tcPr>
            <w:tcW w:w="2122" w:type="dxa"/>
          </w:tcPr>
          <w:p w14:paraId="16A6F6EC" w14:textId="77777777" w:rsidR="00EF23D4" w:rsidRPr="00291660" w:rsidRDefault="00EF23D4" w:rsidP="008D5ADF">
            <w:pPr>
              <w:rPr>
                <w:szCs w:val="24"/>
              </w:rPr>
            </w:pPr>
            <w:r w:rsidRPr="00291660">
              <w:rPr>
                <w:szCs w:val="24"/>
              </w:rPr>
              <w:t>Aktor Utama</w:t>
            </w:r>
          </w:p>
        </w:tc>
        <w:tc>
          <w:tcPr>
            <w:tcW w:w="5806" w:type="dxa"/>
          </w:tcPr>
          <w:p w14:paraId="1E5B749B" w14:textId="77777777" w:rsidR="00EF23D4" w:rsidRPr="00291660" w:rsidRDefault="00EF23D4" w:rsidP="008D5ADF">
            <w:pPr>
              <w:rPr>
                <w:szCs w:val="24"/>
              </w:rPr>
            </w:pPr>
            <w:r>
              <w:rPr>
                <w:szCs w:val="24"/>
              </w:rPr>
              <w:t>LPM</w:t>
            </w:r>
          </w:p>
        </w:tc>
      </w:tr>
      <w:tr w:rsidR="00EF23D4" w:rsidRPr="00291660" w14:paraId="21B5665B" w14:textId="77777777" w:rsidTr="008D5ADF">
        <w:tc>
          <w:tcPr>
            <w:tcW w:w="2122" w:type="dxa"/>
          </w:tcPr>
          <w:p w14:paraId="37D18467" w14:textId="77777777" w:rsidR="00EF23D4" w:rsidRPr="00291660" w:rsidRDefault="00EF23D4" w:rsidP="008D5ADF">
            <w:pPr>
              <w:rPr>
                <w:szCs w:val="24"/>
              </w:rPr>
            </w:pPr>
            <w:r w:rsidRPr="00291660">
              <w:rPr>
                <w:szCs w:val="24"/>
              </w:rPr>
              <w:t>Kondisi Awal</w:t>
            </w:r>
          </w:p>
        </w:tc>
        <w:tc>
          <w:tcPr>
            <w:tcW w:w="5806" w:type="dxa"/>
          </w:tcPr>
          <w:p w14:paraId="7BD12640" w14:textId="77777777" w:rsidR="00EF23D4" w:rsidRPr="009438C1" w:rsidRDefault="00EF23D4" w:rsidP="008D5ADF">
            <w:pPr>
              <w:rPr>
                <w:szCs w:val="24"/>
              </w:rPr>
            </w:pPr>
            <w:r>
              <w:rPr>
                <w:szCs w:val="24"/>
              </w:rPr>
              <w:t>Halaman Pengguna Tampil.</w:t>
            </w:r>
          </w:p>
        </w:tc>
      </w:tr>
      <w:tr w:rsidR="00EF23D4" w:rsidRPr="00291660" w14:paraId="5A03AF82" w14:textId="77777777" w:rsidTr="008D5ADF">
        <w:tc>
          <w:tcPr>
            <w:tcW w:w="7928" w:type="dxa"/>
            <w:gridSpan w:val="2"/>
          </w:tcPr>
          <w:p w14:paraId="47246356" w14:textId="77777777" w:rsidR="00EF23D4" w:rsidRPr="00291660" w:rsidRDefault="00EF23D4"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EF23D4" w:rsidRPr="00291660" w14:paraId="6F77E4DF" w14:textId="77777777" w:rsidTr="008D5ADF">
        <w:tc>
          <w:tcPr>
            <w:tcW w:w="2122" w:type="dxa"/>
          </w:tcPr>
          <w:p w14:paraId="5A710330" w14:textId="62A901F3" w:rsidR="00EF23D4" w:rsidRPr="00291660" w:rsidRDefault="00F426AF" w:rsidP="008D5ADF">
            <w:pPr>
              <w:rPr>
                <w:i/>
                <w:iCs/>
                <w:szCs w:val="24"/>
              </w:rPr>
            </w:pPr>
            <w:r>
              <w:rPr>
                <w:i/>
                <w:iCs/>
                <w:szCs w:val="24"/>
              </w:rPr>
              <w:t xml:space="preserve">Basic </w:t>
            </w:r>
            <w:proofErr w:type="spellStart"/>
            <w:r>
              <w:rPr>
                <w:i/>
                <w:iCs/>
                <w:szCs w:val="24"/>
              </w:rPr>
              <w:t>Flow</w:t>
            </w:r>
            <w:proofErr w:type="spellEnd"/>
          </w:p>
        </w:tc>
        <w:tc>
          <w:tcPr>
            <w:tcW w:w="5806" w:type="dxa"/>
          </w:tcPr>
          <w:p w14:paraId="3C943708" w14:textId="696C5CD4" w:rsidR="00EF23D4" w:rsidRPr="00291660" w:rsidRDefault="00EF23D4" w:rsidP="00260C3C">
            <w:pPr>
              <w:pStyle w:val="ListParagraph"/>
              <w:numPr>
                <w:ilvl w:val="0"/>
                <w:numId w:val="22"/>
              </w:numPr>
              <w:rPr>
                <w:szCs w:val="24"/>
              </w:rPr>
            </w:pPr>
            <w:proofErr w:type="spellStart"/>
            <w:r w:rsidRPr="00291660">
              <w:rPr>
                <w:i/>
                <w:iCs/>
                <w:szCs w:val="24"/>
              </w:rPr>
              <w:t>Usecase</w:t>
            </w:r>
            <w:proofErr w:type="spellEnd"/>
            <w:r w:rsidRPr="00291660">
              <w:rPr>
                <w:szCs w:val="24"/>
              </w:rPr>
              <w:t xml:space="preserve"> dimulai dengan </w:t>
            </w:r>
            <w:r>
              <w:rPr>
                <w:szCs w:val="24"/>
              </w:rPr>
              <w:t>aktor</w:t>
            </w:r>
            <w:r w:rsidRPr="00291660">
              <w:rPr>
                <w:szCs w:val="24"/>
              </w:rPr>
              <w:t xml:space="preserve"> </w:t>
            </w:r>
            <w:r>
              <w:rPr>
                <w:szCs w:val="24"/>
              </w:rPr>
              <w:t xml:space="preserve">menekan </w:t>
            </w:r>
            <w:r w:rsidR="00F426AF">
              <w:rPr>
                <w:szCs w:val="24"/>
              </w:rPr>
              <w:t>hapus</w:t>
            </w:r>
            <w:r>
              <w:rPr>
                <w:szCs w:val="24"/>
              </w:rPr>
              <w:t xml:space="preserve"> pengguna pada tabel pengguna.</w:t>
            </w:r>
          </w:p>
          <w:p w14:paraId="1D100BA5" w14:textId="1B8658B8" w:rsidR="00EF23D4" w:rsidRPr="00291660" w:rsidRDefault="00F426AF" w:rsidP="00260C3C">
            <w:pPr>
              <w:pStyle w:val="ListParagraph"/>
              <w:numPr>
                <w:ilvl w:val="0"/>
                <w:numId w:val="22"/>
              </w:numPr>
              <w:rPr>
                <w:i/>
                <w:iCs/>
                <w:szCs w:val="24"/>
              </w:rPr>
            </w:pPr>
            <w:r>
              <w:rPr>
                <w:szCs w:val="24"/>
              </w:rPr>
              <w:t>Muncul pesan konfirmasi untuk penghapusan pengguna.</w:t>
            </w:r>
          </w:p>
          <w:p w14:paraId="65F12727" w14:textId="33A87545" w:rsidR="00EF23D4" w:rsidRPr="00F426AF" w:rsidRDefault="00EF23D4" w:rsidP="00260C3C">
            <w:pPr>
              <w:pStyle w:val="ListParagraph"/>
              <w:numPr>
                <w:ilvl w:val="0"/>
                <w:numId w:val="22"/>
              </w:numPr>
              <w:rPr>
                <w:i/>
                <w:iCs/>
                <w:szCs w:val="24"/>
              </w:rPr>
            </w:pPr>
            <w:r>
              <w:rPr>
                <w:szCs w:val="24"/>
              </w:rPr>
              <w:t xml:space="preserve">Aktor </w:t>
            </w:r>
            <w:r w:rsidR="00F426AF">
              <w:rPr>
                <w:szCs w:val="24"/>
              </w:rPr>
              <w:t>menekan tombol konfirmasi</w:t>
            </w:r>
            <w:r w:rsidRPr="00291660">
              <w:rPr>
                <w:szCs w:val="24"/>
              </w:rPr>
              <w:t>.</w:t>
            </w:r>
          </w:p>
        </w:tc>
      </w:tr>
      <w:tr w:rsidR="00EF23D4" w:rsidRPr="00291660" w14:paraId="2C4BA1DC" w14:textId="77777777" w:rsidTr="008D5ADF">
        <w:tc>
          <w:tcPr>
            <w:tcW w:w="2122" w:type="dxa"/>
          </w:tcPr>
          <w:p w14:paraId="659439D1" w14:textId="77777777" w:rsidR="00EF23D4" w:rsidRPr="00291660" w:rsidRDefault="00EF23D4" w:rsidP="008D5ADF">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027AFC0B" w14:textId="77777777" w:rsidR="00EF23D4" w:rsidRDefault="00EF23D4" w:rsidP="00260C3C">
            <w:pPr>
              <w:pStyle w:val="ListParagraph"/>
              <w:numPr>
                <w:ilvl w:val="0"/>
                <w:numId w:val="23"/>
              </w:numPr>
              <w:rPr>
                <w:szCs w:val="24"/>
              </w:rPr>
            </w:pPr>
            <w:proofErr w:type="spellStart"/>
            <w:r>
              <w:rPr>
                <w:i/>
                <w:iCs/>
                <w:szCs w:val="24"/>
              </w:rPr>
              <w:t>Usecase</w:t>
            </w:r>
            <w:proofErr w:type="spellEnd"/>
            <w:r>
              <w:rPr>
                <w:szCs w:val="24"/>
              </w:rPr>
              <w:t xml:space="preserve"> dimulai dengan aktor menekan tombol lihat pada tabel pengguna.</w:t>
            </w:r>
          </w:p>
          <w:p w14:paraId="4323E1CD" w14:textId="77777777" w:rsidR="00EF23D4" w:rsidRDefault="00EF23D4" w:rsidP="00260C3C">
            <w:pPr>
              <w:pStyle w:val="ListParagraph"/>
              <w:numPr>
                <w:ilvl w:val="0"/>
                <w:numId w:val="23"/>
              </w:numPr>
              <w:rPr>
                <w:szCs w:val="24"/>
              </w:rPr>
            </w:pPr>
            <w:r>
              <w:rPr>
                <w:szCs w:val="24"/>
              </w:rPr>
              <w:lastRenderedPageBreak/>
              <w:t xml:space="preserve">Halaman </w:t>
            </w:r>
            <w:proofErr w:type="spellStart"/>
            <w:r>
              <w:rPr>
                <w:szCs w:val="24"/>
              </w:rPr>
              <w:t>detil</w:t>
            </w:r>
            <w:proofErr w:type="spellEnd"/>
            <w:r>
              <w:rPr>
                <w:szCs w:val="24"/>
              </w:rPr>
              <w:t xml:space="preserve"> pengguna tampil.</w:t>
            </w:r>
          </w:p>
          <w:p w14:paraId="529A4AF8" w14:textId="28D02623" w:rsidR="00EF23D4" w:rsidRDefault="00EF23D4" w:rsidP="00260C3C">
            <w:pPr>
              <w:pStyle w:val="ListParagraph"/>
              <w:numPr>
                <w:ilvl w:val="0"/>
                <w:numId w:val="23"/>
              </w:numPr>
              <w:rPr>
                <w:szCs w:val="24"/>
              </w:rPr>
            </w:pPr>
            <w:r>
              <w:rPr>
                <w:szCs w:val="24"/>
              </w:rPr>
              <w:t xml:space="preserve">Aktor menekan tombol </w:t>
            </w:r>
            <w:r w:rsidR="00F426AF">
              <w:rPr>
                <w:szCs w:val="24"/>
              </w:rPr>
              <w:t>hapus</w:t>
            </w:r>
            <w:r>
              <w:rPr>
                <w:szCs w:val="24"/>
              </w:rPr>
              <w:t xml:space="preserve"> pada halaman </w:t>
            </w:r>
            <w:proofErr w:type="spellStart"/>
            <w:r>
              <w:rPr>
                <w:szCs w:val="24"/>
              </w:rPr>
              <w:t>detil</w:t>
            </w:r>
            <w:proofErr w:type="spellEnd"/>
            <w:r>
              <w:rPr>
                <w:szCs w:val="24"/>
              </w:rPr>
              <w:t xml:space="preserve"> pengguna.</w:t>
            </w:r>
          </w:p>
          <w:p w14:paraId="043AE03E" w14:textId="7C2AC422" w:rsidR="00EF23D4" w:rsidRPr="00291660" w:rsidRDefault="00F426AF" w:rsidP="00260C3C">
            <w:pPr>
              <w:pStyle w:val="ListParagraph"/>
              <w:numPr>
                <w:ilvl w:val="0"/>
                <w:numId w:val="23"/>
              </w:numPr>
              <w:rPr>
                <w:i/>
                <w:iCs/>
                <w:szCs w:val="24"/>
              </w:rPr>
            </w:pPr>
            <w:r>
              <w:rPr>
                <w:szCs w:val="24"/>
              </w:rPr>
              <w:t>Pesan konfirmasi penghapusan muncul</w:t>
            </w:r>
            <w:r w:rsidR="00EF23D4">
              <w:rPr>
                <w:szCs w:val="24"/>
              </w:rPr>
              <w:t>.</w:t>
            </w:r>
          </w:p>
          <w:p w14:paraId="1F3E18D7" w14:textId="3F01EBC3" w:rsidR="00EF23D4" w:rsidRPr="000A74E7" w:rsidRDefault="00EF23D4" w:rsidP="00260C3C">
            <w:pPr>
              <w:pStyle w:val="ListParagraph"/>
              <w:numPr>
                <w:ilvl w:val="0"/>
                <w:numId w:val="23"/>
              </w:numPr>
              <w:rPr>
                <w:szCs w:val="24"/>
              </w:rPr>
            </w:pPr>
            <w:r>
              <w:rPr>
                <w:szCs w:val="24"/>
              </w:rPr>
              <w:t xml:space="preserve">Aktor menekan tombol </w:t>
            </w:r>
            <w:r w:rsidR="00F426AF">
              <w:rPr>
                <w:szCs w:val="24"/>
              </w:rPr>
              <w:t>konfirmasi</w:t>
            </w:r>
            <w:r>
              <w:rPr>
                <w:szCs w:val="24"/>
              </w:rPr>
              <w:t>.</w:t>
            </w:r>
          </w:p>
        </w:tc>
      </w:tr>
      <w:tr w:rsidR="00EF23D4" w:rsidRPr="00291660" w14:paraId="4F67A0FF" w14:textId="77777777" w:rsidTr="008D5ADF">
        <w:tc>
          <w:tcPr>
            <w:tcW w:w="2122" w:type="dxa"/>
          </w:tcPr>
          <w:p w14:paraId="6C8D3FC6" w14:textId="77777777" w:rsidR="00EF23D4" w:rsidRPr="00291660" w:rsidRDefault="00EF23D4" w:rsidP="008D5ADF">
            <w:pPr>
              <w:rPr>
                <w:i/>
                <w:iCs/>
                <w:szCs w:val="24"/>
              </w:rPr>
            </w:pPr>
            <w:proofErr w:type="spellStart"/>
            <w:r w:rsidRPr="00291660">
              <w:rPr>
                <w:i/>
                <w:iCs/>
                <w:szCs w:val="24"/>
              </w:rPr>
              <w:lastRenderedPageBreak/>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01D47A62" w14:textId="7CD56175" w:rsidR="00EF23D4" w:rsidRPr="00386584" w:rsidRDefault="00386584" w:rsidP="00386584">
            <w:pPr>
              <w:rPr>
                <w:szCs w:val="24"/>
              </w:rPr>
            </w:pPr>
            <w:r>
              <w:rPr>
                <w:szCs w:val="24"/>
              </w:rPr>
              <w:t>Tidak ada.</w:t>
            </w:r>
          </w:p>
        </w:tc>
      </w:tr>
      <w:tr w:rsidR="00EF23D4" w:rsidRPr="00291660" w14:paraId="27B5E6F3" w14:textId="77777777" w:rsidTr="008D5ADF">
        <w:tc>
          <w:tcPr>
            <w:tcW w:w="2122" w:type="dxa"/>
          </w:tcPr>
          <w:p w14:paraId="55983499" w14:textId="77777777" w:rsidR="00EF23D4" w:rsidRPr="00291660" w:rsidRDefault="00EF23D4" w:rsidP="008D5ADF">
            <w:pPr>
              <w:rPr>
                <w:szCs w:val="24"/>
              </w:rPr>
            </w:pPr>
            <w:r w:rsidRPr="00291660">
              <w:rPr>
                <w:szCs w:val="24"/>
              </w:rPr>
              <w:t>Kondisi Akhir</w:t>
            </w:r>
          </w:p>
        </w:tc>
        <w:tc>
          <w:tcPr>
            <w:tcW w:w="5806" w:type="dxa"/>
          </w:tcPr>
          <w:p w14:paraId="4B26B9E2" w14:textId="0620F1BF" w:rsidR="00EF23D4" w:rsidRPr="00291660" w:rsidRDefault="00EF23D4" w:rsidP="008D5ADF">
            <w:pPr>
              <w:keepNext/>
              <w:rPr>
                <w:szCs w:val="24"/>
              </w:rPr>
            </w:pPr>
            <w:r>
              <w:rPr>
                <w:szCs w:val="24"/>
              </w:rPr>
              <w:t xml:space="preserve">Menampilkan pesan berhasil </w:t>
            </w:r>
            <w:r w:rsidR="00F426AF">
              <w:rPr>
                <w:szCs w:val="24"/>
              </w:rPr>
              <w:t>menghapus</w:t>
            </w:r>
            <w:r>
              <w:rPr>
                <w:szCs w:val="24"/>
              </w:rPr>
              <w:t xml:space="preserve"> pengguna.</w:t>
            </w:r>
          </w:p>
        </w:tc>
      </w:tr>
    </w:tbl>
    <w:p w14:paraId="7E28513A" w14:textId="0FF0C076" w:rsidR="00EF23D4" w:rsidRDefault="00EF23D4" w:rsidP="000B007A"/>
    <w:p w14:paraId="6EC7FC38" w14:textId="45EE0943" w:rsidR="006A048A" w:rsidRDefault="006A048A" w:rsidP="00260C3C">
      <w:pPr>
        <w:pStyle w:val="ListParagraph"/>
        <w:numPr>
          <w:ilvl w:val="0"/>
          <w:numId w:val="19"/>
        </w:numPr>
      </w:pPr>
      <w:r>
        <w:t>Manajemen Akreditasi</w:t>
      </w:r>
    </w:p>
    <w:p w14:paraId="52CCED5B" w14:textId="1E504F8D" w:rsidR="000B007A" w:rsidRPr="000B007A" w:rsidRDefault="000B007A" w:rsidP="000B007A">
      <w:pPr>
        <w:pStyle w:val="ListParagraph"/>
        <w:ind w:left="1080"/>
      </w:pPr>
      <w:proofErr w:type="spellStart"/>
      <w:r>
        <w:rPr>
          <w:i/>
          <w:iCs/>
        </w:rPr>
        <w:t>Usecase</w:t>
      </w:r>
      <w:proofErr w:type="spellEnd"/>
      <w:r>
        <w:t xml:space="preserve"> manajemen akreditasi dibagi menjadi </w:t>
      </w:r>
      <w:r w:rsidR="001D186D">
        <w:t>2</w:t>
      </w:r>
      <w:r>
        <w:t xml:space="preserve"> buah aksi yaitu menambahkan</w:t>
      </w:r>
      <w:r w:rsidR="001D186D">
        <w:t xml:space="preserve"> </w:t>
      </w:r>
      <w:r>
        <w:t>dan menghapus.</w:t>
      </w:r>
    </w:p>
    <w:p w14:paraId="30077197" w14:textId="5F4F4073" w:rsidR="00291660" w:rsidRPr="000B007A" w:rsidRDefault="00291660" w:rsidP="00291660">
      <w:pPr>
        <w:pStyle w:val="Caption"/>
        <w:keepNext/>
        <w:jc w:val="left"/>
        <w:rPr>
          <w:i/>
          <w:iCs/>
        </w:rPr>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5</w:t>
      </w:r>
      <w:r w:rsidR="00B22397">
        <w:fldChar w:fldCharType="end"/>
      </w:r>
      <w:r w:rsidR="000B007A">
        <w:t xml:space="preserve"> Spesifikasi </w:t>
      </w:r>
      <w:r w:rsidR="006E52F5" w:rsidRPr="006E52F5">
        <w:t>Menambahkan Akreditasi</w:t>
      </w:r>
    </w:p>
    <w:tbl>
      <w:tblPr>
        <w:tblStyle w:val="TableGrid"/>
        <w:tblW w:w="0" w:type="auto"/>
        <w:tblLook w:val="04A0" w:firstRow="1" w:lastRow="0" w:firstColumn="1" w:lastColumn="0" w:noHBand="0" w:noVBand="1"/>
      </w:tblPr>
      <w:tblGrid>
        <w:gridCol w:w="2122"/>
        <w:gridCol w:w="5806"/>
      </w:tblGrid>
      <w:tr w:rsidR="00291660" w:rsidRPr="00291660" w14:paraId="1A2BF015" w14:textId="77777777" w:rsidTr="002D45FC">
        <w:tc>
          <w:tcPr>
            <w:tcW w:w="7928" w:type="dxa"/>
            <w:gridSpan w:val="2"/>
          </w:tcPr>
          <w:p w14:paraId="5F1DED78" w14:textId="6BFF5F2F" w:rsidR="00291660" w:rsidRPr="00291660" w:rsidRDefault="00291660" w:rsidP="002D45FC">
            <w:pPr>
              <w:rPr>
                <w:b/>
                <w:bCs/>
                <w:szCs w:val="24"/>
              </w:rPr>
            </w:pPr>
            <w:proofErr w:type="spellStart"/>
            <w:r w:rsidRPr="00291660">
              <w:rPr>
                <w:b/>
                <w:bCs/>
                <w:i/>
                <w:iCs/>
                <w:szCs w:val="24"/>
              </w:rPr>
              <w:t>Usecase</w:t>
            </w:r>
            <w:proofErr w:type="spellEnd"/>
            <w:r w:rsidR="003C7420">
              <w:rPr>
                <w:b/>
                <w:bCs/>
                <w:szCs w:val="24"/>
              </w:rPr>
              <w:t xml:space="preserve"> Manajemen Akreditasi: Menambahkan Akreditasi</w:t>
            </w:r>
          </w:p>
        </w:tc>
      </w:tr>
      <w:tr w:rsidR="00291660" w:rsidRPr="00291660" w14:paraId="2D5B803B" w14:textId="77777777" w:rsidTr="002D45FC">
        <w:tc>
          <w:tcPr>
            <w:tcW w:w="2122" w:type="dxa"/>
          </w:tcPr>
          <w:p w14:paraId="22A62727" w14:textId="77777777" w:rsidR="00291660" w:rsidRPr="00291660" w:rsidRDefault="00291660" w:rsidP="002D45FC">
            <w:pPr>
              <w:rPr>
                <w:szCs w:val="24"/>
              </w:rPr>
            </w:pPr>
            <w:r w:rsidRPr="00291660">
              <w:rPr>
                <w:szCs w:val="24"/>
              </w:rPr>
              <w:t>Deskripsi</w:t>
            </w:r>
          </w:p>
        </w:tc>
        <w:tc>
          <w:tcPr>
            <w:tcW w:w="5806" w:type="dxa"/>
          </w:tcPr>
          <w:p w14:paraId="5B38CE9F" w14:textId="022E5135" w:rsidR="00291660" w:rsidRPr="00291660" w:rsidRDefault="00291660" w:rsidP="002D45FC">
            <w:pPr>
              <w:rPr>
                <w:szCs w:val="24"/>
              </w:rPr>
            </w:pPr>
            <w:proofErr w:type="spellStart"/>
            <w:r w:rsidRPr="00291660">
              <w:rPr>
                <w:i/>
                <w:iCs/>
                <w:szCs w:val="24"/>
              </w:rPr>
              <w:t>Usecase</w:t>
            </w:r>
            <w:proofErr w:type="spellEnd"/>
            <w:r w:rsidRPr="00291660">
              <w:rPr>
                <w:szCs w:val="24"/>
              </w:rPr>
              <w:t xml:space="preserve"> ini berfungsi untuk </w:t>
            </w:r>
            <w:r w:rsidR="000B007A">
              <w:rPr>
                <w:szCs w:val="24"/>
              </w:rPr>
              <w:t>menambahkan akreditasi ke dalam sistem.</w:t>
            </w:r>
          </w:p>
        </w:tc>
      </w:tr>
      <w:tr w:rsidR="00291660" w:rsidRPr="00291660" w14:paraId="534B047C" w14:textId="77777777" w:rsidTr="002D45FC">
        <w:tc>
          <w:tcPr>
            <w:tcW w:w="2122" w:type="dxa"/>
          </w:tcPr>
          <w:p w14:paraId="2A532270" w14:textId="77777777" w:rsidR="00291660" w:rsidRPr="00291660" w:rsidRDefault="00291660" w:rsidP="002D45FC">
            <w:pPr>
              <w:rPr>
                <w:szCs w:val="24"/>
              </w:rPr>
            </w:pPr>
            <w:r w:rsidRPr="00291660">
              <w:rPr>
                <w:szCs w:val="24"/>
              </w:rPr>
              <w:t>Aktor Utama</w:t>
            </w:r>
          </w:p>
        </w:tc>
        <w:tc>
          <w:tcPr>
            <w:tcW w:w="5806" w:type="dxa"/>
          </w:tcPr>
          <w:p w14:paraId="525CF5B5" w14:textId="0CA3C29F" w:rsidR="00291660" w:rsidRPr="00291660" w:rsidRDefault="006A214B" w:rsidP="002D45FC">
            <w:pPr>
              <w:rPr>
                <w:szCs w:val="24"/>
              </w:rPr>
            </w:pPr>
            <w:r>
              <w:rPr>
                <w:szCs w:val="24"/>
              </w:rPr>
              <w:t>LPM</w:t>
            </w:r>
          </w:p>
        </w:tc>
      </w:tr>
      <w:tr w:rsidR="00291660" w:rsidRPr="00291660" w14:paraId="154FF95F" w14:textId="77777777" w:rsidTr="002D45FC">
        <w:tc>
          <w:tcPr>
            <w:tcW w:w="2122" w:type="dxa"/>
          </w:tcPr>
          <w:p w14:paraId="7FF7D9D1" w14:textId="77777777" w:rsidR="00291660" w:rsidRPr="00291660" w:rsidRDefault="00291660" w:rsidP="002D45FC">
            <w:pPr>
              <w:rPr>
                <w:szCs w:val="24"/>
              </w:rPr>
            </w:pPr>
            <w:r w:rsidRPr="00291660">
              <w:rPr>
                <w:szCs w:val="24"/>
              </w:rPr>
              <w:t>Kondisi Awal</w:t>
            </w:r>
          </w:p>
        </w:tc>
        <w:tc>
          <w:tcPr>
            <w:tcW w:w="5806" w:type="dxa"/>
          </w:tcPr>
          <w:p w14:paraId="690C3B68" w14:textId="75107770" w:rsidR="00291660" w:rsidRPr="003C7420" w:rsidRDefault="003C7420" w:rsidP="003C7420">
            <w:pPr>
              <w:rPr>
                <w:szCs w:val="24"/>
              </w:rPr>
            </w:pPr>
            <w:r>
              <w:rPr>
                <w:szCs w:val="24"/>
              </w:rPr>
              <w:t xml:space="preserve">Halaman </w:t>
            </w:r>
            <w:r w:rsidR="000D4B15">
              <w:rPr>
                <w:szCs w:val="24"/>
              </w:rPr>
              <w:t xml:space="preserve">utama </w:t>
            </w:r>
            <w:r>
              <w:rPr>
                <w:szCs w:val="24"/>
              </w:rPr>
              <w:t>tampil.</w:t>
            </w:r>
          </w:p>
        </w:tc>
      </w:tr>
      <w:tr w:rsidR="00291660" w:rsidRPr="00291660" w14:paraId="04B865AF" w14:textId="77777777" w:rsidTr="002D45FC">
        <w:tc>
          <w:tcPr>
            <w:tcW w:w="7928" w:type="dxa"/>
            <w:gridSpan w:val="2"/>
          </w:tcPr>
          <w:p w14:paraId="381E7D44" w14:textId="77777777" w:rsidR="00291660" w:rsidRPr="00291660" w:rsidRDefault="00291660" w:rsidP="002D45FC">
            <w:pPr>
              <w:rPr>
                <w:i/>
                <w:iCs/>
                <w:szCs w:val="24"/>
              </w:rPr>
            </w:pPr>
            <w:proofErr w:type="spellStart"/>
            <w:r w:rsidRPr="00291660">
              <w:rPr>
                <w:b/>
                <w:bCs/>
                <w:i/>
                <w:iCs/>
                <w:szCs w:val="24"/>
              </w:rPr>
              <w:t>Flow</w:t>
            </w:r>
            <w:proofErr w:type="spellEnd"/>
            <w:r w:rsidRPr="00291660">
              <w:rPr>
                <w:b/>
                <w:bCs/>
                <w:i/>
                <w:iCs/>
                <w:szCs w:val="24"/>
              </w:rPr>
              <w:t xml:space="preserve"> Event</w:t>
            </w:r>
          </w:p>
        </w:tc>
      </w:tr>
      <w:tr w:rsidR="00291660" w:rsidRPr="00291660" w14:paraId="4735CE23" w14:textId="77777777" w:rsidTr="002D45FC">
        <w:tc>
          <w:tcPr>
            <w:tcW w:w="2122" w:type="dxa"/>
          </w:tcPr>
          <w:p w14:paraId="3121A518" w14:textId="48F93C80" w:rsidR="00291660" w:rsidRPr="00291660" w:rsidRDefault="00F426AF" w:rsidP="002D45FC">
            <w:pPr>
              <w:rPr>
                <w:i/>
                <w:iCs/>
                <w:szCs w:val="24"/>
              </w:rPr>
            </w:pPr>
            <w:r>
              <w:rPr>
                <w:i/>
                <w:iCs/>
                <w:szCs w:val="24"/>
              </w:rPr>
              <w:t xml:space="preserve">Basic </w:t>
            </w:r>
            <w:proofErr w:type="spellStart"/>
            <w:r>
              <w:rPr>
                <w:i/>
                <w:iCs/>
                <w:szCs w:val="24"/>
              </w:rPr>
              <w:t>Flow</w:t>
            </w:r>
            <w:proofErr w:type="spellEnd"/>
          </w:p>
        </w:tc>
        <w:tc>
          <w:tcPr>
            <w:tcW w:w="5806" w:type="dxa"/>
          </w:tcPr>
          <w:p w14:paraId="3B36F67A" w14:textId="26229EE5" w:rsidR="000D4B15" w:rsidRDefault="00291660" w:rsidP="00260C3C">
            <w:pPr>
              <w:pStyle w:val="ListParagraph"/>
              <w:numPr>
                <w:ilvl w:val="0"/>
                <w:numId w:val="24"/>
              </w:numPr>
              <w:rPr>
                <w:szCs w:val="24"/>
              </w:rPr>
            </w:pPr>
            <w:proofErr w:type="spellStart"/>
            <w:r w:rsidRPr="00291660">
              <w:rPr>
                <w:i/>
                <w:iCs/>
                <w:szCs w:val="24"/>
              </w:rPr>
              <w:t>Usecase</w:t>
            </w:r>
            <w:proofErr w:type="spellEnd"/>
            <w:r w:rsidRPr="00291660">
              <w:rPr>
                <w:szCs w:val="24"/>
              </w:rPr>
              <w:t xml:space="preserve"> dimulai </w:t>
            </w:r>
            <w:r w:rsidR="006A214B">
              <w:rPr>
                <w:szCs w:val="24"/>
              </w:rPr>
              <w:t xml:space="preserve">dengan </w:t>
            </w:r>
            <w:r w:rsidR="000D4B15">
              <w:rPr>
                <w:szCs w:val="24"/>
              </w:rPr>
              <w:t>aktor menekan menu akreditasi.</w:t>
            </w:r>
          </w:p>
          <w:p w14:paraId="72C75E3C" w14:textId="2D173A64" w:rsidR="00291660" w:rsidRPr="00291660" w:rsidRDefault="000D4B15" w:rsidP="00260C3C">
            <w:pPr>
              <w:pStyle w:val="ListParagraph"/>
              <w:numPr>
                <w:ilvl w:val="0"/>
                <w:numId w:val="24"/>
              </w:numPr>
              <w:rPr>
                <w:szCs w:val="24"/>
              </w:rPr>
            </w:pPr>
            <w:r>
              <w:rPr>
                <w:szCs w:val="24"/>
              </w:rPr>
              <w:t>A</w:t>
            </w:r>
            <w:r w:rsidR="006A214B">
              <w:rPr>
                <w:szCs w:val="24"/>
              </w:rPr>
              <w:t>ktor menekan tombol tambah akreditasi.</w:t>
            </w:r>
          </w:p>
          <w:p w14:paraId="21C84CC5" w14:textId="77777777" w:rsidR="00291660" w:rsidRPr="006A214B" w:rsidRDefault="006A214B" w:rsidP="00260C3C">
            <w:pPr>
              <w:pStyle w:val="ListParagraph"/>
              <w:numPr>
                <w:ilvl w:val="0"/>
                <w:numId w:val="24"/>
              </w:numPr>
              <w:rPr>
                <w:i/>
                <w:iCs/>
                <w:szCs w:val="24"/>
              </w:rPr>
            </w:pPr>
            <w:proofErr w:type="spellStart"/>
            <w:r>
              <w:rPr>
                <w:i/>
                <w:iCs/>
                <w:szCs w:val="24"/>
              </w:rPr>
              <w:t>Form</w:t>
            </w:r>
            <w:proofErr w:type="spellEnd"/>
            <w:r>
              <w:rPr>
                <w:szCs w:val="24"/>
              </w:rPr>
              <w:t xml:space="preserve"> akreditasi muncul.</w:t>
            </w:r>
          </w:p>
          <w:p w14:paraId="6DCDD725" w14:textId="77777777" w:rsidR="006A214B" w:rsidRPr="006A214B" w:rsidRDefault="006A214B" w:rsidP="00260C3C">
            <w:pPr>
              <w:pStyle w:val="ListParagraph"/>
              <w:numPr>
                <w:ilvl w:val="0"/>
                <w:numId w:val="24"/>
              </w:numPr>
              <w:rPr>
                <w:i/>
                <w:iCs/>
                <w:szCs w:val="24"/>
              </w:rPr>
            </w:pPr>
            <w:r>
              <w:rPr>
                <w:szCs w:val="24"/>
              </w:rPr>
              <w:t xml:space="preserve">Aktor mengisi </w:t>
            </w:r>
            <w:proofErr w:type="spellStart"/>
            <w:r>
              <w:rPr>
                <w:i/>
                <w:iCs/>
                <w:szCs w:val="24"/>
              </w:rPr>
              <w:t>form</w:t>
            </w:r>
            <w:proofErr w:type="spellEnd"/>
            <w:r>
              <w:rPr>
                <w:szCs w:val="24"/>
              </w:rPr>
              <w:t xml:space="preserve"> akreditasi.</w:t>
            </w:r>
          </w:p>
          <w:p w14:paraId="328F86DE" w14:textId="7875C986" w:rsidR="006A214B" w:rsidRPr="006A214B" w:rsidRDefault="006A214B" w:rsidP="00260C3C">
            <w:pPr>
              <w:pStyle w:val="ListParagraph"/>
              <w:numPr>
                <w:ilvl w:val="0"/>
                <w:numId w:val="24"/>
              </w:numPr>
              <w:rPr>
                <w:i/>
                <w:iCs/>
                <w:szCs w:val="24"/>
              </w:rPr>
            </w:pPr>
            <w:r>
              <w:rPr>
                <w:szCs w:val="24"/>
              </w:rPr>
              <w:t>Aktor menekan tombol simpan.</w:t>
            </w:r>
          </w:p>
        </w:tc>
      </w:tr>
      <w:tr w:rsidR="00291660" w:rsidRPr="00291660" w14:paraId="7191C693" w14:textId="77777777" w:rsidTr="002D45FC">
        <w:tc>
          <w:tcPr>
            <w:tcW w:w="2122" w:type="dxa"/>
          </w:tcPr>
          <w:p w14:paraId="7631E63C" w14:textId="77777777" w:rsidR="00291660" w:rsidRPr="00291660" w:rsidRDefault="00291660" w:rsidP="002D45FC">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735A7D9C" w14:textId="77777777" w:rsidR="00291660" w:rsidRPr="00291660" w:rsidRDefault="00291660" w:rsidP="002D45FC">
            <w:pPr>
              <w:rPr>
                <w:szCs w:val="24"/>
              </w:rPr>
            </w:pPr>
            <w:r w:rsidRPr="00291660">
              <w:rPr>
                <w:szCs w:val="24"/>
              </w:rPr>
              <w:t>Tidak ada.</w:t>
            </w:r>
          </w:p>
        </w:tc>
      </w:tr>
      <w:tr w:rsidR="00291660" w:rsidRPr="00291660" w14:paraId="3488ADD1" w14:textId="77777777" w:rsidTr="002D45FC">
        <w:tc>
          <w:tcPr>
            <w:tcW w:w="2122" w:type="dxa"/>
          </w:tcPr>
          <w:p w14:paraId="007BEDD1" w14:textId="77777777" w:rsidR="00291660" w:rsidRPr="00291660" w:rsidRDefault="00291660" w:rsidP="002D45FC">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2D5F1A82" w14:textId="1609DDB2" w:rsidR="00291660" w:rsidRPr="00386584" w:rsidRDefault="00386584" w:rsidP="00386584">
            <w:pPr>
              <w:rPr>
                <w:szCs w:val="24"/>
              </w:rPr>
            </w:pPr>
            <w:r>
              <w:rPr>
                <w:szCs w:val="24"/>
              </w:rPr>
              <w:t>Tidak ada.</w:t>
            </w:r>
          </w:p>
        </w:tc>
      </w:tr>
      <w:tr w:rsidR="00291660" w:rsidRPr="00291660" w14:paraId="5F2450DA" w14:textId="77777777" w:rsidTr="002D45FC">
        <w:tc>
          <w:tcPr>
            <w:tcW w:w="2122" w:type="dxa"/>
          </w:tcPr>
          <w:p w14:paraId="7A80FFEE" w14:textId="77777777" w:rsidR="00291660" w:rsidRPr="00291660" w:rsidRDefault="00291660" w:rsidP="002D45FC">
            <w:pPr>
              <w:rPr>
                <w:szCs w:val="24"/>
              </w:rPr>
            </w:pPr>
            <w:r w:rsidRPr="00291660">
              <w:rPr>
                <w:szCs w:val="24"/>
              </w:rPr>
              <w:t>Kondisi Akhir</w:t>
            </w:r>
          </w:p>
        </w:tc>
        <w:tc>
          <w:tcPr>
            <w:tcW w:w="5806" w:type="dxa"/>
          </w:tcPr>
          <w:p w14:paraId="41E73D37" w14:textId="15D6B959" w:rsidR="00291660" w:rsidRPr="00291660" w:rsidRDefault="00291660" w:rsidP="002D45FC">
            <w:pPr>
              <w:keepNext/>
              <w:rPr>
                <w:szCs w:val="24"/>
              </w:rPr>
            </w:pPr>
            <w:r w:rsidRPr="00291660">
              <w:rPr>
                <w:szCs w:val="24"/>
              </w:rPr>
              <w:t xml:space="preserve">Berhasil </w:t>
            </w:r>
            <w:r w:rsidR="00592244">
              <w:rPr>
                <w:szCs w:val="24"/>
              </w:rPr>
              <w:t>menambahkan akreditasi</w:t>
            </w:r>
            <w:r w:rsidRPr="00291660">
              <w:rPr>
                <w:szCs w:val="24"/>
              </w:rPr>
              <w:t>.</w:t>
            </w:r>
          </w:p>
        </w:tc>
      </w:tr>
    </w:tbl>
    <w:p w14:paraId="513943BE" w14:textId="3F73BA55" w:rsidR="00291660" w:rsidRDefault="00291660" w:rsidP="00291660">
      <w:pPr>
        <w:tabs>
          <w:tab w:val="left" w:pos="4571"/>
        </w:tabs>
      </w:pPr>
    </w:p>
    <w:p w14:paraId="1A73F4BF" w14:textId="09E72312" w:rsidR="001D186D" w:rsidRDefault="001D186D" w:rsidP="001D186D">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6</w:t>
      </w:r>
      <w:r w:rsidR="00B22397">
        <w:fldChar w:fldCharType="end"/>
      </w:r>
      <w:r>
        <w:t xml:space="preserve"> Spesifikasi Menghapus Akreditasi</w:t>
      </w:r>
    </w:p>
    <w:tbl>
      <w:tblPr>
        <w:tblStyle w:val="TableGrid"/>
        <w:tblW w:w="0" w:type="auto"/>
        <w:tblLook w:val="04A0" w:firstRow="1" w:lastRow="0" w:firstColumn="1" w:lastColumn="0" w:noHBand="0" w:noVBand="1"/>
      </w:tblPr>
      <w:tblGrid>
        <w:gridCol w:w="2122"/>
        <w:gridCol w:w="5806"/>
      </w:tblGrid>
      <w:tr w:rsidR="001D186D" w:rsidRPr="00291660" w14:paraId="43CA2EF8" w14:textId="77777777" w:rsidTr="008D5ADF">
        <w:tc>
          <w:tcPr>
            <w:tcW w:w="7928" w:type="dxa"/>
            <w:gridSpan w:val="2"/>
          </w:tcPr>
          <w:p w14:paraId="22F8F48B" w14:textId="7648033F" w:rsidR="001D186D" w:rsidRPr="00291660" w:rsidRDefault="001D186D" w:rsidP="008D5ADF">
            <w:pPr>
              <w:rPr>
                <w:b/>
                <w:bCs/>
                <w:szCs w:val="24"/>
              </w:rPr>
            </w:pPr>
            <w:proofErr w:type="spellStart"/>
            <w:r w:rsidRPr="00291660">
              <w:rPr>
                <w:b/>
                <w:bCs/>
                <w:i/>
                <w:iCs/>
                <w:szCs w:val="24"/>
              </w:rPr>
              <w:t>Usecase</w:t>
            </w:r>
            <w:proofErr w:type="spellEnd"/>
            <w:r>
              <w:rPr>
                <w:b/>
                <w:bCs/>
                <w:i/>
                <w:iCs/>
                <w:szCs w:val="24"/>
              </w:rPr>
              <w:t xml:space="preserve"> </w:t>
            </w:r>
            <w:r>
              <w:rPr>
                <w:b/>
                <w:bCs/>
                <w:szCs w:val="24"/>
              </w:rPr>
              <w:t xml:space="preserve">Manajemen </w:t>
            </w:r>
            <w:r w:rsidR="00A011A7">
              <w:rPr>
                <w:b/>
                <w:bCs/>
                <w:szCs w:val="24"/>
              </w:rPr>
              <w:t>Akreditasi</w:t>
            </w:r>
            <w:r>
              <w:rPr>
                <w:b/>
                <w:bCs/>
                <w:szCs w:val="24"/>
              </w:rPr>
              <w:t xml:space="preserve">: Menghapus </w:t>
            </w:r>
            <w:r w:rsidR="00A011A7">
              <w:rPr>
                <w:b/>
                <w:bCs/>
                <w:szCs w:val="24"/>
              </w:rPr>
              <w:t>Akreditasi</w:t>
            </w:r>
          </w:p>
        </w:tc>
      </w:tr>
      <w:tr w:rsidR="001D186D" w:rsidRPr="00291660" w14:paraId="09A22794" w14:textId="77777777" w:rsidTr="008D5ADF">
        <w:tc>
          <w:tcPr>
            <w:tcW w:w="2122" w:type="dxa"/>
          </w:tcPr>
          <w:p w14:paraId="3E78BBF5" w14:textId="77777777" w:rsidR="001D186D" w:rsidRPr="00291660" w:rsidRDefault="001D186D" w:rsidP="008D5ADF">
            <w:pPr>
              <w:rPr>
                <w:szCs w:val="24"/>
              </w:rPr>
            </w:pPr>
            <w:r w:rsidRPr="00291660">
              <w:rPr>
                <w:szCs w:val="24"/>
              </w:rPr>
              <w:lastRenderedPageBreak/>
              <w:t>Deskripsi</w:t>
            </w:r>
          </w:p>
        </w:tc>
        <w:tc>
          <w:tcPr>
            <w:tcW w:w="5806" w:type="dxa"/>
          </w:tcPr>
          <w:p w14:paraId="38CF7401" w14:textId="6EB1E2C4" w:rsidR="001D186D" w:rsidRPr="00291660" w:rsidRDefault="001D186D"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 xml:space="preserve">menghapus </w:t>
            </w:r>
            <w:r w:rsidR="00A011A7">
              <w:rPr>
                <w:szCs w:val="24"/>
              </w:rPr>
              <w:t xml:space="preserve">akreditasi </w:t>
            </w:r>
            <w:r>
              <w:rPr>
                <w:szCs w:val="24"/>
              </w:rPr>
              <w:t>yang ada dari sistem.</w:t>
            </w:r>
          </w:p>
        </w:tc>
      </w:tr>
      <w:tr w:rsidR="001D186D" w:rsidRPr="00291660" w14:paraId="0DE6A9BE" w14:textId="77777777" w:rsidTr="008D5ADF">
        <w:tc>
          <w:tcPr>
            <w:tcW w:w="2122" w:type="dxa"/>
          </w:tcPr>
          <w:p w14:paraId="2CD50ABF" w14:textId="77777777" w:rsidR="001D186D" w:rsidRPr="00291660" w:rsidRDefault="001D186D" w:rsidP="008D5ADF">
            <w:pPr>
              <w:rPr>
                <w:szCs w:val="24"/>
              </w:rPr>
            </w:pPr>
            <w:r w:rsidRPr="00291660">
              <w:rPr>
                <w:szCs w:val="24"/>
              </w:rPr>
              <w:t>Aktor Utama</w:t>
            </w:r>
          </w:p>
        </w:tc>
        <w:tc>
          <w:tcPr>
            <w:tcW w:w="5806" w:type="dxa"/>
          </w:tcPr>
          <w:p w14:paraId="0409FAC9" w14:textId="77777777" w:rsidR="001D186D" w:rsidRPr="00291660" w:rsidRDefault="001D186D" w:rsidP="008D5ADF">
            <w:pPr>
              <w:rPr>
                <w:szCs w:val="24"/>
              </w:rPr>
            </w:pPr>
            <w:r>
              <w:rPr>
                <w:szCs w:val="24"/>
              </w:rPr>
              <w:t>LPM</w:t>
            </w:r>
          </w:p>
        </w:tc>
      </w:tr>
      <w:tr w:rsidR="001D186D" w:rsidRPr="00291660" w14:paraId="3BBC9846" w14:textId="77777777" w:rsidTr="008D5ADF">
        <w:tc>
          <w:tcPr>
            <w:tcW w:w="2122" w:type="dxa"/>
          </w:tcPr>
          <w:p w14:paraId="650AA4C1" w14:textId="77777777" w:rsidR="001D186D" w:rsidRPr="00291660" w:rsidRDefault="001D186D" w:rsidP="008D5ADF">
            <w:pPr>
              <w:rPr>
                <w:szCs w:val="24"/>
              </w:rPr>
            </w:pPr>
            <w:r w:rsidRPr="00291660">
              <w:rPr>
                <w:szCs w:val="24"/>
              </w:rPr>
              <w:t>Kondisi Awal</w:t>
            </w:r>
          </w:p>
        </w:tc>
        <w:tc>
          <w:tcPr>
            <w:tcW w:w="5806" w:type="dxa"/>
          </w:tcPr>
          <w:p w14:paraId="645F6BEF" w14:textId="19635C97" w:rsidR="001D186D" w:rsidRPr="009438C1" w:rsidRDefault="001D186D" w:rsidP="008D5ADF">
            <w:pPr>
              <w:rPr>
                <w:szCs w:val="24"/>
              </w:rPr>
            </w:pPr>
            <w:r>
              <w:rPr>
                <w:szCs w:val="24"/>
              </w:rPr>
              <w:t xml:space="preserve">Halaman </w:t>
            </w:r>
            <w:r w:rsidR="001C6A42">
              <w:rPr>
                <w:szCs w:val="24"/>
              </w:rPr>
              <w:t>Akreditasi</w:t>
            </w:r>
            <w:r>
              <w:rPr>
                <w:szCs w:val="24"/>
              </w:rPr>
              <w:t xml:space="preserve"> Tampil.</w:t>
            </w:r>
          </w:p>
        </w:tc>
      </w:tr>
      <w:tr w:rsidR="001D186D" w:rsidRPr="00291660" w14:paraId="75F7CE07" w14:textId="77777777" w:rsidTr="008D5ADF">
        <w:tc>
          <w:tcPr>
            <w:tcW w:w="7928" w:type="dxa"/>
            <w:gridSpan w:val="2"/>
          </w:tcPr>
          <w:p w14:paraId="4D2A9736" w14:textId="77777777" w:rsidR="001D186D" w:rsidRPr="00291660" w:rsidRDefault="001D186D"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1D186D" w:rsidRPr="00291660" w14:paraId="2E1FF690" w14:textId="77777777" w:rsidTr="008D5ADF">
        <w:tc>
          <w:tcPr>
            <w:tcW w:w="2122" w:type="dxa"/>
          </w:tcPr>
          <w:p w14:paraId="3EA7D376" w14:textId="77777777" w:rsidR="001D186D" w:rsidRPr="00291660" w:rsidRDefault="001D186D" w:rsidP="008D5ADF">
            <w:pPr>
              <w:rPr>
                <w:i/>
                <w:iCs/>
                <w:szCs w:val="24"/>
              </w:rPr>
            </w:pPr>
            <w:r>
              <w:rPr>
                <w:i/>
                <w:iCs/>
                <w:szCs w:val="24"/>
              </w:rPr>
              <w:t xml:space="preserve">Basic </w:t>
            </w:r>
            <w:proofErr w:type="spellStart"/>
            <w:r>
              <w:rPr>
                <w:i/>
                <w:iCs/>
                <w:szCs w:val="24"/>
              </w:rPr>
              <w:t>Flow</w:t>
            </w:r>
            <w:proofErr w:type="spellEnd"/>
          </w:p>
        </w:tc>
        <w:tc>
          <w:tcPr>
            <w:tcW w:w="5806" w:type="dxa"/>
          </w:tcPr>
          <w:p w14:paraId="47682584" w14:textId="1A8AA091" w:rsidR="001D186D" w:rsidRPr="00291660" w:rsidRDefault="001D186D" w:rsidP="00260C3C">
            <w:pPr>
              <w:pStyle w:val="ListParagraph"/>
              <w:numPr>
                <w:ilvl w:val="0"/>
                <w:numId w:val="25"/>
              </w:numPr>
              <w:rPr>
                <w:szCs w:val="24"/>
              </w:rPr>
            </w:pPr>
            <w:proofErr w:type="spellStart"/>
            <w:r w:rsidRPr="00291660">
              <w:rPr>
                <w:i/>
                <w:iCs/>
                <w:szCs w:val="24"/>
              </w:rPr>
              <w:t>Usecase</w:t>
            </w:r>
            <w:proofErr w:type="spellEnd"/>
            <w:r w:rsidRPr="00291660">
              <w:rPr>
                <w:szCs w:val="24"/>
              </w:rPr>
              <w:t xml:space="preserve"> dimulai dengan </w:t>
            </w:r>
            <w:r>
              <w:rPr>
                <w:szCs w:val="24"/>
              </w:rPr>
              <w:t>aktor</w:t>
            </w:r>
            <w:r w:rsidRPr="00291660">
              <w:rPr>
                <w:szCs w:val="24"/>
              </w:rPr>
              <w:t xml:space="preserve"> </w:t>
            </w:r>
            <w:r>
              <w:rPr>
                <w:szCs w:val="24"/>
              </w:rPr>
              <w:t xml:space="preserve">menekan hapus pengguna pada tabel </w:t>
            </w:r>
            <w:r w:rsidR="00D36D44">
              <w:rPr>
                <w:szCs w:val="24"/>
              </w:rPr>
              <w:t>akreditasi</w:t>
            </w:r>
            <w:r>
              <w:rPr>
                <w:szCs w:val="24"/>
              </w:rPr>
              <w:t>.</w:t>
            </w:r>
          </w:p>
          <w:p w14:paraId="01741605" w14:textId="581ACC82" w:rsidR="001D186D" w:rsidRPr="00291660" w:rsidRDefault="001D186D" w:rsidP="00260C3C">
            <w:pPr>
              <w:pStyle w:val="ListParagraph"/>
              <w:numPr>
                <w:ilvl w:val="0"/>
                <w:numId w:val="25"/>
              </w:numPr>
              <w:rPr>
                <w:i/>
                <w:iCs/>
                <w:szCs w:val="24"/>
              </w:rPr>
            </w:pPr>
            <w:r>
              <w:rPr>
                <w:szCs w:val="24"/>
              </w:rPr>
              <w:t xml:space="preserve">Muncul pesan konfirmasi untuk penghapusan </w:t>
            </w:r>
            <w:r w:rsidR="0036175F">
              <w:rPr>
                <w:szCs w:val="24"/>
              </w:rPr>
              <w:t>akreditasi</w:t>
            </w:r>
            <w:r>
              <w:rPr>
                <w:szCs w:val="24"/>
              </w:rPr>
              <w:t>.</w:t>
            </w:r>
          </w:p>
          <w:p w14:paraId="5D7D61DB" w14:textId="77777777" w:rsidR="001D186D" w:rsidRPr="00F426AF" w:rsidRDefault="001D186D" w:rsidP="00260C3C">
            <w:pPr>
              <w:pStyle w:val="ListParagraph"/>
              <w:numPr>
                <w:ilvl w:val="0"/>
                <w:numId w:val="25"/>
              </w:numPr>
              <w:rPr>
                <w:i/>
                <w:iCs/>
                <w:szCs w:val="24"/>
              </w:rPr>
            </w:pPr>
            <w:r>
              <w:rPr>
                <w:szCs w:val="24"/>
              </w:rPr>
              <w:t>Aktor menekan tombol konfirmasi</w:t>
            </w:r>
            <w:r w:rsidRPr="00291660">
              <w:rPr>
                <w:szCs w:val="24"/>
              </w:rPr>
              <w:t>.</w:t>
            </w:r>
          </w:p>
        </w:tc>
      </w:tr>
      <w:tr w:rsidR="001D186D" w:rsidRPr="00291660" w14:paraId="7E3F39DE" w14:textId="77777777" w:rsidTr="008D5ADF">
        <w:tc>
          <w:tcPr>
            <w:tcW w:w="2122" w:type="dxa"/>
          </w:tcPr>
          <w:p w14:paraId="1B42B5C0" w14:textId="77777777" w:rsidR="001D186D" w:rsidRPr="00291660" w:rsidRDefault="001D186D" w:rsidP="008D5ADF">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69434C82" w14:textId="20EB3302" w:rsidR="001D186D" w:rsidRDefault="001D186D" w:rsidP="00260C3C">
            <w:pPr>
              <w:pStyle w:val="ListParagraph"/>
              <w:numPr>
                <w:ilvl w:val="0"/>
                <w:numId w:val="26"/>
              </w:numPr>
              <w:rPr>
                <w:szCs w:val="24"/>
              </w:rPr>
            </w:pPr>
            <w:proofErr w:type="spellStart"/>
            <w:r>
              <w:rPr>
                <w:i/>
                <w:iCs/>
                <w:szCs w:val="24"/>
              </w:rPr>
              <w:t>Usecase</w:t>
            </w:r>
            <w:proofErr w:type="spellEnd"/>
            <w:r>
              <w:rPr>
                <w:szCs w:val="24"/>
              </w:rPr>
              <w:t xml:space="preserve"> dimulai dengan aktor menekan tombol lihat pada tabel </w:t>
            </w:r>
            <w:r w:rsidR="00D36D44">
              <w:rPr>
                <w:szCs w:val="24"/>
              </w:rPr>
              <w:t>akreditasi</w:t>
            </w:r>
            <w:r>
              <w:rPr>
                <w:szCs w:val="24"/>
              </w:rPr>
              <w:t>.</w:t>
            </w:r>
          </w:p>
          <w:p w14:paraId="55DAF530" w14:textId="0BF2A62E" w:rsidR="001D186D" w:rsidRDefault="001D186D" w:rsidP="00260C3C">
            <w:pPr>
              <w:pStyle w:val="ListParagraph"/>
              <w:numPr>
                <w:ilvl w:val="0"/>
                <w:numId w:val="26"/>
              </w:numPr>
              <w:rPr>
                <w:szCs w:val="24"/>
              </w:rPr>
            </w:pPr>
            <w:r>
              <w:rPr>
                <w:szCs w:val="24"/>
              </w:rPr>
              <w:t xml:space="preserve">Halaman </w:t>
            </w:r>
            <w:proofErr w:type="spellStart"/>
            <w:r>
              <w:rPr>
                <w:szCs w:val="24"/>
              </w:rPr>
              <w:t>detil</w:t>
            </w:r>
            <w:proofErr w:type="spellEnd"/>
            <w:r>
              <w:rPr>
                <w:szCs w:val="24"/>
              </w:rPr>
              <w:t xml:space="preserve"> </w:t>
            </w:r>
            <w:r w:rsidR="00D36D44">
              <w:rPr>
                <w:szCs w:val="24"/>
              </w:rPr>
              <w:t>akreditasi</w:t>
            </w:r>
            <w:r>
              <w:rPr>
                <w:szCs w:val="24"/>
              </w:rPr>
              <w:t xml:space="preserve"> tampil.</w:t>
            </w:r>
          </w:p>
          <w:p w14:paraId="4BFD03BC" w14:textId="49BF8B4C" w:rsidR="001D186D" w:rsidRDefault="001D186D" w:rsidP="00260C3C">
            <w:pPr>
              <w:pStyle w:val="ListParagraph"/>
              <w:numPr>
                <w:ilvl w:val="0"/>
                <w:numId w:val="26"/>
              </w:numPr>
              <w:rPr>
                <w:szCs w:val="24"/>
              </w:rPr>
            </w:pPr>
            <w:r>
              <w:rPr>
                <w:szCs w:val="24"/>
              </w:rPr>
              <w:t xml:space="preserve">Aktor menekan tombol hapus pada halaman </w:t>
            </w:r>
            <w:proofErr w:type="spellStart"/>
            <w:r>
              <w:rPr>
                <w:szCs w:val="24"/>
              </w:rPr>
              <w:t>detil</w:t>
            </w:r>
            <w:proofErr w:type="spellEnd"/>
            <w:r>
              <w:rPr>
                <w:szCs w:val="24"/>
              </w:rPr>
              <w:t xml:space="preserve"> </w:t>
            </w:r>
            <w:r w:rsidR="00A40082">
              <w:rPr>
                <w:szCs w:val="24"/>
              </w:rPr>
              <w:t>akreditasi</w:t>
            </w:r>
            <w:r>
              <w:rPr>
                <w:szCs w:val="24"/>
              </w:rPr>
              <w:t>.</w:t>
            </w:r>
          </w:p>
          <w:p w14:paraId="44852035" w14:textId="77777777" w:rsidR="001D186D" w:rsidRPr="00291660" w:rsidRDefault="001D186D" w:rsidP="00260C3C">
            <w:pPr>
              <w:pStyle w:val="ListParagraph"/>
              <w:numPr>
                <w:ilvl w:val="0"/>
                <w:numId w:val="26"/>
              </w:numPr>
              <w:rPr>
                <w:i/>
                <w:iCs/>
                <w:szCs w:val="24"/>
              </w:rPr>
            </w:pPr>
            <w:r>
              <w:rPr>
                <w:szCs w:val="24"/>
              </w:rPr>
              <w:t>Pesan konfirmasi penghapusan muncul.</w:t>
            </w:r>
          </w:p>
          <w:p w14:paraId="42317416" w14:textId="77777777" w:rsidR="001D186D" w:rsidRPr="000A74E7" w:rsidRDefault="001D186D" w:rsidP="00260C3C">
            <w:pPr>
              <w:pStyle w:val="ListParagraph"/>
              <w:numPr>
                <w:ilvl w:val="0"/>
                <w:numId w:val="26"/>
              </w:numPr>
              <w:rPr>
                <w:szCs w:val="24"/>
              </w:rPr>
            </w:pPr>
            <w:r>
              <w:rPr>
                <w:szCs w:val="24"/>
              </w:rPr>
              <w:t>Aktor menekan tombol konfirmasi.</w:t>
            </w:r>
          </w:p>
        </w:tc>
      </w:tr>
      <w:tr w:rsidR="001D186D" w:rsidRPr="00291660" w14:paraId="572B3971" w14:textId="77777777" w:rsidTr="008D5ADF">
        <w:tc>
          <w:tcPr>
            <w:tcW w:w="2122" w:type="dxa"/>
          </w:tcPr>
          <w:p w14:paraId="5A9BFD99" w14:textId="77777777" w:rsidR="001D186D" w:rsidRPr="00291660" w:rsidRDefault="001D186D" w:rsidP="008D5ADF">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2D5CAB7A" w14:textId="4ABC2385" w:rsidR="001D186D" w:rsidRPr="00D36D44" w:rsidRDefault="00D36D44" w:rsidP="00D36D44">
            <w:pPr>
              <w:rPr>
                <w:szCs w:val="24"/>
              </w:rPr>
            </w:pPr>
            <w:r>
              <w:rPr>
                <w:szCs w:val="24"/>
              </w:rPr>
              <w:t>Tidak Ada.</w:t>
            </w:r>
          </w:p>
        </w:tc>
      </w:tr>
      <w:tr w:rsidR="001D186D" w:rsidRPr="00291660" w14:paraId="22044485" w14:textId="77777777" w:rsidTr="008D5ADF">
        <w:tc>
          <w:tcPr>
            <w:tcW w:w="2122" w:type="dxa"/>
          </w:tcPr>
          <w:p w14:paraId="304780E3" w14:textId="77777777" w:rsidR="001D186D" w:rsidRPr="00291660" w:rsidRDefault="001D186D" w:rsidP="008D5ADF">
            <w:pPr>
              <w:rPr>
                <w:szCs w:val="24"/>
              </w:rPr>
            </w:pPr>
            <w:r w:rsidRPr="00291660">
              <w:rPr>
                <w:szCs w:val="24"/>
              </w:rPr>
              <w:t>Kondisi Akhir</w:t>
            </w:r>
          </w:p>
        </w:tc>
        <w:tc>
          <w:tcPr>
            <w:tcW w:w="5806" w:type="dxa"/>
          </w:tcPr>
          <w:p w14:paraId="42286054" w14:textId="32B3853C" w:rsidR="001D186D" w:rsidRPr="00291660" w:rsidRDefault="001D186D" w:rsidP="008D5ADF">
            <w:pPr>
              <w:keepNext/>
              <w:rPr>
                <w:szCs w:val="24"/>
              </w:rPr>
            </w:pPr>
            <w:r>
              <w:rPr>
                <w:szCs w:val="24"/>
              </w:rPr>
              <w:t xml:space="preserve">Menampilkan pesan berhasil menghapus </w:t>
            </w:r>
            <w:r w:rsidR="00D36D44">
              <w:rPr>
                <w:szCs w:val="24"/>
              </w:rPr>
              <w:t>akreditasi</w:t>
            </w:r>
            <w:r>
              <w:rPr>
                <w:szCs w:val="24"/>
              </w:rPr>
              <w:t>.</w:t>
            </w:r>
          </w:p>
        </w:tc>
      </w:tr>
    </w:tbl>
    <w:p w14:paraId="55C021D3" w14:textId="7B64B4FE" w:rsidR="001D186D" w:rsidRDefault="001D186D" w:rsidP="00291660">
      <w:pPr>
        <w:tabs>
          <w:tab w:val="left" w:pos="4571"/>
        </w:tabs>
      </w:pPr>
    </w:p>
    <w:p w14:paraId="703F6536" w14:textId="35A1BCC8" w:rsidR="009A6A62" w:rsidRDefault="009A6A62" w:rsidP="00260C3C">
      <w:pPr>
        <w:pStyle w:val="ListParagraph"/>
        <w:numPr>
          <w:ilvl w:val="0"/>
          <w:numId w:val="19"/>
        </w:numPr>
      </w:pPr>
      <w:r>
        <w:t>Manajemen Akreditasi Program Studi</w:t>
      </w:r>
    </w:p>
    <w:p w14:paraId="4B1ACE24" w14:textId="7A774BA2" w:rsidR="009A6A62" w:rsidRDefault="009A6A62" w:rsidP="009A6A62">
      <w:pPr>
        <w:pStyle w:val="ListParagraph"/>
        <w:ind w:left="1080"/>
      </w:pPr>
      <w:proofErr w:type="spellStart"/>
      <w:r>
        <w:rPr>
          <w:i/>
          <w:iCs/>
        </w:rPr>
        <w:t>Usecase</w:t>
      </w:r>
      <w:proofErr w:type="spellEnd"/>
      <w:r>
        <w:t xml:space="preserve"> manajemen akreditasi program studi dibagi menjadi 2 buah aksi yaitu menambahkan dan menghapus.</w:t>
      </w:r>
    </w:p>
    <w:p w14:paraId="79749459" w14:textId="0A40E376" w:rsidR="00F35D29" w:rsidRDefault="00F35D29" w:rsidP="00F35D29">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7</w:t>
      </w:r>
      <w:r w:rsidR="00B22397">
        <w:fldChar w:fldCharType="end"/>
      </w:r>
      <w:r>
        <w:t xml:space="preserve"> Spesifikasi Menambahkan Akreditasi </w:t>
      </w:r>
      <w:proofErr w:type="spellStart"/>
      <w:r>
        <w:t>Prodi</w:t>
      </w:r>
      <w:proofErr w:type="spellEnd"/>
    </w:p>
    <w:tbl>
      <w:tblPr>
        <w:tblStyle w:val="TableGrid"/>
        <w:tblW w:w="0" w:type="auto"/>
        <w:tblLook w:val="04A0" w:firstRow="1" w:lastRow="0" w:firstColumn="1" w:lastColumn="0" w:noHBand="0" w:noVBand="1"/>
      </w:tblPr>
      <w:tblGrid>
        <w:gridCol w:w="2122"/>
        <w:gridCol w:w="5806"/>
      </w:tblGrid>
      <w:tr w:rsidR="00F35D29" w:rsidRPr="00291660" w14:paraId="12FB1F72" w14:textId="77777777" w:rsidTr="008D5ADF">
        <w:tc>
          <w:tcPr>
            <w:tcW w:w="7928" w:type="dxa"/>
            <w:gridSpan w:val="2"/>
          </w:tcPr>
          <w:p w14:paraId="758BE5C8" w14:textId="331807AC" w:rsidR="00F35D29" w:rsidRPr="00291660" w:rsidRDefault="00F35D29" w:rsidP="008D5ADF">
            <w:pPr>
              <w:rPr>
                <w:b/>
                <w:bCs/>
                <w:szCs w:val="24"/>
              </w:rPr>
            </w:pPr>
            <w:proofErr w:type="spellStart"/>
            <w:r w:rsidRPr="00291660">
              <w:rPr>
                <w:b/>
                <w:bCs/>
                <w:i/>
                <w:iCs/>
                <w:szCs w:val="24"/>
              </w:rPr>
              <w:t>Usecase</w:t>
            </w:r>
            <w:proofErr w:type="spellEnd"/>
            <w:r>
              <w:rPr>
                <w:b/>
                <w:bCs/>
                <w:szCs w:val="24"/>
              </w:rPr>
              <w:t xml:space="preserve"> Manajemen Akreditasi: Menambahkan Akreditasi</w:t>
            </w:r>
            <w:r w:rsidR="001D5E37">
              <w:rPr>
                <w:b/>
                <w:bCs/>
                <w:szCs w:val="24"/>
              </w:rPr>
              <w:t xml:space="preserve"> Program Studi</w:t>
            </w:r>
          </w:p>
        </w:tc>
      </w:tr>
      <w:tr w:rsidR="00F35D29" w:rsidRPr="00291660" w14:paraId="73AD60B6" w14:textId="77777777" w:rsidTr="008D5ADF">
        <w:tc>
          <w:tcPr>
            <w:tcW w:w="2122" w:type="dxa"/>
          </w:tcPr>
          <w:p w14:paraId="46F22092" w14:textId="77777777" w:rsidR="00F35D29" w:rsidRPr="00291660" w:rsidRDefault="00F35D29" w:rsidP="008D5ADF">
            <w:pPr>
              <w:rPr>
                <w:szCs w:val="24"/>
              </w:rPr>
            </w:pPr>
            <w:r w:rsidRPr="00291660">
              <w:rPr>
                <w:szCs w:val="24"/>
              </w:rPr>
              <w:t>Deskripsi</w:t>
            </w:r>
          </w:p>
        </w:tc>
        <w:tc>
          <w:tcPr>
            <w:tcW w:w="5806" w:type="dxa"/>
          </w:tcPr>
          <w:p w14:paraId="51D857CE" w14:textId="7646310D" w:rsidR="00F35D29" w:rsidRPr="00291660" w:rsidRDefault="00F35D29"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menambahkan akreditasi</w:t>
            </w:r>
            <w:r w:rsidR="00340C15">
              <w:rPr>
                <w:szCs w:val="24"/>
              </w:rPr>
              <w:t xml:space="preserve"> </w:t>
            </w:r>
            <w:proofErr w:type="spellStart"/>
            <w:r w:rsidR="00340C15">
              <w:rPr>
                <w:szCs w:val="24"/>
              </w:rPr>
              <w:t>prodi</w:t>
            </w:r>
            <w:proofErr w:type="spellEnd"/>
            <w:r>
              <w:rPr>
                <w:szCs w:val="24"/>
              </w:rPr>
              <w:t xml:space="preserve"> ke dalam sistem.</w:t>
            </w:r>
          </w:p>
        </w:tc>
      </w:tr>
      <w:tr w:rsidR="00F35D29" w:rsidRPr="00291660" w14:paraId="53648942" w14:textId="77777777" w:rsidTr="008D5ADF">
        <w:tc>
          <w:tcPr>
            <w:tcW w:w="2122" w:type="dxa"/>
          </w:tcPr>
          <w:p w14:paraId="5D640F04" w14:textId="77777777" w:rsidR="00F35D29" w:rsidRPr="00291660" w:rsidRDefault="00F35D29" w:rsidP="008D5ADF">
            <w:pPr>
              <w:rPr>
                <w:szCs w:val="24"/>
              </w:rPr>
            </w:pPr>
            <w:r w:rsidRPr="00291660">
              <w:rPr>
                <w:szCs w:val="24"/>
              </w:rPr>
              <w:t>Aktor Utama</w:t>
            </w:r>
          </w:p>
        </w:tc>
        <w:tc>
          <w:tcPr>
            <w:tcW w:w="5806" w:type="dxa"/>
          </w:tcPr>
          <w:p w14:paraId="62A0F1AE" w14:textId="77777777" w:rsidR="00F35D29" w:rsidRPr="00291660" w:rsidRDefault="00F35D29" w:rsidP="008D5ADF">
            <w:pPr>
              <w:rPr>
                <w:szCs w:val="24"/>
              </w:rPr>
            </w:pPr>
            <w:r>
              <w:rPr>
                <w:szCs w:val="24"/>
              </w:rPr>
              <w:t>LPM</w:t>
            </w:r>
          </w:p>
        </w:tc>
      </w:tr>
      <w:tr w:rsidR="00F35D29" w:rsidRPr="00291660" w14:paraId="48B85F04" w14:textId="77777777" w:rsidTr="008D5ADF">
        <w:tc>
          <w:tcPr>
            <w:tcW w:w="2122" w:type="dxa"/>
          </w:tcPr>
          <w:p w14:paraId="52F29C24" w14:textId="77777777" w:rsidR="00F35D29" w:rsidRPr="00291660" w:rsidRDefault="00F35D29" w:rsidP="008D5ADF">
            <w:pPr>
              <w:rPr>
                <w:szCs w:val="24"/>
              </w:rPr>
            </w:pPr>
            <w:r w:rsidRPr="00291660">
              <w:rPr>
                <w:szCs w:val="24"/>
              </w:rPr>
              <w:t>Kondisi Awal</w:t>
            </w:r>
          </w:p>
        </w:tc>
        <w:tc>
          <w:tcPr>
            <w:tcW w:w="5806" w:type="dxa"/>
          </w:tcPr>
          <w:p w14:paraId="405CF1E3" w14:textId="5634AFA1" w:rsidR="00F35D29" w:rsidRPr="003C7420" w:rsidRDefault="00F35D29" w:rsidP="008D5ADF">
            <w:pPr>
              <w:rPr>
                <w:szCs w:val="24"/>
              </w:rPr>
            </w:pPr>
            <w:r>
              <w:rPr>
                <w:szCs w:val="24"/>
              </w:rPr>
              <w:t xml:space="preserve">Halaman </w:t>
            </w:r>
            <w:r w:rsidR="00645F21">
              <w:rPr>
                <w:szCs w:val="24"/>
              </w:rPr>
              <w:t>utama</w:t>
            </w:r>
            <w:r>
              <w:rPr>
                <w:szCs w:val="24"/>
              </w:rPr>
              <w:t xml:space="preserve"> tampil.</w:t>
            </w:r>
          </w:p>
        </w:tc>
      </w:tr>
      <w:tr w:rsidR="00F35D29" w:rsidRPr="00291660" w14:paraId="05EF8D0D" w14:textId="77777777" w:rsidTr="008D5ADF">
        <w:tc>
          <w:tcPr>
            <w:tcW w:w="7928" w:type="dxa"/>
            <w:gridSpan w:val="2"/>
          </w:tcPr>
          <w:p w14:paraId="6421F637" w14:textId="77777777" w:rsidR="00F35D29" w:rsidRPr="00291660" w:rsidRDefault="00F35D29"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F35D29" w:rsidRPr="00291660" w14:paraId="692DB981" w14:textId="77777777" w:rsidTr="008D5ADF">
        <w:tc>
          <w:tcPr>
            <w:tcW w:w="2122" w:type="dxa"/>
          </w:tcPr>
          <w:p w14:paraId="5202E2DE" w14:textId="77777777" w:rsidR="00F35D29" w:rsidRPr="00291660" w:rsidRDefault="00F35D29" w:rsidP="008D5ADF">
            <w:pPr>
              <w:rPr>
                <w:i/>
                <w:iCs/>
                <w:szCs w:val="24"/>
              </w:rPr>
            </w:pPr>
            <w:r>
              <w:rPr>
                <w:i/>
                <w:iCs/>
                <w:szCs w:val="24"/>
              </w:rPr>
              <w:lastRenderedPageBreak/>
              <w:t xml:space="preserve">Basic </w:t>
            </w:r>
            <w:proofErr w:type="spellStart"/>
            <w:r>
              <w:rPr>
                <w:i/>
                <w:iCs/>
                <w:szCs w:val="24"/>
              </w:rPr>
              <w:t>Flow</w:t>
            </w:r>
            <w:proofErr w:type="spellEnd"/>
          </w:p>
        </w:tc>
        <w:tc>
          <w:tcPr>
            <w:tcW w:w="5806" w:type="dxa"/>
          </w:tcPr>
          <w:p w14:paraId="40D308C0" w14:textId="720F7C3B" w:rsidR="00645F21" w:rsidRDefault="00F35D29" w:rsidP="00260C3C">
            <w:pPr>
              <w:pStyle w:val="ListParagraph"/>
              <w:numPr>
                <w:ilvl w:val="0"/>
                <w:numId w:val="27"/>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w:t>
            </w:r>
            <w:r w:rsidR="00645F21">
              <w:rPr>
                <w:szCs w:val="24"/>
              </w:rPr>
              <w:t xml:space="preserve">aktor menekan menu akreditasi </w:t>
            </w:r>
            <w:proofErr w:type="spellStart"/>
            <w:r w:rsidR="00645F21">
              <w:rPr>
                <w:szCs w:val="24"/>
              </w:rPr>
              <w:t>prodi</w:t>
            </w:r>
            <w:proofErr w:type="spellEnd"/>
            <w:r w:rsidR="00645F21">
              <w:rPr>
                <w:szCs w:val="24"/>
              </w:rPr>
              <w:t>.</w:t>
            </w:r>
          </w:p>
          <w:p w14:paraId="53C652DD" w14:textId="533BF0D0" w:rsidR="00F35D29" w:rsidRPr="00291660" w:rsidRDefault="00645F21" w:rsidP="00260C3C">
            <w:pPr>
              <w:pStyle w:val="ListParagraph"/>
              <w:numPr>
                <w:ilvl w:val="0"/>
                <w:numId w:val="27"/>
              </w:numPr>
              <w:rPr>
                <w:szCs w:val="24"/>
              </w:rPr>
            </w:pPr>
            <w:r>
              <w:rPr>
                <w:szCs w:val="24"/>
              </w:rPr>
              <w:t>A</w:t>
            </w:r>
            <w:r w:rsidR="00F35D29">
              <w:rPr>
                <w:szCs w:val="24"/>
              </w:rPr>
              <w:t>ktor menekan tombol tambah akreditasi</w:t>
            </w:r>
            <w:r w:rsidR="00340C15">
              <w:rPr>
                <w:szCs w:val="24"/>
              </w:rPr>
              <w:t xml:space="preserve"> </w:t>
            </w:r>
            <w:proofErr w:type="spellStart"/>
            <w:r w:rsidR="00340C15">
              <w:rPr>
                <w:szCs w:val="24"/>
              </w:rPr>
              <w:t>prodi</w:t>
            </w:r>
            <w:proofErr w:type="spellEnd"/>
            <w:r w:rsidR="00F35D29">
              <w:rPr>
                <w:szCs w:val="24"/>
              </w:rPr>
              <w:t>.</w:t>
            </w:r>
          </w:p>
          <w:p w14:paraId="7A65B78E" w14:textId="5E3A03A1" w:rsidR="00F35D29" w:rsidRPr="006A214B" w:rsidRDefault="00F35D29" w:rsidP="00260C3C">
            <w:pPr>
              <w:pStyle w:val="ListParagraph"/>
              <w:numPr>
                <w:ilvl w:val="0"/>
                <w:numId w:val="27"/>
              </w:numPr>
              <w:rPr>
                <w:i/>
                <w:iCs/>
                <w:szCs w:val="24"/>
              </w:rPr>
            </w:pPr>
            <w:proofErr w:type="spellStart"/>
            <w:r>
              <w:rPr>
                <w:i/>
                <w:iCs/>
                <w:szCs w:val="24"/>
              </w:rPr>
              <w:t>Form</w:t>
            </w:r>
            <w:proofErr w:type="spellEnd"/>
            <w:r>
              <w:rPr>
                <w:szCs w:val="24"/>
              </w:rPr>
              <w:t xml:space="preserve"> akreditasi</w:t>
            </w:r>
            <w:r w:rsidR="00340C15">
              <w:rPr>
                <w:szCs w:val="24"/>
              </w:rPr>
              <w:t xml:space="preserve"> </w:t>
            </w:r>
            <w:proofErr w:type="spellStart"/>
            <w:r w:rsidR="00340C15">
              <w:rPr>
                <w:szCs w:val="24"/>
              </w:rPr>
              <w:t>prodi</w:t>
            </w:r>
            <w:proofErr w:type="spellEnd"/>
            <w:r>
              <w:rPr>
                <w:szCs w:val="24"/>
              </w:rPr>
              <w:t xml:space="preserve"> muncul.</w:t>
            </w:r>
          </w:p>
          <w:p w14:paraId="2B3FC989" w14:textId="04AD837B" w:rsidR="00F35D29" w:rsidRPr="006A214B" w:rsidRDefault="00F35D29" w:rsidP="00260C3C">
            <w:pPr>
              <w:pStyle w:val="ListParagraph"/>
              <w:numPr>
                <w:ilvl w:val="0"/>
                <w:numId w:val="27"/>
              </w:numPr>
              <w:rPr>
                <w:i/>
                <w:iCs/>
                <w:szCs w:val="24"/>
              </w:rPr>
            </w:pPr>
            <w:r>
              <w:rPr>
                <w:szCs w:val="24"/>
              </w:rPr>
              <w:t xml:space="preserve">Aktor mengisi </w:t>
            </w:r>
            <w:proofErr w:type="spellStart"/>
            <w:r>
              <w:rPr>
                <w:i/>
                <w:iCs/>
                <w:szCs w:val="24"/>
              </w:rPr>
              <w:t>form</w:t>
            </w:r>
            <w:proofErr w:type="spellEnd"/>
            <w:r>
              <w:rPr>
                <w:szCs w:val="24"/>
              </w:rPr>
              <w:t xml:space="preserve"> akreditasi</w:t>
            </w:r>
            <w:r w:rsidR="00340C15">
              <w:rPr>
                <w:szCs w:val="24"/>
              </w:rPr>
              <w:t xml:space="preserve"> </w:t>
            </w:r>
            <w:proofErr w:type="spellStart"/>
            <w:r w:rsidR="00340C15">
              <w:rPr>
                <w:szCs w:val="24"/>
              </w:rPr>
              <w:t>prodi</w:t>
            </w:r>
            <w:proofErr w:type="spellEnd"/>
            <w:r>
              <w:rPr>
                <w:szCs w:val="24"/>
              </w:rPr>
              <w:t>.</w:t>
            </w:r>
          </w:p>
          <w:p w14:paraId="4923457D" w14:textId="77777777" w:rsidR="00F35D29" w:rsidRPr="006A214B" w:rsidRDefault="00F35D29" w:rsidP="00260C3C">
            <w:pPr>
              <w:pStyle w:val="ListParagraph"/>
              <w:numPr>
                <w:ilvl w:val="0"/>
                <w:numId w:val="27"/>
              </w:numPr>
              <w:rPr>
                <w:i/>
                <w:iCs/>
                <w:szCs w:val="24"/>
              </w:rPr>
            </w:pPr>
            <w:r>
              <w:rPr>
                <w:szCs w:val="24"/>
              </w:rPr>
              <w:t>Aktor menekan tombol simpan.</w:t>
            </w:r>
          </w:p>
        </w:tc>
      </w:tr>
      <w:tr w:rsidR="00F35D29" w:rsidRPr="00291660" w14:paraId="644FFEF6" w14:textId="77777777" w:rsidTr="008D5ADF">
        <w:tc>
          <w:tcPr>
            <w:tcW w:w="2122" w:type="dxa"/>
          </w:tcPr>
          <w:p w14:paraId="1A3275B0" w14:textId="77777777" w:rsidR="00F35D29" w:rsidRPr="00291660" w:rsidRDefault="00F35D29" w:rsidP="008D5ADF">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1CD9A307" w14:textId="77777777" w:rsidR="00F35D29" w:rsidRPr="00291660" w:rsidRDefault="00F35D29" w:rsidP="008D5ADF">
            <w:pPr>
              <w:rPr>
                <w:szCs w:val="24"/>
              </w:rPr>
            </w:pPr>
            <w:r w:rsidRPr="00291660">
              <w:rPr>
                <w:szCs w:val="24"/>
              </w:rPr>
              <w:t>Tidak ada.</w:t>
            </w:r>
          </w:p>
        </w:tc>
      </w:tr>
      <w:tr w:rsidR="00F35D29" w:rsidRPr="00291660" w14:paraId="77712C43" w14:textId="77777777" w:rsidTr="008D5ADF">
        <w:tc>
          <w:tcPr>
            <w:tcW w:w="2122" w:type="dxa"/>
          </w:tcPr>
          <w:p w14:paraId="6BF4FEC7" w14:textId="77777777" w:rsidR="00F35D29" w:rsidRPr="00291660" w:rsidRDefault="00F35D29" w:rsidP="008D5ADF">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30DF0936" w14:textId="5CAE39F7" w:rsidR="00F35D29" w:rsidRPr="00386584" w:rsidRDefault="00386584" w:rsidP="00386584">
            <w:pPr>
              <w:rPr>
                <w:szCs w:val="24"/>
              </w:rPr>
            </w:pPr>
            <w:r>
              <w:rPr>
                <w:szCs w:val="24"/>
              </w:rPr>
              <w:t>Tidak ada.</w:t>
            </w:r>
          </w:p>
        </w:tc>
      </w:tr>
      <w:tr w:rsidR="00F35D29" w:rsidRPr="00291660" w14:paraId="3BD8D80D" w14:textId="77777777" w:rsidTr="008D5ADF">
        <w:tc>
          <w:tcPr>
            <w:tcW w:w="2122" w:type="dxa"/>
          </w:tcPr>
          <w:p w14:paraId="4BBC09C4" w14:textId="77777777" w:rsidR="00F35D29" w:rsidRPr="00291660" w:rsidRDefault="00F35D29" w:rsidP="008D5ADF">
            <w:pPr>
              <w:rPr>
                <w:szCs w:val="24"/>
              </w:rPr>
            </w:pPr>
            <w:r w:rsidRPr="00291660">
              <w:rPr>
                <w:szCs w:val="24"/>
              </w:rPr>
              <w:t>Kondisi Akhir</w:t>
            </w:r>
          </w:p>
        </w:tc>
        <w:tc>
          <w:tcPr>
            <w:tcW w:w="5806" w:type="dxa"/>
          </w:tcPr>
          <w:p w14:paraId="07CF6EC3" w14:textId="018DAD62" w:rsidR="00F35D29" w:rsidRPr="00291660" w:rsidRDefault="00F35D29" w:rsidP="008D5ADF">
            <w:pPr>
              <w:keepNext/>
              <w:rPr>
                <w:szCs w:val="24"/>
              </w:rPr>
            </w:pPr>
            <w:r w:rsidRPr="00291660">
              <w:rPr>
                <w:szCs w:val="24"/>
              </w:rPr>
              <w:t xml:space="preserve">Berhasil </w:t>
            </w:r>
            <w:r>
              <w:rPr>
                <w:szCs w:val="24"/>
              </w:rPr>
              <w:t>menambahkan akreditasi</w:t>
            </w:r>
            <w:r w:rsidR="00340C15">
              <w:rPr>
                <w:szCs w:val="24"/>
              </w:rPr>
              <w:t xml:space="preserve"> </w:t>
            </w:r>
            <w:proofErr w:type="spellStart"/>
            <w:r w:rsidR="00340C15">
              <w:rPr>
                <w:szCs w:val="24"/>
              </w:rPr>
              <w:t>prodi</w:t>
            </w:r>
            <w:proofErr w:type="spellEnd"/>
            <w:r w:rsidRPr="00291660">
              <w:rPr>
                <w:szCs w:val="24"/>
              </w:rPr>
              <w:t>.</w:t>
            </w:r>
          </w:p>
        </w:tc>
      </w:tr>
    </w:tbl>
    <w:p w14:paraId="1FAE1C99" w14:textId="77777777" w:rsidR="00F35D29" w:rsidRPr="000B007A" w:rsidRDefault="00F35D29" w:rsidP="009A6A62">
      <w:pPr>
        <w:pStyle w:val="ListParagraph"/>
        <w:ind w:left="1080"/>
      </w:pPr>
    </w:p>
    <w:p w14:paraId="34A64E93" w14:textId="3F607849" w:rsidR="00F35D29" w:rsidRDefault="00F35D29" w:rsidP="00F35D29">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8</w:t>
      </w:r>
      <w:r w:rsidR="00B22397">
        <w:fldChar w:fldCharType="end"/>
      </w:r>
      <w:r>
        <w:t xml:space="preserve"> Spesifikasi Menghapus Akreditasi </w:t>
      </w:r>
      <w:proofErr w:type="spellStart"/>
      <w:r>
        <w:t>Prodi</w:t>
      </w:r>
      <w:proofErr w:type="spellEnd"/>
    </w:p>
    <w:tbl>
      <w:tblPr>
        <w:tblStyle w:val="TableGrid"/>
        <w:tblW w:w="0" w:type="auto"/>
        <w:tblLook w:val="04A0" w:firstRow="1" w:lastRow="0" w:firstColumn="1" w:lastColumn="0" w:noHBand="0" w:noVBand="1"/>
      </w:tblPr>
      <w:tblGrid>
        <w:gridCol w:w="2122"/>
        <w:gridCol w:w="5806"/>
      </w:tblGrid>
      <w:tr w:rsidR="00F35D29" w:rsidRPr="00291660" w14:paraId="5DF3991D" w14:textId="77777777" w:rsidTr="008D5ADF">
        <w:tc>
          <w:tcPr>
            <w:tcW w:w="7928" w:type="dxa"/>
            <w:gridSpan w:val="2"/>
          </w:tcPr>
          <w:p w14:paraId="5D6745F4" w14:textId="35D4A6E8" w:rsidR="00F35D29" w:rsidRPr="00291660" w:rsidRDefault="00F35D29" w:rsidP="008D5ADF">
            <w:pPr>
              <w:rPr>
                <w:b/>
                <w:bCs/>
                <w:szCs w:val="24"/>
              </w:rPr>
            </w:pPr>
            <w:proofErr w:type="spellStart"/>
            <w:r w:rsidRPr="00291660">
              <w:rPr>
                <w:b/>
                <w:bCs/>
                <w:i/>
                <w:iCs/>
                <w:szCs w:val="24"/>
              </w:rPr>
              <w:t>Usecase</w:t>
            </w:r>
            <w:proofErr w:type="spellEnd"/>
            <w:r>
              <w:rPr>
                <w:b/>
                <w:bCs/>
                <w:szCs w:val="24"/>
              </w:rPr>
              <w:t xml:space="preserve"> Manajemen Akreditasi: </w:t>
            </w:r>
            <w:r w:rsidR="00A80F4A">
              <w:rPr>
                <w:b/>
                <w:bCs/>
                <w:szCs w:val="24"/>
              </w:rPr>
              <w:t>Menghapus</w:t>
            </w:r>
            <w:r>
              <w:rPr>
                <w:b/>
                <w:bCs/>
                <w:szCs w:val="24"/>
              </w:rPr>
              <w:t xml:space="preserve"> Akreditasi</w:t>
            </w:r>
            <w:r w:rsidR="00A80F4A">
              <w:rPr>
                <w:b/>
                <w:bCs/>
                <w:szCs w:val="24"/>
              </w:rPr>
              <w:t xml:space="preserve"> </w:t>
            </w:r>
            <w:proofErr w:type="spellStart"/>
            <w:r w:rsidR="00A80F4A">
              <w:rPr>
                <w:b/>
                <w:bCs/>
                <w:szCs w:val="24"/>
              </w:rPr>
              <w:t>Prodi</w:t>
            </w:r>
            <w:proofErr w:type="spellEnd"/>
          </w:p>
        </w:tc>
      </w:tr>
      <w:tr w:rsidR="00F35D29" w:rsidRPr="00291660" w14:paraId="7E50DA23" w14:textId="77777777" w:rsidTr="008D5ADF">
        <w:tc>
          <w:tcPr>
            <w:tcW w:w="2122" w:type="dxa"/>
          </w:tcPr>
          <w:p w14:paraId="6545CC3E" w14:textId="77777777" w:rsidR="00F35D29" w:rsidRPr="00291660" w:rsidRDefault="00F35D29" w:rsidP="008D5ADF">
            <w:pPr>
              <w:rPr>
                <w:szCs w:val="24"/>
              </w:rPr>
            </w:pPr>
            <w:r w:rsidRPr="00291660">
              <w:rPr>
                <w:szCs w:val="24"/>
              </w:rPr>
              <w:t>Deskripsi</w:t>
            </w:r>
          </w:p>
        </w:tc>
        <w:tc>
          <w:tcPr>
            <w:tcW w:w="5806" w:type="dxa"/>
          </w:tcPr>
          <w:p w14:paraId="41B95724" w14:textId="2CBAA2A6" w:rsidR="00F35D29" w:rsidRPr="00291660" w:rsidRDefault="00F35D29" w:rsidP="008D5ADF">
            <w:pPr>
              <w:rPr>
                <w:szCs w:val="24"/>
              </w:rPr>
            </w:pPr>
            <w:proofErr w:type="spellStart"/>
            <w:r w:rsidRPr="00291660">
              <w:rPr>
                <w:i/>
                <w:iCs/>
                <w:szCs w:val="24"/>
              </w:rPr>
              <w:t>Usecase</w:t>
            </w:r>
            <w:proofErr w:type="spellEnd"/>
            <w:r w:rsidRPr="00291660">
              <w:rPr>
                <w:szCs w:val="24"/>
              </w:rPr>
              <w:t xml:space="preserve"> ini berfungsi untuk </w:t>
            </w:r>
            <w:r w:rsidR="006D4041">
              <w:rPr>
                <w:szCs w:val="24"/>
              </w:rPr>
              <w:t>menghapus</w:t>
            </w:r>
            <w:r>
              <w:rPr>
                <w:szCs w:val="24"/>
              </w:rPr>
              <w:t xml:space="preserve"> akreditasi</w:t>
            </w:r>
            <w:r w:rsidR="006D4041">
              <w:rPr>
                <w:szCs w:val="24"/>
              </w:rPr>
              <w:t xml:space="preserve"> </w:t>
            </w:r>
            <w:proofErr w:type="spellStart"/>
            <w:r w:rsidR="006D4041">
              <w:rPr>
                <w:szCs w:val="24"/>
              </w:rPr>
              <w:t>prodi</w:t>
            </w:r>
            <w:proofErr w:type="spellEnd"/>
            <w:r w:rsidR="006D4041">
              <w:rPr>
                <w:szCs w:val="24"/>
              </w:rPr>
              <w:t xml:space="preserve"> dari sistem.</w:t>
            </w:r>
          </w:p>
        </w:tc>
      </w:tr>
      <w:tr w:rsidR="00F35D29" w:rsidRPr="00291660" w14:paraId="2299E5BF" w14:textId="77777777" w:rsidTr="008D5ADF">
        <w:tc>
          <w:tcPr>
            <w:tcW w:w="2122" w:type="dxa"/>
          </w:tcPr>
          <w:p w14:paraId="7ECD7DA7" w14:textId="77777777" w:rsidR="00F35D29" w:rsidRPr="00291660" w:rsidRDefault="00F35D29" w:rsidP="008D5ADF">
            <w:pPr>
              <w:rPr>
                <w:szCs w:val="24"/>
              </w:rPr>
            </w:pPr>
            <w:r w:rsidRPr="00291660">
              <w:rPr>
                <w:szCs w:val="24"/>
              </w:rPr>
              <w:t>Aktor Utama</w:t>
            </w:r>
          </w:p>
        </w:tc>
        <w:tc>
          <w:tcPr>
            <w:tcW w:w="5806" w:type="dxa"/>
          </w:tcPr>
          <w:p w14:paraId="2C5A6322" w14:textId="77777777" w:rsidR="00F35D29" w:rsidRPr="00291660" w:rsidRDefault="00F35D29" w:rsidP="008D5ADF">
            <w:pPr>
              <w:rPr>
                <w:szCs w:val="24"/>
              </w:rPr>
            </w:pPr>
            <w:r>
              <w:rPr>
                <w:szCs w:val="24"/>
              </w:rPr>
              <w:t>LPM</w:t>
            </w:r>
          </w:p>
        </w:tc>
      </w:tr>
      <w:tr w:rsidR="00F35D29" w:rsidRPr="00291660" w14:paraId="2909A83B" w14:textId="77777777" w:rsidTr="008D5ADF">
        <w:tc>
          <w:tcPr>
            <w:tcW w:w="2122" w:type="dxa"/>
          </w:tcPr>
          <w:p w14:paraId="050F946D" w14:textId="77777777" w:rsidR="00F35D29" w:rsidRPr="00291660" w:rsidRDefault="00F35D29" w:rsidP="008D5ADF">
            <w:pPr>
              <w:rPr>
                <w:szCs w:val="24"/>
              </w:rPr>
            </w:pPr>
            <w:r w:rsidRPr="00291660">
              <w:rPr>
                <w:szCs w:val="24"/>
              </w:rPr>
              <w:t>Kondisi Awal</w:t>
            </w:r>
          </w:p>
        </w:tc>
        <w:tc>
          <w:tcPr>
            <w:tcW w:w="5806" w:type="dxa"/>
          </w:tcPr>
          <w:p w14:paraId="41BDCA60" w14:textId="3A9A2BC3" w:rsidR="00F35D29" w:rsidRPr="003C7420" w:rsidRDefault="00F35D29" w:rsidP="008D5ADF">
            <w:pPr>
              <w:rPr>
                <w:szCs w:val="24"/>
              </w:rPr>
            </w:pPr>
            <w:r>
              <w:rPr>
                <w:szCs w:val="24"/>
              </w:rPr>
              <w:t>Halaman akreditasi</w:t>
            </w:r>
            <w:r w:rsidR="006D4041">
              <w:rPr>
                <w:szCs w:val="24"/>
              </w:rPr>
              <w:t xml:space="preserve"> </w:t>
            </w:r>
            <w:proofErr w:type="spellStart"/>
            <w:r w:rsidR="006D4041">
              <w:rPr>
                <w:szCs w:val="24"/>
              </w:rPr>
              <w:t>prodi</w:t>
            </w:r>
            <w:proofErr w:type="spellEnd"/>
            <w:r>
              <w:rPr>
                <w:szCs w:val="24"/>
              </w:rPr>
              <w:t xml:space="preserve"> tampil.</w:t>
            </w:r>
          </w:p>
        </w:tc>
      </w:tr>
      <w:tr w:rsidR="00F35D29" w:rsidRPr="00291660" w14:paraId="5B06CDAC" w14:textId="77777777" w:rsidTr="008D5ADF">
        <w:tc>
          <w:tcPr>
            <w:tcW w:w="7928" w:type="dxa"/>
            <w:gridSpan w:val="2"/>
          </w:tcPr>
          <w:p w14:paraId="7287B3BA" w14:textId="77777777" w:rsidR="00F35D29" w:rsidRPr="00291660" w:rsidRDefault="00F35D29"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F35D29" w:rsidRPr="00291660" w14:paraId="47B6FDD7" w14:textId="77777777" w:rsidTr="008D5ADF">
        <w:tc>
          <w:tcPr>
            <w:tcW w:w="2122" w:type="dxa"/>
          </w:tcPr>
          <w:p w14:paraId="2F0D16ED" w14:textId="77777777" w:rsidR="00F35D29" w:rsidRPr="00291660" w:rsidRDefault="00F35D29" w:rsidP="008D5ADF">
            <w:pPr>
              <w:rPr>
                <w:i/>
                <w:iCs/>
                <w:szCs w:val="24"/>
              </w:rPr>
            </w:pPr>
            <w:r>
              <w:rPr>
                <w:i/>
                <w:iCs/>
                <w:szCs w:val="24"/>
              </w:rPr>
              <w:t xml:space="preserve">Basic </w:t>
            </w:r>
            <w:proofErr w:type="spellStart"/>
            <w:r>
              <w:rPr>
                <w:i/>
                <w:iCs/>
                <w:szCs w:val="24"/>
              </w:rPr>
              <w:t>Flow</w:t>
            </w:r>
            <w:proofErr w:type="spellEnd"/>
          </w:p>
        </w:tc>
        <w:tc>
          <w:tcPr>
            <w:tcW w:w="5806" w:type="dxa"/>
          </w:tcPr>
          <w:p w14:paraId="24355AF7" w14:textId="292DE7E6" w:rsidR="00F35D29" w:rsidRPr="00291660" w:rsidRDefault="00F35D29" w:rsidP="00260C3C">
            <w:pPr>
              <w:pStyle w:val="ListParagraph"/>
              <w:numPr>
                <w:ilvl w:val="0"/>
                <w:numId w:val="28"/>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aktor menekan tombol </w:t>
            </w:r>
            <w:r w:rsidR="008B7AEE">
              <w:rPr>
                <w:szCs w:val="24"/>
              </w:rPr>
              <w:t>hapus</w:t>
            </w:r>
            <w:r>
              <w:rPr>
                <w:szCs w:val="24"/>
              </w:rPr>
              <w:t xml:space="preserve"> </w:t>
            </w:r>
            <w:r w:rsidR="008B7AEE">
              <w:rPr>
                <w:szCs w:val="24"/>
              </w:rPr>
              <w:t xml:space="preserve">pada tabel akreditasi </w:t>
            </w:r>
            <w:proofErr w:type="spellStart"/>
            <w:r w:rsidR="008B7AEE">
              <w:rPr>
                <w:szCs w:val="24"/>
              </w:rPr>
              <w:t>prodi</w:t>
            </w:r>
            <w:proofErr w:type="spellEnd"/>
            <w:r>
              <w:rPr>
                <w:szCs w:val="24"/>
              </w:rPr>
              <w:t>.</w:t>
            </w:r>
          </w:p>
          <w:p w14:paraId="12DAEA78" w14:textId="7F72E0C8" w:rsidR="00884920" w:rsidRPr="00291660" w:rsidRDefault="00884920" w:rsidP="00260C3C">
            <w:pPr>
              <w:pStyle w:val="ListParagraph"/>
              <w:numPr>
                <w:ilvl w:val="0"/>
                <w:numId w:val="28"/>
              </w:numPr>
              <w:rPr>
                <w:i/>
                <w:iCs/>
                <w:szCs w:val="24"/>
              </w:rPr>
            </w:pPr>
            <w:r>
              <w:rPr>
                <w:szCs w:val="24"/>
              </w:rPr>
              <w:t>Muncul pesan konfirmasi untuk penghapusan akreditasi</w:t>
            </w:r>
            <w:r w:rsidR="002B5349">
              <w:rPr>
                <w:szCs w:val="24"/>
              </w:rPr>
              <w:t xml:space="preserve"> </w:t>
            </w:r>
            <w:proofErr w:type="spellStart"/>
            <w:r w:rsidR="002B5349">
              <w:rPr>
                <w:szCs w:val="24"/>
              </w:rPr>
              <w:t>prodi</w:t>
            </w:r>
            <w:proofErr w:type="spellEnd"/>
            <w:r>
              <w:rPr>
                <w:szCs w:val="24"/>
              </w:rPr>
              <w:t>.</w:t>
            </w:r>
          </w:p>
          <w:p w14:paraId="16FB74A8" w14:textId="7361B7E3" w:rsidR="00F35D29" w:rsidRPr="006A214B" w:rsidRDefault="00884920" w:rsidP="00260C3C">
            <w:pPr>
              <w:pStyle w:val="ListParagraph"/>
              <w:numPr>
                <w:ilvl w:val="0"/>
                <w:numId w:val="28"/>
              </w:numPr>
              <w:rPr>
                <w:i/>
                <w:iCs/>
                <w:szCs w:val="24"/>
              </w:rPr>
            </w:pPr>
            <w:r>
              <w:rPr>
                <w:szCs w:val="24"/>
              </w:rPr>
              <w:t>Aktor menekan tombol konfirmasi</w:t>
            </w:r>
            <w:r w:rsidRPr="00291660">
              <w:rPr>
                <w:szCs w:val="24"/>
              </w:rPr>
              <w:t>.</w:t>
            </w:r>
          </w:p>
        </w:tc>
      </w:tr>
      <w:tr w:rsidR="00F35D29" w:rsidRPr="00291660" w14:paraId="61E40017" w14:textId="77777777" w:rsidTr="008D5ADF">
        <w:tc>
          <w:tcPr>
            <w:tcW w:w="2122" w:type="dxa"/>
          </w:tcPr>
          <w:p w14:paraId="5234EC68" w14:textId="77777777" w:rsidR="00F35D29" w:rsidRPr="00291660" w:rsidRDefault="00F35D29" w:rsidP="008D5ADF">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2CA4FC08" w14:textId="33E07003" w:rsidR="00884920" w:rsidRDefault="00884920" w:rsidP="00260C3C">
            <w:pPr>
              <w:pStyle w:val="ListParagraph"/>
              <w:numPr>
                <w:ilvl w:val="0"/>
                <w:numId w:val="29"/>
              </w:numPr>
              <w:rPr>
                <w:szCs w:val="24"/>
              </w:rPr>
            </w:pPr>
            <w:proofErr w:type="spellStart"/>
            <w:r>
              <w:rPr>
                <w:i/>
                <w:iCs/>
                <w:szCs w:val="24"/>
              </w:rPr>
              <w:t>Usecase</w:t>
            </w:r>
            <w:proofErr w:type="spellEnd"/>
            <w:r>
              <w:rPr>
                <w:szCs w:val="24"/>
              </w:rPr>
              <w:t xml:space="preserve"> dimulai dengan aktor menekan tombol lihat pada tabel akreditasi </w:t>
            </w:r>
            <w:proofErr w:type="spellStart"/>
            <w:r>
              <w:rPr>
                <w:szCs w:val="24"/>
              </w:rPr>
              <w:t>prodi</w:t>
            </w:r>
            <w:proofErr w:type="spellEnd"/>
            <w:r>
              <w:rPr>
                <w:szCs w:val="24"/>
              </w:rPr>
              <w:t>.</w:t>
            </w:r>
          </w:p>
          <w:p w14:paraId="50657C7F" w14:textId="11958B78" w:rsidR="00884920" w:rsidRDefault="00884920" w:rsidP="00260C3C">
            <w:pPr>
              <w:pStyle w:val="ListParagraph"/>
              <w:numPr>
                <w:ilvl w:val="0"/>
                <w:numId w:val="29"/>
              </w:numPr>
              <w:rPr>
                <w:szCs w:val="24"/>
              </w:rPr>
            </w:pPr>
            <w:r>
              <w:rPr>
                <w:szCs w:val="24"/>
              </w:rPr>
              <w:t xml:space="preserve">Halaman </w:t>
            </w:r>
            <w:proofErr w:type="spellStart"/>
            <w:r>
              <w:rPr>
                <w:szCs w:val="24"/>
              </w:rPr>
              <w:t>detil</w:t>
            </w:r>
            <w:proofErr w:type="spellEnd"/>
            <w:r>
              <w:rPr>
                <w:szCs w:val="24"/>
              </w:rPr>
              <w:t xml:space="preserve"> akreditasi</w:t>
            </w:r>
            <w:r w:rsidR="002B5349">
              <w:rPr>
                <w:szCs w:val="24"/>
              </w:rPr>
              <w:t xml:space="preserve"> </w:t>
            </w:r>
            <w:proofErr w:type="spellStart"/>
            <w:r w:rsidR="002B5349">
              <w:rPr>
                <w:szCs w:val="24"/>
              </w:rPr>
              <w:t>prodi</w:t>
            </w:r>
            <w:proofErr w:type="spellEnd"/>
            <w:r>
              <w:rPr>
                <w:szCs w:val="24"/>
              </w:rPr>
              <w:t xml:space="preserve"> tampil.</w:t>
            </w:r>
          </w:p>
          <w:p w14:paraId="6065F9D0" w14:textId="1D6B2ECB" w:rsidR="00884920" w:rsidRDefault="00884920" w:rsidP="00260C3C">
            <w:pPr>
              <w:pStyle w:val="ListParagraph"/>
              <w:numPr>
                <w:ilvl w:val="0"/>
                <w:numId w:val="29"/>
              </w:numPr>
              <w:rPr>
                <w:szCs w:val="24"/>
              </w:rPr>
            </w:pPr>
            <w:r>
              <w:rPr>
                <w:szCs w:val="24"/>
              </w:rPr>
              <w:t xml:space="preserve">Aktor menekan tombol hapus pada halaman </w:t>
            </w:r>
            <w:proofErr w:type="spellStart"/>
            <w:r>
              <w:rPr>
                <w:szCs w:val="24"/>
              </w:rPr>
              <w:t>detil</w:t>
            </w:r>
            <w:proofErr w:type="spellEnd"/>
            <w:r>
              <w:rPr>
                <w:szCs w:val="24"/>
              </w:rPr>
              <w:t xml:space="preserve"> akreditasi </w:t>
            </w:r>
            <w:proofErr w:type="spellStart"/>
            <w:r>
              <w:rPr>
                <w:szCs w:val="24"/>
              </w:rPr>
              <w:t>prodi</w:t>
            </w:r>
            <w:proofErr w:type="spellEnd"/>
            <w:r>
              <w:rPr>
                <w:szCs w:val="24"/>
              </w:rPr>
              <w:t>.</w:t>
            </w:r>
          </w:p>
          <w:p w14:paraId="432D8D0F" w14:textId="77777777" w:rsidR="00884920" w:rsidRPr="00291660" w:rsidRDefault="00884920" w:rsidP="00260C3C">
            <w:pPr>
              <w:pStyle w:val="ListParagraph"/>
              <w:numPr>
                <w:ilvl w:val="0"/>
                <w:numId w:val="29"/>
              </w:numPr>
              <w:rPr>
                <w:i/>
                <w:iCs/>
                <w:szCs w:val="24"/>
              </w:rPr>
            </w:pPr>
            <w:r>
              <w:rPr>
                <w:szCs w:val="24"/>
              </w:rPr>
              <w:t>Pesan konfirmasi penghapusan muncul.</w:t>
            </w:r>
          </w:p>
          <w:p w14:paraId="535E40AD" w14:textId="59A53DAC" w:rsidR="00F35D29" w:rsidRPr="00E73582" w:rsidRDefault="00884920" w:rsidP="00260C3C">
            <w:pPr>
              <w:pStyle w:val="ListParagraph"/>
              <w:numPr>
                <w:ilvl w:val="0"/>
                <w:numId w:val="29"/>
              </w:numPr>
              <w:rPr>
                <w:szCs w:val="24"/>
              </w:rPr>
            </w:pPr>
            <w:r w:rsidRPr="00E73582">
              <w:rPr>
                <w:szCs w:val="24"/>
              </w:rPr>
              <w:t>Aktor menekan tombol konfirmasi.</w:t>
            </w:r>
          </w:p>
        </w:tc>
      </w:tr>
      <w:tr w:rsidR="00F35D29" w:rsidRPr="00291660" w14:paraId="05AF4B33" w14:textId="77777777" w:rsidTr="008D5ADF">
        <w:tc>
          <w:tcPr>
            <w:tcW w:w="2122" w:type="dxa"/>
          </w:tcPr>
          <w:p w14:paraId="02E46AFE" w14:textId="77777777" w:rsidR="00F35D29" w:rsidRPr="00291660" w:rsidRDefault="00F35D29" w:rsidP="008D5ADF">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0FE956B0" w14:textId="2C39AD96" w:rsidR="00F35D29" w:rsidRPr="00386584" w:rsidRDefault="00386584" w:rsidP="00386584">
            <w:pPr>
              <w:rPr>
                <w:szCs w:val="24"/>
              </w:rPr>
            </w:pPr>
            <w:r>
              <w:rPr>
                <w:szCs w:val="24"/>
              </w:rPr>
              <w:t>Tidak ada.</w:t>
            </w:r>
          </w:p>
        </w:tc>
      </w:tr>
      <w:tr w:rsidR="00F35D29" w:rsidRPr="00291660" w14:paraId="29459E47" w14:textId="77777777" w:rsidTr="008D5ADF">
        <w:tc>
          <w:tcPr>
            <w:tcW w:w="2122" w:type="dxa"/>
          </w:tcPr>
          <w:p w14:paraId="30E4A2EB" w14:textId="77777777" w:rsidR="00F35D29" w:rsidRPr="00291660" w:rsidRDefault="00F35D29" w:rsidP="008D5ADF">
            <w:pPr>
              <w:rPr>
                <w:szCs w:val="24"/>
              </w:rPr>
            </w:pPr>
            <w:r w:rsidRPr="00291660">
              <w:rPr>
                <w:szCs w:val="24"/>
              </w:rPr>
              <w:t>Kondisi Akhir</w:t>
            </w:r>
          </w:p>
        </w:tc>
        <w:tc>
          <w:tcPr>
            <w:tcW w:w="5806" w:type="dxa"/>
          </w:tcPr>
          <w:p w14:paraId="4E4ADE79" w14:textId="7A0A0BF7" w:rsidR="00F35D29" w:rsidRPr="00291660" w:rsidRDefault="00F35D29" w:rsidP="008D5ADF">
            <w:pPr>
              <w:keepNext/>
              <w:rPr>
                <w:szCs w:val="24"/>
              </w:rPr>
            </w:pPr>
            <w:r w:rsidRPr="00291660">
              <w:rPr>
                <w:szCs w:val="24"/>
              </w:rPr>
              <w:t xml:space="preserve">Berhasil </w:t>
            </w:r>
            <w:r w:rsidR="00AA620E">
              <w:rPr>
                <w:szCs w:val="24"/>
              </w:rPr>
              <w:t>menghapus</w:t>
            </w:r>
            <w:r>
              <w:rPr>
                <w:szCs w:val="24"/>
              </w:rPr>
              <w:t xml:space="preserve"> akreditasi</w:t>
            </w:r>
            <w:r w:rsidR="00AA620E">
              <w:rPr>
                <w:szCs w:val="24"/>
              </w:rPr>
              <w:t xml:space="preserve"> </w:t>
            </w:r>
            <w:proofErr w:type="spellStart"/>
            <w:r w:rsidR="00AA620E">
              <w:rPr>
                <w:szCs w:val="24"/>
              </w:rPr>
              <w:t>prodi</w:t>
            </w:r>
            <w:proofErr w:type="spellEnd"/>
            <w:r w:rsidRPr="00291660">
              <w:rPr>
                <w:szCs w:val="24"/>
              </w:rPr>
              <w:t>.</w:t>
            </w:r>
          </w:p>
        </w:tc>
      </w:tr>
    </w:tbl>
    <w:p w14:paraId="3889F1A2" w14:textId="1F079D49" w:rsidR="00F51E7D" w:rsidRDefault="00F51E7D" w:rsidP="00F51E7D">
      <w:pPr>
        <w:tabs>
          <w:tab w:val="left" w:pos="4571"/>
        </w:tabs>
      </w:pPr>
    </w:p>
    <w:p w14:paraId="0229AD4D" w14:textId="77777777" w:rsidR="00F51E7D" w:rsidRDefault="00F51E7D" w:rsidP="00F51E7D">
      <w:pPr>
        <w:tabs>
          <w:tab w:val="left" w:pos="4571"/>
        </w:tabs>
      </w:pPr>
    </w:p>
    <w:p w14:paraId="04A3258F" w14:textId="71DAAB02" w:rsidR="00F51E7D" w:rsidRDefault="00F51E7D" w:rsidP="00260C3C">
      <w:pPr>
        <w:pStyle w:val="ListParagraph"/>
        <w:numPr>
          <w:ilvl w:val="0"/>
          <w:numId w:val="19"/>
        </w:numPr>
      </w:pPr>
      <w:r>
        <w:t>Manajemen Akreditasi Perguruan Tinggi</w:t>
      </w:r>
    </w:p>
    <w:p w14:paraId="01E47FEC" w14:textId="35BBDE70" w:rsidR="00F51E7D" w:rsidRDefault="00F51E7D" w:rsidP="00F51E7D">
      <w:pPr>
        <w:pStyle w:val="ListParagraph"/>
        <w:ind w:left="1080"/>
      </w:pPr>
      <w:proofErr w:type="spellStart"/>
      <w:r>
        <w:rPr>
          <w:i/>
          <w:iCs/>
        </w:rPr>
        <w:t>Usecase</w:t>
      </w:r>
      <w:proofErr w:type="spellEnd"/>
      <w:r>
        <w:t xml:space="preserve"> manajemen akreditasi</w:t>
      </w:r>
      <w:r w:rsidR="00F3627B">
        <w:t xml:space="preserve"> perguruan tinggi</w:t>
      </w:r>
      <w:r>
        <w:t xml:space="preserve"> dibagi menjadi 2 buah aksi yaitu menambahkan dan menghapus.</w:t>
      </w:r>
    </w:p>
    <w:p w14:paraId="360C3137" w14:textId="286D77FF" w:rsidR="00F51E7D" w:rsidRDefault="00F51E7D" w:rsidP="00F51E7D">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9</w:t>
      </w:r>
      <w:r w:rsidR="00B22397">
        <w:fldChar w:fldCharType="end"/>
      </w:r>
      <w:r>
        <w:t xml:space="preserve"> Spesifikasi Menambahkan Akreditasi </w:t>
      </w:r>
      <w:r w:rsidR="00E140D6">
        <w:t>Perguruan Tinggi</w:t>
      </w:r>
    </w:p>
    <w:tbl>
      <w:tblPr>
        <w:tblStyle w:val="TableGrid"/>
        <w:tblW w:w="0" w:type="auto"/>
        <w:tblLook w:val="04A0" w:firstRow="1" w:lastRow="0" w:firstColumn="1" w:lastColumn="0" w:noHBand="0" w:noVBand="1"/>
      </w:tblPr>
      <w:tblGrid>
        <w:gridCol w:w="2122"/>
        <w:gridCol w:w="5806"/>
      </w:tblGrid>
      <w:tr w:rsidR="00F51E7D" w:rsidRPr="00291660" w14:paraId="0F3EF4A7" w14:textId="77777777" w:rsidTr="008D5ADF">
        <w:tc>
          <w:tcPr>
            <w:tcW w:w="7928" w:type="dxa"/>
            <w:gridSpan w:val="2"/>
          </w:tcPr>
          <w:p w14:paraId="0CC8D278" w14:textId="37EB2BD0" w:rsidR="00F51E7D" w:rsidRPr="00291660" w:rsidRDefault="00F51E7D" w:rsidP="008D5ADF">
            <w:pPr>
              <w:rPr>
                <w:b/>
                <w:bCs/>
                <w:szCs w:val="24"/>
              </w:rPr>
            </w:pPr>
            <w:proofErr w:type="spellStart"/>
            <w:r w:rsidRPr="00291660">
              <w:rPr>
                <w:b/>
                <w:bCs/>
                <w:i/>
                <w:iCs/>
                <w:szCs w:val="24"/>
              </w:rPr>
              <w:t>Usecase</w:t>
            </w:r>
            <w:proofErr w:type="spellEnd"/>
            <w:r>
              <w:rPr>
                <w:b/>
                <w:bCs/>
                <w:szCs w:val="24"/>
              </w:rPr>
              <w:t xml:space="preserve"> Manajemen Akreditasi: Menambahkan Akreditasi </w:t>
            </w:r>
            <w:r w:rsidR="004F6208">
              <w:rPr>
                <w:b/>
                <w:bCs/>
                <w:szCs w:val="24"/>
              </w:rPr>
              <w:t>Perguruan Tinggi</w:t>
            </w:r>
          </w:p>
        </w:tc>
      </w:tr>
      <w:tr w:rsidR="00F51E7D" w:rsidRPr="00291660" w14:paraId="343DAD24" w14:textId="77777777" w:rsidTr="008D5ADF">
        <w:tc>
          <w:tcPr>
            <w:tcW w:w="2122" w:type="dxa"/>
          </w:tcPr>
          <w:p w14:paraId="7D3C60D6" w14:textId="77777777" w:rsidR="00F51E7D" w:rsidRPr="00291660" w:rsidRDefault="00F51E7D" w:rsidP="008D5ADF">
            <w:pPr>
              <w:rPr>
                <w:szCs w:val="24"/>
              </w:rPr>
            </w:pPr>
            <w:r w:rsidRPr="00291660">
              <w:rPr>
                <w:szCs w:val="24"/>
              </w:rPr>
              <w:t>Deskripsi</w:t>
            </w:r>
          </w:p>
        </w:tc>
        <w:tc>
          <w:tcPr>
            <w:tcW w:w="5806" w:type="dxa"/>
          </w:tcPr>
          <w:p w14:paraId="105BFE76" w14:textId="287D70EC" w:rsidR="00F51E7D" w:rsidRPr="00291660" w:rsidRDefault="00F51E7D"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 xml:space="preserve">menambahkan akreditasi </w:t>
            </w:r>
            <w:r w:rsidR="00D65FBE">
              <w:rPr>
                <w:szCs w:val="24"/>
              </w:rPr>
              <w:t>perguruan tinggi</w:t>
            </w:r>
            <w:r>
              <w:rPr>
                <w:szCs w:val="24"/>
              </w:rPr>
              <w:t xml:space="preserve"> ke dalam sistem.</w:t>
            </w:r>
          </w:p>
        </w:tc>
      </w:tr>
      <w:tr w:rsidR="00F51E7D" w:rsidRPr="00291660" w14:paraId="3A82524C" w14:textId="77777777" w:rsidTr="008D5ADF">
        <w:tc>
          <w:tcPr>
            <w:tcW w:w="2122" w:type="dxa"/>
          </w:tcPr>
          <w:p w14:paraId="3D28015D" w14:textId="77777777" w:rsidR="00F51E7D" w:rsidRPr="00291660" w:rsidRDefault="00F51E7D" w:rsidP="008D5ADF">
            <w:pPr>
              <w:rPr>
                <w:szCs w:val="24"/>
              </w:rPr>
            </w:pPr>
            <w:r w:rsidRPr="00291660">
              <w:rPr>
                <w:szCs w:val="24"/>
              </w:rPr>
              <w:t>Aktor Utama</w:t>
            </w:r>
          </w:p>
        </w:tc>
        <w:tc>
          <w:tcPr>
            <w:tcW w:w="5806" w:type="dxa"/>
          </w:tcPr>
          <w:p w14:paraId="42C92AF8" w14:textId="77777777" w:rsidR="00F51E7D" w:rsidRPr="00291660" w:rsidRDefault="00F51E7D" w:rsidP="008D5ADF">
            <w:pPr>
              <w:rPr>
                <w:szCs w:val="24"/>
              </w:rPr>
            </w:pPr>
            <w:r>
              <w:rPr>
                <w:szCs w:val="24"/>
              </w:rPr>
              <w:t>LPM</w:t>
            </w:r>
          </w:p>
        </w:tc>
      </w:tr>
      <w:tr w:rsidR="00F51E7D" w:rsidRPr="00291660" w14:paraId="398802BA" w14:textId="77777777" w:rsidTr="008D5ADF">
        <w:tc>
          <w:tcPr>
            <w:tcW w:w="2122" w:type="dxa"/>
          </w:tcPr>
          <w:p w14:paraId="349BFE29" w14:textId="77777777" w:rsidR="00F51E7D" w:rsidRPr="00291660" w:rsidRDefault="00F51E7D" w:rsidP="008D5ADF">
            <w:pPr>
              <w:rPr>
                <w:szCs w:val="24"/>
              </w:rPr>
            </w:pPr>
            <w:r w:rsidRPr="00291660">
              <w:rPr>
                <w:szCs w:val="24"/>
              </w:rPr>
              <w:t>Kondisi Awal</w:t>
            </w:r>
          </w:p>
        </w:tc>
        <w:tc>
          <w:tcPr>
            <w:tcW w:w="5806" w:type="dxa"/>
          </w:tcPr>
          <w:p w14:paraId="5F72287C" w14:textId="70219F4F" w:rsidR="00F51E7D" w:rsidRPr="003C7420" w:rsidRDefault="00C722AE" w:rsidP="008D5ADF">
            <w:pPr>
              <w:rPr>
                <w:szCs w:val="24"/>
              </w:rPr>
            </w:pPr>
            <w:r>
              <w:rPr>
                <w:szCs w:val="24"/>
              </w:rPr>
              <w:t>Halaman utama</w:t>
            </w:r>
            <w:r w:rsidR="00F51E7D">
              <w:rPr>
                <w:szCs w:val="24"/>
              </w:rPr>
              <w:t xml:space="preserve"> tampil.</w:t>
            </w:r>
          </w:p>
        </w:tc>
      </w:tr>
      <w:tr w:rsidR="00F51E7D" w:rsidRPr="00291660" w14:paraId="14AD56D5" w14:textId="77777777" w:rsidTr="008D5ADF">
        <w:tc>
          <w:tcPr>
            <w:tcW w:w="7928" w:type="dxa"/>
            <w:gridSpan w:val="2"/>
          </w:tcPr>
          <w:p w14:paraId="31DD5FB4" w14:textId="77777777" w:rsidR="00F51E7D" w:rsidRPr="00291660" w:rsidRDefault="00F51E7D"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F51E7D" w:rsidRPr="00291660" w14:paraId="301D653F" w14:textId="77777777" w:rsidTr="008D5ADF">
        <w:tc>
          <w:tcPr>
            <w:tcW w:w="2122" w:type="dxa"/>
          </w:tcPr>
          <w:p w14:paraId="58E8E612" w14:textId="77777777" w:rsidR="00F51E7D" w:rsidRPr="00291660" w:rsidRDefault="00F51E7D" w:rsidP="008D5ADF">
            <w:pPr>
              <w:rPr>
                <w:i/>
                <w:iCs/>
                <w:szCs w:val="24"/>
              </w:rPr>
            </w:pPr>
            <w:r>
              <w:rPr>
                <w:i/>
                <w:iCs/>
                <w:szCs w:val="24"/>
              </w:rPr>
              <w:t xml:space="preserve">Basic </w:t>
            </w:r>
            <w:proofErr w:type="spellStart"/>
            <w:r>
              <w:rPr>
                <w:i/>
                <w:iCs/>
                <w:szCs w:val="24"/>
              </w:rPr>
              <w:t>Flow</w:t>
            </w:r>
            <w:proofErr w:type="spellEnd"/>
          </w:p>
        </w:tc>
        <w:tc>
          <w:tcPr>
            <w:tcW w:w="5806" w:type="dxa"/>
          </w:tcPr>
          <w:p w14:paraId="5FED1A29" w14:textId="218B81D4" w:rsidR="00C722AE" w:rsidRDefault="00F51E7D" w:rsidP="00260C3C">
            <w:pPr>
              <w:pStyle w:val="ListParagraph"/>
              <w:numPr>
                <w:ilvl w:val="0"/>
                <w:numId w:val="30"/>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w:t>
            </w:r>
            <w:r w:rsidR="00C722AE">
              <w:rPr>
                <w:szCs w:val="24"/>
              </w:rPr>
              <w:t>aktor menekan menu akreditasi perguruan tinggi</w:t>
            </w:r>
            <w:r w:rsidR="00645F21">
              <w:rPr>
                <w:szCs w:val="24"/>
              </w:rPr>
              <w:t>.</w:t>
            </w:r>
          </w:p>
          <w:p w14:paraId="79CF1F52" w14:textId="07BF7B38" w:rsidR="00F51E7D" w:rsidRPr="00291660" w:rsidRDefault="00C722AE" w:rsidP="00260C3C">
            <w:pPr>
              <w:pStyle w:val="ListParagraph"/>
              <w:numPr>
                <w:ilvl w:val="0"/>
                <w:numId w:val="30"/>
              </w:numPr>
              <w:rPr>
                <w:szCs w:val="24"/>
              </w:rPr>
            </w:pPr>
            <w:r>
              <w:rPr>
                <w:szCs w:val="24"/>
              </w:rPr>
              <w:t>A</w:t>
            </w:r>
            <w:r w:rsidR="00F51E7D">
              <w:rPr>
                <w:szCs w:val="24"/>
              </w:rPr>
              <w:t xml:space="preserve">ktor menekan tombol tambah akreditasi </w:t>
            </w:r>
            <w:r w:rsidR="00365ECA">
              <w:rPr>
                <w:szCs w:val="24"/>
              </w:rPr>
              <w:t>perguruan tinggi</w:t>
            </w:r>
            <w:r w:rsidR="00F51E7D">
              <w:rPr>
                <w:szCs w:val="24"/>
              </w:rPr>
              <w:t>.</w:t>
            </w:r>
          </w:p>
          <w:p w14:paraId="19F18461" w14:textId="00B1E127" w:rsidR="00F51E7D" w:rsidRPr="006A214B" w:rsidRDefault="00F51E7D" w:rsidP="00260C3C">
            <w:pPr>
              <w:pStyle w:val="ListParagraph"/>
              <w:numPr>
                <w:ilvl w:val="0"/>
                <w:numId w:val="30"/>
              </w:numPr>
              <w:rPr>
                <w:i/>
                <w:iCs/>
                <w:szCs w:val="24"/>
              </w:rPr>
            </w:pPr>
            <w:proofErr w:type="spellStart"/>
            <w:r>
              <w:rPr>
                <w:i/>
                <w:iCs/>
                <w:szCs w:val="24"/>
              </w:rPr>
              <w:t>Form</w:t>
            </w:r>
            <w:proofErr w:type="spellEnd"/>
            <w:r>
              <w:rPr>
                <w:szCs w:val="24"/>
              </w:rPr>
              <w:t xml:space="preserve"> akreditasi </w:t>
            </w:r>
            <w:r w:rsidR="00365ECA">
              <w:rPr>
                <w:szCs w:val="24"/>
              </w:rPr>
              <w:t>perguruan tinggi</w:t>
            </w:r>
            <w:r>
              <w:rPr>
                <w:szCs w:val="24"/>
              </w:rPr>
              <w:t xml:space="preserve"> muncul.</w:t>
            </w:r>
          </w:p>
          <w:p w14:paraId="61702CD1" w14:textId="4E1C45BE" w:rsidR="00F51E7D" w:rsidRPr="006A214B" w:rsidRDefault="00F51E7D" w:rsidP="00260C3C">
            <w:pPr>
              <w:pStyle w:val="ListParagraph"/>
              <w:numPr>
                <w:ilvl w:val="0"/>
                <w:numId w:val="30"/>
              </w:numPr>
              <w:rPr>
                <w:i/>
                <w:iCs/>
                <w:szCs w:val="24"/>
              </w:rPr>
            </w:pPr>
            <w:r>
              <w:rPr>
                <w:szCs w:val="24"/>
              </w:rPr>
              <w:t xml:space="preserve">Aktor mengisi </w:t>
            </w:r>
            <w:proofErr w:type="spellStart"/>
            <w:r>
              <w:rPr>
                <w:i/>
                <w:iCs/>
                <w:szCs w:val="24"/>
              </w:rPr>
              <w:t>form</w:t>
            </w:r>
            <w:proofErr w:type="spellEnd"/>
            <w:r>
              <w:rPr>
                <w:szCs w:val="24"/>
              </w:rPr>
              <w:t xml:space="preserve"> akreditasi </w:t>
            </w:r>
            <w:r w:rsidR="00365ECA">
              <w:rPr>
                <w:szCs w:val="24"/>
              </w:rPr>
              <w:t>perguruan tinggi</w:t>
            </w:r>
            <w:r>
              <w:rPr>
                <w:szCs w:val="24"/>
              </w:rPr>
              <w:t>.</w:t>
            </w:r>
          </w:p>
          <w:p w14:paraId="277434E1" w14:textId="77777777" w:rsidR="00F51E7D" w:rsidRPr="006A214B" w:rsidRDefault="00F51E7D" w:rsidP="00260C3C">
            <w:pPr>
              <w:pStyle w:val="ListParagraph"/>
              <w:numPr>
                <w:ilvl w:val="0"/>
                <w:numId w:val="30"/>
              </w:numPr>
              <w:rPr>
                <w:i/>
                <w:iCs/>
                <w:szCs w:val="24"/>
              </w:rPr>
            </w:pPr>
            <w:r>
              <w:rPr>
                <w:szCs w:val="24"/>
              </w:rPr>
              <w:t>Aktor menekan tombol simpan.</w:t>
            </w:r>
          </w:p>
        </w:tc>
      </w:tr>
      <w:tr w:rsidR="00F51E7D" w:rsidRPr="00291660" w14:paraId="549BDB5D" w14:textId="77777777" w:rsidTr="008D5ADF">
        <w:tc>
          <w:tcPr>
            <w:tcW w:w="2122" w:type="dxa"/>
          </w:tcPr>
          <w:p w14:paraId="72C1DCA1" w14:textId="77777777" w:rsidR="00F51E7D" w:rsidRPr="00291660" w:rsidRDefault="00F51E7D" w:rsidP="008D5ADF">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1239F5EA" w14:textId="77777777" w:rsidR="00F51E7D" w:rsidRPr="00291660" w:rsidRDefault="00F51E7D" w:rsidP="008D5ADF">
            <w:pPr>
              <w:rPr>
                <w:szCs w:val="24"/>
              </w:rPr>
            </w:pPr>
            <w:r w:rsidRPr="00291660">
              <w:rPr>
                <w:szCs w:val="24"/>
              </w:rPr>
              <w:t>Tidak ada.</w:t>
            </w:r>
          </w:p>
        </w:tc>
      </w:tr>
      <w:tr w:rsidR="00F51E7D" w:rsidRPr="00291660" w14:paraId="07C0724F" w14:textId="77777777" w:rsidTr="008D5ADF">
        <w:tc>
          <w:tcPr>
            <w:tcW w:w="2122" w:type="dxa"/>
          </w:tcPr>
          <w:p w14:paraId="7A3B51F4" w14:textId="77777777" w:rsidR="00F51E7D" w:rsidRPr="00291660" w:rsidRDefault="00F51E7D" w:rsidP="008D5ADF">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50C3EF4E" w14:textId="1BCEC6DA" w:rsidR="00F51E7D" w:rsidRPr="00386584" w:rsidRDefault="00386584" w:rsidP="00386584">
            <w:pPr>
              <w:rPr>
                <w:szCs w:val="24"/>
              </w:rPr>
            </w:pPr>
            <w:r>
              <w:rPr>
                <w:szCs w:val="24"/>
              </w:rPr>
              <w:t>Tidak ada.</w:t>
            </w:r>
          </w:p>
        </w:tc>
      </w:tr>
      <w:tr w:rsidR="00F51E7D" w:rsidRPr="00291660" w14:paraId="4FE18EBC" w14:textId="77777777" w:rsidTr="008D5ADF">
        <w:tc>
          <w:tcPr>
            <w:tcW w:w="2122" w:type="dxa"/>
          </w:tcPr>
          <w:p w14:paraId="7CEDF48C" w14:textId="77777777" w:rsidR="00F51E7D" w:rsidRPr="00291660" w:rsidRDefault="00F51E7D" w:rsidP="008D5ADF">
            <w:pPr>
              <w:rPr>
                <w:szCs w:val="24"/>
              </w:rPr>
            </w:pPr>
            <w:r w:rsidRPr="00291660">
              <w:rPr>
                <w:szCs w:val="24"/>
              </w:rPr>
              <w:t>Kondisi Akhir</w:t>
            </w:r>
          </w:p>
        </w:tc>
        <w:tc>
          <w:tcPr>
            <w:tcW w:w="5806" w:type="dxa"/>
          </w:tcPr>
          <w:p w14:paraId="4FCB935F" w14:textId="202C7A45" w:rsidR="00F51E7D" w:rsidRPr="00291660" w:rsidRDefault="00F51E7D" w:rsidP="008D5ADF">
            <w:pPr>
              <w:keepNext/>
              <w:rPr>
                <w:szCs w:val="24"/>
              </w:rPr>
            </w:pPr>
            <w:r w:rsidRPr="00291660">
              <w:rPr>
                <w:szCs w:val="24"/>
              </w:rPr>
              <w:t xml:space="preserve">Berhasil </w:t>
            </w:r>
            <w:r>
              <w:rPr>
                <w:szCs w:val="24"/>
              </w:rPr>
              <w:t xml:space="preserve">menambahkan akreditasi </w:t>
            </w:r>
            <w:r w:rsidR="00365ECA">
              <w:rPr>
                <w:szCs w:val="24"/>
              </w:rPr>
              <w:t>perguruan tinggi</w:t>
            </w:r>
            <w:r w:rsidRPr="00291660">
              <w:rPr>
                <w:szCs w:val="24"/>
              </w:rPr>
              <w:t>.</w:t>
            </w:r>
          </w:p>
        </w:tc>
      </w:tr>
    </w:tbl>
    <w:p w14:paraId="1B2D995E" w14:textId="77777777" w:rsidR="00F51E7D" w:rsidRPr="000B007A" w:rsidRDefault="00F51E7D" w:rsidP="00F51E7D">
      <w:pPr>
        <w:pStyle w:val="ListParagraph"/>
        <w:ind w:left="1080"/>
      </w:pPr>
    </w:p>
    <w:p w14:paraId="3F61612C" w14:textId="31C08BEF" w:rsidR="00F51E7D" w:rsidRDefault="00F51E7D" w:rsidP="00F51E7D">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10</w:t>
      </w:r>
      <w:r w:rsidR="00B22397">
        <w:fldChar w:fldCharType="end"/>
      </w:r>
      <w:r>
        <w:t xml:space="preserve"> Spesifikasi Menghapus Akreditasi </w:t>
      </w:r>
      <w:r w:rsidR="00365ECA">
        <w:t>Perguruan Tinggi</w:t>
      </w:r>
    </w:p>
    <w:tbl>
      <w:tblPr>
        <w:tblStyle w:val="TableGrid"/>
        <w:tblW w:w="0" w:type="auto"/>
        <w:tblLook w:val="04A0" w:firstRow="1" w:lastRow="0" w:firstColumn="1" w:lastColumn="0" w:noHBand="0" w:noVBand="1"/>
      </w:tblPr>
      <w:tblGrid>
        <w:gridCol w:w="2122"/>
        <w:gridCol w:w="5806"/>
      </w:tblGrid>
      <w:tr w:rsidR="00F51E7D" w:rsidRPr="00291660" w14:paraId="5ADE08C8" w14:textId="77777777" w:rsidTr="008D5ADF">
        <w:tc>
          <w:tcPr>
            <w:tcW w:w="7928" w:type="dxa"/>
            <w:gridSpan w:val="2"/>
          </w:tcPr>
          <w:p w14:paraId="15D9AD67" w14:textId="1D3720A7" w:rsidR="00F51E7D" w:rsidRPr="00291660" w:rsidRDefault="00F51E7D" w:rsidP="008D5ADF">
            <w:pPr>
              <w:rPr>
                <w:b/>
                <w:bCs/>
                <w:szCs w:val="24"/>
              </w:rPr>
            </w:pPr>
            <w:proofErr w:type="spellStart"/>
            <w:r w:rsidRPr="00291660">
              <w:rPr>
                <w:b/>
                <w:bCs/>
                <w:i/>
                <w:iCs/>
                <w:szCs w:val="24"/>
              </w:rPr>
              <w:t>Usecase</w:t>
            </w:r>
            <w:proofErr w:type="spellEnd"/>
            <w:r>
              <w:rPr>
                <w:b/>
                <w:bCs/>
                <w:szCs w:val="24"/>
              </w:rPr>
              <w:t xml:space="preserve"> Manajemen Akreditasi: Menghapus Akreditasi </w:t>
            </w:r>
            <w:r w:rsidR="009127C8">
              <w:rPr>
                <w:b/>
                <w:bCs/>
                <w:szCs w:val="24"/>
              </w:rPr>
              <w:t>Perguruan Tinggi</w:t>
            </w:r>
          </w:p>
        </w:tc>
      </w:tr>
      <w:tr w:rsidR="00F51E7D" w:rsidRPr="00291660" w14:paraId="1A52F1F4" w14:textId="77777777" w:rsidTr="008D5ADF">
        <w:tc>
          <w:tcPr>
            <w:tcW w:w="2122" w:type="dxa"/>
          </w:tcPr>
          <w:p w14:paraId="1303BB9F" w14:textId="77777777" w:rsidR="00F51E7D" w:rsidRPr="00291660" w:rsidRDefault="00F51E7D" w:rsidP="008D5ADF">
            <w:pPr>
              <w:rPr>
                <w:szCs w:val="24"/>
              </w:rPr>
            </w:pPr>
            <w:r w:rsidRPr="00291660">
              <w:rPr>
                <w:szCs w:val="24"/>
              </w:rPr>
              <w:t>Deskripsi</w:t>
            </w:r>
          </w:p>
        </w:tc>
        <w:tc>
          <w:tcPr>
            <w:tcW w:w="5806" w:type="dxa"/>
          </w:tcPr>
          <w:p w14:paraId="114189DF" w14:textId="67DB19AA" w:rsidR="00F51E7D" w:rsidRPr="00291660" w:rsidRDefault="00F51E7D"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 xml:space="preserve">menghapus akreditasi </w:t>
            </w:r>
            <w:r w:rsidR="00B366E1">
              <w:rPr>
                <w:szCs w:val="24"/>
              </w:rPr>
              <w:t>perguruan tinggi</w:t>
            </w:r>
            <w:r>
              <w:rPr>
                <w:szCs w:val="24"/>
              </w:rPr>
              <w:t xml:space="preserve"> dari sistem.</w:t>
            </w:r>
          </w:p>
        </w:tc>
      </w:tr>
      <w:tr w:rsidR="00F51E7D" w:rsidRPr="00291660" w14:paraId="7414CC53" w14:textId="77777777" w:rsidTr="008D5ADF">
        <w:tc>
          <w:tcPr>
            <w:tcW w:w="2122" w:type="dxa"/>
          </w:tcPr>
          <w:p w14:paraId="7B18CB1E" w14:textId="77777777" w:rsidR="00F51E7D" w:rsidRPr="00291660" w:rsidRDefault="00F51E7D" w:rsidP="008D5ADF">
            <w:pPr>
              <w:rPr>
                <w:szCs w:val="24"/>
              </w:rPr>
            </w:pPr>
            <w:r w:rsidRPr="00291660">
              <w:rPr>
                <w:szCs w:val="24"/>
              </w:rPr>
              <w:t>Aktor Utama</w:t>
            </w:r>
          </w:p>
        </w:tc>
        <w:tc>
          <w:tcPr>
            <w:tcW w:w="5806" w:type="dxa"/>
          </w:tcPr>
          <w:p w14:paraId="013547EC" w14:textId="77777777" w:rsidR="00F51E7D" w:rsidRPr="00291660" w:rsidRDefault="00F51E7D" w:rsidP="008D5ADF">
            <w:pPr>
              <w:rPr>
                <w:szCs w:val="24"/>
              </w:rPr>
            </w:pPr>
            <w:r>
              <w:rPr>
                <w:szCs w:val="24"/>
              </w:rPr>
              <w:t>LPM</w:t>
            </w:r>
          </w:p>
        </w:tc>
      </w:tr>
      <w:tr w:rsidR="00F51E7D" w:rsidRPr="00291660" w14:paraId="35A9F9C1" w14:textId="77777777" w:rsidTr="008D5ADF">
        <w:tc>
          <w:tcPr>
            <w:tcW w:w="2122" w:type="dxa"/>
          </w:tcPr>
          <w:p w14:paraId="5CEF70B5" w14:textId="77777777" w:rsidR="00F51E7D" w:rsidRPr="00291660" w:rsidRDefault="00F51E7D" w:rsidP="008D5ADF">
            <w:pPr>
              <w:rPr>
                <w:szCs w:val="24"/>
              </w:rPr>
            </w:pPr>
            <w:r w:rsidRPr="00291660">
              <w:rPr>
                <w:szCs w:val="24"/>
              </w:rPr>
              <w:lastRenderedPageBreak/>
              <w:t>Kondisi Awal</w:t>
            </w:r>
          </w:p>
        </w:tc>
        <w:tc>
          <w:tcPr>
            <w:tcW w:w="5806" w:type="dxa"/>
          </w:tcPr>
          <w:p w14:paraId="68C3ABFD" w14:textId="166D938D" w:rsidR="00F51E7D" w:rsidRPr="003C7420" w:rsidRDefault="00F51E7D" w:rsidP="008D5ADF">
            <w:pPr>
              <w:rPr>
                <w:szCs w:val="24"/>
              </w:rPr>
            </w:pPr>
            <w:r>
              <w:rPr>
                <w:szCs w:val="24"/>
              </w:rPr>
              <w:t xml:space="preserve">Halaman </w:t>
            </w:r>
            <w:r w:rsidR="00C722AE">
              <w:rPr>
                <w:szCs w:val="24"/>
              </w:rPr>
              <w:t>utama</w:t>
            </w:r>
            <w:r>
              <w:rPr>
                <w:szCs w:val="24"/>
              </w:rPr>
              <w:t xml:space="preserve"> tampil.</w:t>
            </w:r>
          </w:p>
        </w:tc>
      </w:tr>
      <w:tr w:rsidR="00F51E7D" w:rsidRPr="00291660" w14:paraId="10505210" w14:textId="77777777" w:rsidTr="008D5ADF">
        <w:tc>
          <w:tcPr>
            <w:tcW w:w="7928" w:type="dxa"/>
            <w:gridSpan w:val="2"/>
          </w:tcPr>
          <w:p w14:paraId="54DF29B8" w14:textId="77777777" w:rsidR="00F51E7D" w:rsidRPr="00291660" w:rsidRDefault="00F51E7D"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F51E7D" w:rsidRPr="00291660" w14:paraId="2E351A47" w14:textId="77777777" w:rsidTr="008D5ADF">
        <w:tc>
          <w:tcPr>
            <w:tcW w:w="2122" w:type="dxa"/>
          </w:tcPr>
          <w:p w14:paraId="7468D799" w14:textId="77777777" w:rsidR="00F51E7D" w:rsidRPr="00291660" w:rsidRDefault="00F51E7D" w:rsidP="008D5ADF">
            <w:pPr>
              <w:rPr>
                <w:i/>
                <w:iCs/>
                <w:szCs w:val="24"/>
              </w:rPr>
            </w:pPr>
            <w:r>
              <w:rPr>
                <w:i/>
                <w:iCs/>
                <w:szCs w:val="24"/>
              </w:rPr>
              <w:t xml:space="preserve">Basic </w:t>
            </w:r>
            <w:proofErr w:type="spellStart"/>
            <w:r>
              <w:rPr>
                <w:i/>
                <w:iCs/>
                <w:szCs w:val="24"/>
              </w:rPr>
              <w:t>Flow</w:t>
            </w:r>
            <w:proofErr w:type="spellEnd"/>
          </w:p>
        </w:tc>
        <w:tc>
          <w:tcPr>
            <w:tcW w:w="5806" w:type="dxa"/>
          </w:tcPr>
          <w:p w14:paraId="7523F3BA" w14:textId="311C30DE" w:rsidR="00F51E7D" w:rsidRPr="00291660" w:rsidRDefault="00F51E7D" w:rsidP="00260C3C">
            <w:pPr>
              <w:pStyle w:val="ListParagraph"/>
              <w:numPr>
                <w:ilvl w:val="0"/>
                <w:numId w:val="31"/>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aktor menekan tombol hapus pada tabel akreditasi </w:t>
            </w:r>
            <w:r w:rsidR="002B5349">
              <w:rPr>
                <w:szCs w:val="24"/>
              </w:rPr>
              <w:t>perguruan tinggi</w:t>
            </w:r>
            <w:r>
              <w:rPr>
                <w:szCs w:val="24"/>
              </w:rPr>
              <w:t>.</w:t>
            </w:r>
          </w:p>
          <w:p w14:paraId="7F4A1D2E" w14:textId="465B33FE" w:rsidR="00F51E7D" w:rsidRPr="00291660" w:rsidRDefault="00F51E7D" w:rsidP="00260C3C">
            <w:pPr>
              <w:pStyle w:val="ListParagraph"/>
              <w:numPr>
                <w:ilvl w:val="0"/>
                <w:numId w:val="31"/>
              </w:numPr>
              <w:rPr>
                <w:i/>
                <w:iCs/>
                <w:szCs w:val="24"/>
              </w:rPr>
            </w:pPr>
            <w:r>
              <w:rPr>
                <w:szCs w:val="24"/>
              </w:rPr>
              <w:t>Muncul pesan konfirmasi untuk penghapusan akreditasi</w:t>
            </w:r>
            <w:r w:rsidR="002B5349">
              <w:rPr>
                <w:szCs w:val="24"/>
              </w:rPr>
              <w:t xml:space="preserve"> perguruan tinggi</w:t>
            </w:r>
            <w:r>
              <w:rPr>
                <w:szCs w:val="24"/>
              </w:rPr>
              <w:t>.</w:t>
            </w:r>
          </w:p>
          <w:p w14:paraId="594E5C3B" w14:textId="77777777" w:rsidR="00F51E7D" w:rsidRPr="006A214B" w:rsidRDefault="00F51E7D" w:rsidP="00260C3C">
            <w:pPr>
              <w:pStyle w:val="ListParagraph"/>
              <w:numPr>
                <w:ilvl w:val="0"/>
                <w:numId w:val="31"/>
              </w:numPr>
              <w:rPr>
                <w:i/>
                <w:iCs/>
                <w:szCs w:val="24"/>
              </w:rPr>
            </w:pPr>
            <w:r>
              <w:rPr>
                <w:szCs w:val="24"/>
              </w:rPr>
              <w:t>Aktor menekan tombol konfirmasi</w:t>
            </w:r>
            <w:r w:rsidRPr="00291660">
              <w:rPr>
                <w:szCs w:val="24"/>
              </w:rPr>
              <w:t>.</w:t>
            </w:r>
          </w:p>
        </w:tc>
      </w:tr>
      <w:tr w:rsidR="00F51E7D" w:rsidRPr="00291660" w14:paraId="26E1293A" w14:textId="77777777" w:rsidTr="008D5ADF">
        <w:tc>
          <w:tcPr>
            <w:tcW w:w="2122" w:type="dxa"/>
          </w:tcPr>
          <w:p w14:paraId="463DDD46" w14:textId="77777777" w:rsidR="00F51E7D" w:rsidRPr="00291660" w:rsidRDefault="00F51E7D" w:rsidP="008D5ADF">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4E5EAB35" w14:textId="0563DA29" w:rsidR="00F51E7D" w:rsidRDefault="00F51E7D" w:rsidP="00260C3C">
            <w:pPr>
              <w:pStyle w:val="ListParagraph"/>
              <w:numPr>
                <w:ilvl w:val="0"/>
                <w:numId w:val="32"/>
              </w:numPr>
              <w:rPr>
                <w:szCs w:val="24"/>
              </w:rPr>
            </w:pPr>
            <w:proofErr w:type="spellStart"/>
            <w:r>
              <w:rPr>
                <w:i/>
                <w:iCs/>
                <w:szCs w:val="24"/>
              </w:rPr>
              <w:t>Usecase</w:t>
            </w:r>
            <w:proofErr w:type="spellEnd"/>
            <w:r>
              <w:rPr>
                <w:szCs w:val="24"/>
              </w:rPr>
              <w:t xml:space="preserve"> dimulai dengan aktor menekan tombol lihat pada tabel akreditasi </w:t>
            </w:r>
            <w:r w:rsidR="002B5349">
              <w:rPr>
                <w:szCs w:val="24"/>
              </w:rPr>
              <w:t>perguruan tinggi</w:t>
            </w:r>
            <w:r>
              <w:rPr>
                <w:szCs w:val="24"/>
              </w:rPr>
              <w:t>.</w:t>
            </w:r>
          </w:p>
          <w:p w14:paraId="20DAF5DC" w14:textId="4BE5938B" w:rsidR="00F51E7D" w:rsidRDefault="00F51E7D" w:rsidP="00260C3C">
            <w:pPr>
              <w:pStyle w:val="ListParagraph"/>
              <w:numPr>
                <w:ilvl w:val="0"/>
                <w:numId w:val="32"/>
              </w:numPr>
              <w:rPr>
                <w:szCs w:val="24"/>
              </w:rPr>
            </w:pPr>
            <w:r>
              <w:rPr>
                <w:szCs w:val="24"/>
              </w:rPr>
              <w:t xml:space="preserve">Halaman </w:t>
            </w:r>
            <w:proofErr w:type="spellStart"/>
            <w:r>
              <w:rPr>
                <w:szCs w:val="24"/>
              </w:rPr>
              <w:t>detil</w:t>
            </w:r>
            <w:proofErr w:type="spellEnd"/>
            <w:r>
              <w:rPr>
                <w:szCs w:val="24"/>
              </w:rPr>
              <w:t xml:space="preserve"> akreditasi</w:t>
            </w:r>
            <w:r w:rsidR="002B5349">
              <w:rPr>
                <w:szCs w:val="24"/>
              </w:rPr>
              <w:t xml:space="preserve"> perguruan tinggi</w:t>
            </w:r>
            <w:r>
              <w:rPr>
                <w:szCs w:val="24"/>
              </w:rPr>
              <w:t xml:space="preserve"> tampil.</w:t>
            </w:r>
          </w:p>
          <w:p w14:paraId="0B16B817" w14:textId="31277109" w:rsidR="00F51E7D" w:rsidRDefault="00F51E7D" w:rsidP="00260C3C">
            <w:pPr>
              <w:pStyle w:val="ListParagraph"/>
              <w:numPr>
                <w:ilvl w:val="0"/>
                <w:numId w:val="32"/>
              </w:numPr>
              <w:rPr>
                <w:szCs w:val="24"/>
              </w:rPr>
            </w:pPr>
            <w:r>
              <w:rPr>
                <w:szCs w:val="24"/>
              </w:rPr>
              <w:t xml:space="preserve">Aktor menekan tombol hapus pada halaman </w:t>
            </w:r>
            <w:proofErr w:type="spellStart"/>
            <w:r>
              <w:rPr>
                <w:szCs w:val="24"/>
              </w:rPr>
              <w:t>detil</w:t>
            </w:r>
            <w:proofErr w:type="spellEnd"/>
            <w:r>
              <w:rPr>
                <w:szCs w:val="24"/>
              </w:rPr>
              <w:t xml:space="preserve"> akreditasi </w:t>
            </w:r>
            <w:r w:rsidR="002B5349">
              <w:rPr>
                <w:szCs w:val="24"/>
              </w:rPr>
              <w:t>perguruan tinggi</w:t>
            </w:r>
            <w:r>
              <w:rPr>
                <w:szCs w:val="24"/>
              </w:rPr>
              <w:t>.</w:t>
            </w:r>
          </w:p>
          <w:p w14:paraId="01A1028E" w14:textId="77777777" w:rsidR="00F51E7D" w:rsidRPr="00291660" w:rsidRDefault="00F51E7D" w:rsidP="00260C3C">
            <w:pPr>
              <w:pStyle w:val="ListParagraph"/>
              <w:numPr>
                <w:ilvl w:val="0"/>
                <w:numId w:val="32"/>
              </w:numPr>
              <w:rPr>
                <w:i/>
                <w:iCs/>
                <w:szCs w:val="24"/>
              </w:rPr>
            </w:pPr>
            <w:r>
              <w:rPr>
                <w:szCs w:val="24"/>
              </w:rPr>
              <w:t>Pesan konfirmasi penghapusan muncul.</w:t>
            </w:r>
          </w:p>
          <w:p w14:paraId="18EBBDE8" w14:textId="77777777" w:rsidR="00F51E7D" w:rsidRPr="00E73582" w:rsidRDefault="00F51E7D" w:rsidP="00260C3C">
            <w:pPr>
              <w:pStyle w:val="ListParagraph"/>
              <w:numPr>
                <w:ilvl w:val="0"/>
                <w:numId w:val="32"/>
              </w:numPr>
              <w:rPr>
                <w:szCs w:val="24"/>
              </w:rPr>
            </w:pPr>
            <w:r w:rsidRPr="00E73582">
              <w:rPr>
                <w:szCs w:val="24"/>
              </w:rPr>
              <w:t>Aktor menekan tombol konfirmasi.</w:t>
            </w:r>
          </w:p>
        </w:tc>
      </w:tr>
      <w:tr w:rsidR="00F51E7D" w:rsidRPr="00291660" w14:paraId="25F85485" w14:textId="77777777" w:rsidTr="008D5ADF">
        <w:tc>
          <w:tcPr>
            <w:tcW w:w="2122" w:type="dxa"/>
          </w:tcPr>
          <w:p w14:paraId="26F7610A" w14:textId="77777777" w:rsidR="00F51E7D" w:rsidRPr="00291660" w:rsidRDefault="00F51E7D" w:rsidP="008D5ADF">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7B5278FC" w14:textId="42667DC4" w:rsidR="00F51E7D" w:rsidRPr="00386584" w:rsidRDefault="00386584" w:rsidP="00386584">
            <w:pPr>
              <w:rPr>
                <w:szCs w:val="24"/>
              </w:rPr>
            </w:pPr>
            <w:r>
              <w:rPr>
                <w:szCs w:val="24"/>
              </w:rPr>
              <w:t>Tidak ada.</w:t>
            </w:r>
          </w:p>
        </w:tc>
      </w:tr>
      <w:tr w:rsidR="00F51E7D" w:rsidRPr="00291660" w14:paraId="621A699E" w14:textId="77777777" w:rsidTr="008D5ADF">
        <w:tc>
          <w:tcPr>
            <w:tcW w:w="2122" w:type="dxa"/>
          </w:tcPr>
          <w:p w14:paraId="42CF4304" w14:textId="77777777" w:rsidR="00F51E7D" w:rsidRPr="00291660" w:rsidRDefault="00F51E7D" w:rsidP="008D5ADF">
            <w:pPr>
              <w:rPr>
                <w:szCs w:val="24"/>
              </w:rPr>
            </w:pPr>
            <w:r w:rsidRPr="00291660">
              <w:rPr>
                <w:szCs w:val="24"/>
              </w:rPr>
              <w:t>Kondisi Akhir</w:t>
            </w:r>
          </w:p>
        </w:tc>
        <w:tc>
          <w:tcPr>
            <w:tcW w:w="5806" w:type="dxa"/>
          </w:tcPr>
          <w:p w14:paraId="244ABBFC" w14:textId="47173AA8" w:rsidR="00F51E7D" w:rsidRPr="00291660" w:rsidRDefault="00F51E7D" w:rsidP="008D5ADF">
            <w:pPr>
              <w:keepNext/>
              <w:rPr>
                <w:szCs w:val="24"/>
              </w:rPr>
            </w:pPr>
            <w:r w:rsidRPr="00291660">
              <w:rPr>
                <w:szCs w:val="24"/>
              </w:rPr>
              <w:t xml:space="preserve">Berhasil </w:t>
            </w:r>
            <w:r>
              <w:rPr>
                <w:szCs w:val="24"/>
              </w:rPr>
              <w:t xml:space="preserve">menghapus akreditasi </w:t>
            </w:r>
            <w:r w:rsidR="002B5349">
              <w:rPr>
                <w:szCs w:val="24"/>
              </w:rPr>
              <w:t>perguruan tinggi</w:t>
            </w:r>
            <w:r w:rsidRPr="00291660">
              <w:rPr>
                <w:szCs w:val="24"/>
              </w:rPr>
              <w:t>.</w:t>
            </w:r>
          </w:p>
        </w:tc>
      </w:tr>
    </w:tbl>
    <w:p w14:paraId="144BBBC1" w14:textId="2DC55FA2" w:rsidR="00F51E7D" w:rsidRDefault="00F51E7D" w:rsidP="00291660">
      <w:pPr>
        <w:tabs>
          <w:tab w:val="left" w:pos="4571"/>
        </w:tabs>
      </w:pPr>
    </w:p>
    <w:p w14:paraId="7E42DFBA" w14:textId="22F54EBD" w:rsidR="002D34FF" w:rsidRDefault="002D34FF" w:rsidP="00260C3C">
      <w:pPr>
        <w:pStyle w:val="ListParagraph"/>
        <w:numPr>
          <w:ilvl w:val="0"/>
          <w:numId w:val="19"/>
        </w:numPr>
      </w:pPr>
      <w:r>
        <w:t xml:space="preserve">Manajemen Profil </w:t>
      </w:r>
      <w:proofErr w:type="spellStart"/>
      <w:r>
        <w:t>Perguguran</w:t>
      </w:r>
      <w:proofErr w:type="spellEnd"/>
      <w:r>
        <w:t xml:space="preserve"> Tinggi</w:t>
      </w:r>
    </w:p>
    <w:p w14:paraId="668DCF10" w14:textId="4095936B" w:rsidR="002D34FF" w:rsidRDefault="002D34FF" w:rsidP="002D34FF">
      <w:pPr>
        <w:pStyle w:val="ListParagraph"/>
        <w:ind w:left="1080"/>
      </w:pPr>
      <w:proofErr w:type="spellStart"/>
      <w:r>
        <w:rPr>
          <w:i/>
          <w:iCs/>
        </w:rPr>
        <w:t>Usecase</w:t>
      </w:r>
      <w:proofErr w:type="spellEnd"/>
      <w:r>
        <w:t xml:space="preserve"> manajemen akreditasi perguruan tinggi dibagi menjadi </w:t>
      </w:r>
      <w:r w:rsidR="00914F09">
        <w:t>3</w:t>
      </w:r>
      <w:r>
        <w:t xml:space="preserve"> buah aksi yaitu menambahkan</w:t>
      </w:r>
      <w:r w:rsidR="00914F09">
        <w:t>, mengubah,</w:t>
      </w:r>
      <w:r>
        <w:t xml:space="preserve"> dan menghapus.</w:t>
      </w:r>
    </w:p>
    <w:p w14:paraId="694D999D" w14:textId="08399DCF" w:rsidR="002D34FF" w:rsidRDefault="002D34FF" w:rsidP="002D34FF">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11</w:t>
      </w:r>
      <w:r w:rsidR="00B22397">
        <w:fldChar w:fldCharType="end"/>
      </w:r>
      <w:r>
        <w:t xml:space="preserve"> Spesifikasi Menambahkan </w:t>
      </w:r>
      <w:r w:rsidR="00914F09">
        <w:t>Profil</w:t>
      </w:r>
      <w:r>
        <w:t xml:space="preserve"> Perguruan Tinggi</w:t>
      </w:r>
    </w:p>
    <w:tbl>
      <w:tblPr>
        <w:tblStyle w:val="TableGrid"/>
        <w:tblW w:w="0" w:type="auto"/>
        <w:tblLook w:val="04A0" w:firstRow="1" w:lastRow="0" w:firstColumn="1" w:lastColumn="0" w:noHBand="0" w:noVBand="1"/>
      </w:tblPr>
      <w:tblGrid>
        <w:gridCol w:w="2122"/>
        <w:gridCol w:w="5806"/>
      </w:tblGrid>
      <w:tr w:rsidR="002D34FF" w:rsidRPr="00291660" w14:paraId="7DE8F423" w14:textId="77777777" w:rsidTr="008D5ADF">
        <w:tc>
          <w:tcPr>
            <w:tcW w:w="7928" w:type="dxa"/>
            <w:gridSpan w:val="2"/>
          </w:tcPr>
          <w:p w14:paraId="610AFF17" w14:textId="5A52CC7C" w:rsidR="002D34FF" w:rsidRPr="00291660" w:rsidRDefault="002D34FF" w:rsidP="008D5ADF">
            <w:pPr>
              <w:rPr>
                <w:b/>
                <w:bCs/>
                <w:szCs w:val="24"/>
              </w:rPr>
            </w:pPr>
            <w:proofErr w:type="spellStart"/>
            <w:r w:rsidRPr="00291660">
              <w:rPr>
                <w:b/>
                <w:bCs/>
                <w:i/>
                <w:iCs/>
                <w:szCs w:val="24"/>
              </w:rPr>
              <w:t>Usecase</w:t>
            </w:r>
            <w:proofErr w:type="spellEnd"/>
            <w:r>
              <w:rPr>
                <w:b/>
                <w:bCs/>
                <w:szCs w:val="24"/>
              </w:rPr>
              <w:t xml:space="preserve"> Manajemen </w:t>
            </w:r>
            <w:r w:rsidR="00914F09">
              <w:rPr>
                <w:b/>
                <w:bCs/>
                <w:szCs w:val="24"/>
              </w:rPr>
              <w:t>Profil Perguruan Tinggi</w:t>
            </w:r>
            <w:r>
              <w:rPr>
                <w:b/>
                <w:bCs/>
                <w:szCs w:val="24"/>
              </w:rPr>
              <w:t xml:space="preserve">: Menambahkan </w:t>
            </w:r>
            <w:r w:rsidR="00914F09">
              <w:rPr>
                <w:b/>
                <w:bCs/>
                <w:szCs w:val="24"/>
              </w:rPr>
              <w:t>Profil</w:t>
            </w:r>
            <w:r>
              <w:rPr>
                <w:b/>
                <w:bCs/>
                <w:szCs w:val="24"/>
              </w:rPr>
              <w:t xml:space="preserve"> Perguruan Tinggi</w:t>
            </w:r>
          </w:p>
        </w:tc>
      </w:tr>
      <w:tr w:rsidR="002D34FF" w:rsidRPr="00291660" w14:paraId="1E7BA509" w14:textId="77777777" w:rsidTr="008D5ADF">
        <w:tc>
          <w:tcPr>
            <w:tcW w:w="2122" w:type="dxa"/>
          </w:tcPr>
          <w:p w14:paraId="6CEADA4C" w14:textId="77777777" w:rsidR="002D34FF" w:rsidRPr="00291660" w:rsidRDefault="002D34FF" w:rsidP="008D5ADF">
            <w:pPr>
              <w:rPr>
                <w:szCs w:val="24"/>
              </w:rPr>
            </w:pPr>
            <w:r w:rsidRPr="00291660">
              <w:rPr>
                <w:szCs w:val="24"/>
              </w:rPr>
              <w:t>Deskripsi</w:t>
            </w:r>
          </w:p>
        </w:tc>
        <w:tc>
          <w:tcPr>
            <w:tcW w:w="5806" w:type="dxa"/>
          </w:tcPr>
          <w:p w14:paraId="08C591EB" w14:textId="4B400AB8" w:rsidR="002D34FF" w:rsidRPr="00291660" w:rsidRDefault="002D34FF"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 xml:space="preserve">menambahkan </w:t>
            </w:r>
            <w:r w:rsidR="000C11BB">
              <w:rPr>
                <w:szCs w:val="24"/>
              </w:rPr>
              <w:t>profil</w:t>
            </w:r>
            <w:r>
              <w:rPr>
                <w:szCs w:val="24"/>
              </w:rPr>
              <w:t xml:space="preserve"> perguruan tinggi ke dalam sistem.</w:t>
            </w:r>
          </w:p>
        </w:tc>
      </w:tr>
      <w:tr w:rsidR="002D34FF" w:rsidRPr="00291660" w14:paraId="158ADE87" w14:textId="77777777" w:rsidTr="008D5ADF">
        <w:tc>
          <w:tcPr>
            <w:tcW w:w="2122" w:type="dxa"/>
          </w:tcPr>
          <w:p w14:paraId="08771ABF" w14:textId="77777777" w:rsidR="002D34FF" w:rsidRPr="00291660" w:rsidRDefault="002D34FF" w:rsidP="008D5ADF">
            <w:pPr>
              <w:rPr>
                <w:szCs w:val="24"/>
              </w:rPr>
            </w:pPr>
            <w:r w:rsidRPr="00291660">
              <w:rPr>
                <w:szCs w:val="24"/>
              </w:rPr>
              <w:t>Aktor Utama</w:t>
            </w:r>
          </w:p>
        </w:tc>
        <w:tc>
          <w:tcPr>
            <w:tcW w:w="5806" w:type="dxa"/>
          </w:tcPr>
          <w:p w14:paraId="5C49C802" w14:textId="77777777" w:rsidR="002D34FF" w:rsidRPr="00291660" w:rsidRDefault="002D34FF" w:rsidP="008D5ADF">
            <w:pPr>
              <w:rPr>
                <w:szCs w:val="24"/>
              </w:rPr>
            </w:pPr>
            <w:r>
              <w:rPr>
                <w:szCs w:val="24"/>
              </w:rPr>
              <w:t>LPM</w:t>
            </w:r>
          </w:p>
        </w:tc>
      </w:tr>
      <w:tr w:rsidR="002D34FF" w:rsidRPr="00291660" w14:paraId="7F46479E" w14:textId="77777777" w:rsidTr="008D5ADF">
        <w:tc>
          <w:tcPr>
            <w:tcW w:w="2122" w:type="dxa"/>
          </w:tcPr>
          <w:p w14:paraId="0B87A6CE" w14:textId="77777777" w:rsidR="002D34FF" w:rsidRPr="00291660" w:rsidRDefault="002D34FF" w:rsidP="008D5ADF">
            <w:pPr>
              <w:rPr>
                <w:szCs w:val="24"/>
              </w:rPr>
            </w:pPr>
            <w:r w:rsidRPr="00291660">
              <w:rPr>
                <w:szCs w:val="24"/>
              </w:rPr>
              <w:t>Kondisi Awal</w:t>
            </w:r>
          </w:p>
        </w:tc>
        <w:tc>
          <w:tcPr>
            <w:tcW w:w="5806" w:type="dxa"/>
          </w:tcPr>
          <w:p w14:paraId="6E16E46E" w14:textId="3D2C95BD" w:rsidR="002D34FF" w:rsidRPr="003C7420" w:rsidRDefault="002D34FF" w:rsidP="008D5ADF">
            <w:pPr>
              <w:rPr>
                <w:szCs w:val="24"/>
              </w:rPr>
            </w:pPr>
            <w:r>
              <w:rPr>
                <w:szCs w:val="24"/>
              </w:rPr>
              <w:t xml:space="preserve">Halaman </w:t>
            </w:r>
            <w:r w:rsidR="00BA74DE">
              <w:rPr>
                <w:szCs w:val="24"/>
              </w:rPr>
              <w:t>utama</w:t>
            </w:r>
            <w:r>
              <w:rPr>
                <w:szCs w:val="24"/>
              </w:rPr>
              <w:t xml:space="preserve"> tampil.</w:t>
            </w:r>
          </w:p>
        </w:tc>
      </w:tr>
      <w:tr w:rsidR="002D34FF" w:rsidRPr="00291660" w14:paraId="33363843" w14:textId="77777777" w:rsidTr="008D5ADF">
        <w:tc>
          <w:tcPr>
            <w:tcW w:w="7928" w:type="dxa"/>
            <w:gridSpan w:val="2"/>
          </w:tcPr>
          <w:p w14:paraId="46367BBF" w14:textId="77777777" w:rsidR="002D34FF" w:rsidRPr="00291660" w:rsidRDefault="002D34FF"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2D34FF" w:rsidRPr="00291660" w14:paraId="2E46B6F7" w14:textId="77777777" w:rsidTr="008D5ADF">
        <w:tc>
          <w:tcPr>
            <w:tcW w:w="2122" w:type="dxa"/>
          </w:tcPr>
          <w:p w14:paraId="42192F11" w14:textId="77777777" w:rsidR="002D34FF" w:rsidRPr="00291660" w:rsidRDefault="002D34FF" w:rsidP="008D5ADF">
            <w:pPr>
              <w:rPr>
                <w:i/>
                <w:iCs/>
                <w:szCs w:val="24"/>
              </w:rPr>
            </w:pPr>
            <w:r>
              <w:rPr>
                <w:i/>
                <w:iCs/>
                <w:szCs w:val="24"/>
              </w:rPr>
              <w:t xml:space="preserve">Basic </w:t>
            </w:r>
            <w:proofErr w:type="spellStart"/>
            <w:r>
              <w:rPr>
                <w:i/>
                <w:iCs/>
                <w:szCs w:val="24"/>
              </w:rPr>
              <w:t>Flow</w:t>
            </w:r>
            <w:proofErr w:type="spellEnd"/>
          </w:p>
        </w:tc>
        <w:tc>
          <w:tcPr>
            <w:tcW w:w="5806" w:type="dxa"/>
          </w:tcPr>
          <w:p w14:paraId="30E72CF6" w14:textId="714F020B" w:rsidR="00BA74DE" w:rsidRDefault="002D34FF" w:rsidP="00260C3C">
            <w:pPr>
              <w:pStyle w:val="ListParagraph"/>
              <w:numPr>
                <w:ilvl w:val="0"/>
                <w:numId w:val="33"/>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w:t>
            </w:r>
            <w:r w:rsidR="00BA74DE">
              <w:rPr>
                <w:szCs w:val="24"/>
              </w:rPr>
              <w:t>aktor menekan menu profil perguruan tinggi.</w:t>
            </w:r>
          </w:p>
          <w:p w14:paraId="5B2F7903" w14:textId="3EFEAFF3" w:rsidR="002D34FF" w:rsidRPr="00291660" w:rsidRDefault="00BA74DE" w:rsidP="00260C3C">
            <w:pPr>
              <w:pStyle w:val="ListParagraph"/>
              <w:numPr>
                <w:ilvl w:val="0"/>
                <w:numId w:val="33"/>
              </w:numPr>
              <w:rPr>
                <w:szCs w:val="24"/>
              </w:rPr>
            </w:pPr>
            <w:r>
              <w:rPr>
                <w:szCs w:val="24"/>
              </w:rPr>
              <w:lastRenderedPageBreak/>
              <w:t>A</w:t>
            </w:r>
            <w:r w:rsidR="002D34FF">
              <w:rPr>
                <w:szCs w:val="24"/>
              </w:rPr>
              <w:t xml:space="preserve">ktor menekan tombol tambah </w:t>
            </w:r>
            <w:r w:rsidR="000C11BB">
              <w:rPr>
                <w:szCs w:val="24"/>
              </w:rPr>
              <w:t>profil</w:t>
            </w:r>
            <w:r w:rsidR="002D34FF">
              <w:rPr>
                <w:szCs w:val="24"/>
              </w:rPr>
              <w:t xml:space="preserve"> perguruan tinggi.</w:t>
            </w:r>
          </w:p>
          <w:p w14:paraId="47426020" w14:textId="5D4ED1F1" w:rsidR="002D34FF" w:rsidRPr="006A214B" w:rsidRDefault="002D34FF" w:rsidP="00260C3C">
            <w:pPr>
              <w:pStyle w:val="ListParagraph"/>
              <w:numPr>
                <w:ilvl w:val="0"/>
                <w:numId w:val="33"/>
              </w:numPr>
              <w:rPr>
                <w:i/>
                <w:iCs/>
                <w:szCs w:val="24"/>
              </w:rPr>
            </w:pPr>
            <w:proofErr w:type="spellStart"/>
            <w:r>
              <w:rPr>
                <w:i/>
                <w:iCs/>
                <w:szCs w:val="24"/>
              </w:rPr>
              <w:t>Form</w:t>
            </w:r>
            <w:proofErr w:type="spellEnd"/>
            <w:r>
              <w:rPr>
                <w:szCs w:val="24"/>
              </w:rPr>
              <w:t xml:space="preserve"> </w:t>
            </w:r>
            <w:r w:rsidR="000C11BB">
              <w:rPr>
                <w:szCs w:val="24"/>
              </w:rPr>
              <w:t>profil</w:t>
            </w:r>
            <w:r>
              <w:rPr>
                <w:szCs w:val="24"/>
              </w:rPr>
              <w:t xml:space="preserve"> perguruan tinggi muncul.</w:t>
            </w:r>
          </w:p>
          <w:p w14:paraId="586E8503" w14:textId="62994999" w:rsidR="002D34FF" w:rsidRPr="006A214B" w:rsidRDefault="002D34FF" w:rsidP="00260C3C">
            <w:pPr>
              <w:pStyle w:val="ListParagraph"/>
              <w:numPr>
                <w:ilvl w:val="0"/>
                <w:numId w:val="33"/>
              </w:numPr>
              <w:rPr>
                <w:i/>
                <w:iCs/>
                <w:szCs w:val="24"/>
              </w:rPr>
            </w:pPr>
            <w:r>
              <w:rPr>
                <w:szCs w:val="24"/>
              </w:rPr>
              <w:t xml:space="preserve">Aktor mengisi </w:t>
            </w:r>
            <w:proofErr w:type="spellStart"/>
            <w:r>
              <w:rPr>
                <w:i/>
                <w:iCs/>
                <w:szCs w:val="24"/>
              </w:rPr>
              <w:t>form</w:t>
            </w:r>
            <w:proofErr w:type="spellEnd"/>
            <w:r>
              <w:rPr>
                <w:szCs w:val="24"/>
              </w:rPr>
              <w:t xml:space="preserve"> </w:t>
            </w:r>
            <w:r w:rsidR="000C11BB">
              <w:rPr>
                <w:szCs w:val="24"/>
              </w:rPr>
              <w:t>profil</w:t>
            </w:r>
            <w:r>
              <w:rPr>
                <w:szCs w:val="24"/>
              </w:rPr>
              <w:t xml:space="preserve"> perguruan tinggi.</w:t>
            </w:r>
          </w:p>
          <w:p w14:paraId="22F1B8AE" w14:textId="77777777" w:rsidR="002D34FF" w:rsidRPr="006A214B" w:rsidRDefault="002D34FF" w:rsidP="00260C3C">
            <w:pPr>
              <w:pStyle w:val="ListParagraph"/>
              <w:numPr>
                <w:ilvl w:val="0"/>
                <w:numId w:val="33"/>
              </w:numPr>
              <w:rPr>
                <w:i/>
                <w:iCs/>
                <w:szCs w:val="24"/>
              </w:rPr>
            </w:pPr>
            <w:r>
              <w:rPr>
                <w:szCs w:val="24"/>
              </w:rPr>
              <w:t>Aktor menekan tombol simpan.</w:t>
            </w:r>
          </w:p>
        </w:tc>
      </w:tr>
      <w:tr w:rsidR="002D34FF" w:rsidRPr="00291660" w14:paraId="212D56BC" w14:textId="77777777" w:rsidTr="008D5ADF">
        <w:tc>
          <w:tcPr>
            <w:tcW w:w="2122" w:type="dxa"/>
          </w:tcPr>
          <w:p w14:paraId="69E5EDB5" w14:textId="77777777" w:rsidR="002D34FF" w:rsidRPr="00291660" w:rsidRDefault="002D34FF" w:rsidP="008D5ADF">
            <w:pPr>
              <w:rPr>
                <w:i/>
                <w:iCs/>
                <w:szCs w:val="24"/>
              </w:rPr>
            </w:pPr>
            <w:proofErr w:type="spellStart"/>
            <w:r w:rsidRPr="00291660">
              <w:rPr>
                <w:i/>
                <w:iCs/>
                <w:szCs w:val="24"/>
              </w:rPr>
              <w:lastRenderedPageBreak/>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34DD19A3" w14:textId="77777777" w:rsidR="002D34FF" w:rsidRPr="00291660" w:rsidRDefault="002D34FF" w:rsidP="008D5ADF">
            <w:pPr>
              <w:rPr>
                <w:szCs w:val="24"/>
              </w:rPr>
            </w:pPr>
            <w:r w:rsidRPr="00291660">
              <w:rPr>
                <w:szCs w:val="24"/>
              </w:rPr>
              <w:t>Tidak ada.</w:t>
            </w:r>
          </w:p>
        </w:tc>
      </w:tr>
      <w:tr w:rsidR="002D34FF" w:rsidRPr="00291660" w14:paraId="095AB97B" w14:textId="77777777" w:rsidTr="008D5ADF">
        <w:tc>
          <w:tcPr>
            <w:tcW w:w="2122" w:type="dxa"/>
          </w:tcPr>
          <w:p w14:paraId="63653FF0" w14:textId="77777777" w:rsidR="002D34FF" w:rsidRPr="00291660" w:rsidRDefault="002D34FF" w:rsidP="008D5ADF">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3E52CBA1" w14:textId="614CAACB" w:rsidR="002D34FF" w:rsidRPr="00386584" w:rsidRDefault="00386584" w:rsidP="00386584">
            <w:pPr>
              <w:rPr>
                <w:szCs w:val="24"/>
              </w:rPr>
            </w:pPr>
            <w:r>
              <w:rPr>
                <w:szCs w:val="24"/>
              </w:rPr>
              <w:t>Tidak ada.</w:t>
            </w:r>
          </w:p>
        </w:tc>
      </w:tr>
      <w:tr w:rsidR="002D34FF" w:rsidRPr="00291660" w14:paraId="1C911AB9" w14:textId="77777777" w:rsidTr="008D5ADF">
        <w:tc>
          <w:tcPr>
            <w:tcW w:w="2122" w:type="dxa"/>
          </w:tcPr>
          <w:p w14:paraId="788A5CED" w14:textId="77777777" w:rsidR="002D34FF" w:rsidRPr="00291660" w:rsidRDefault="002D34FF" w:rsidP="008D5ADF">
            <w:pPr>
              <w:rPr>
                <w:szCs w:val="24"/>
              </w:rPr>
            </w:pPr>
            <w:r w:rsidRPr="00291660">
              <w:rPr>
                <w:szCs w:val="24"/>
              </w:rPr>
              <w:t>Kondisi Akhir</w:t>
            </w:r>
          </w:p>
        </w:tc>
        <w:tc>
          <w:tcPr>
            <w:tcW w:w="5806" w:type="dxa"/>
          </w:tcPr>
          <w:p w14:paraId="6F1BE79B" w14:textId="7A544B8F" w:rsidR="002D34FF" w:rsidRPr="00291660" w:rsidRDefault="002D34FF" w:rsidP="008D5ADF">
            <w:pPr>
              <w:keepNext/>
              <w:rPr>
                <w:szCs w:val="24"/>
              </w:rPr>
            </w:pPr>
            <w:r w:rsidRPr="00291660">
              <w:rPr>
                <w:szCs w:val="24"/>
              </w:rPr>
              <w:t xml:space="preserve">Berhasil </w:t>
            </w:r>
            <w:r>
              <w:rPr>
                <w:szCs w:val="24"/>
              </w:rPr>
              <w:t xml:space="preserve">menambahkan </w:t>
            </w:r>
            <w:r w:rsidR="000C11BB">
              <w:rPr>
                <w:szCs w:val="24"/>
              </w:rPr>
              <w:t>profil</w:t>
            </w:r>
            <w:r>
              <w:rPr>
                <w:szCs w:val="24"/>
              </w:rPr>
              <w:t xml:space="preserve"> perguruan tinggi</w:t>
            </w:r>
            <w:r w:rsidRPr="00291660">
              <w:rPr>
                <w:szCs w:val="24"/>
              </w:rPr>
              <w:t>.</w:t>
            </w:r>
          </w:p>
        </w:tc>
      </w:tr>
    </w:tbl>
    <w:p w14:paraId="05BAF6F7" w14:textId="77777777" w:rsidR="002D34FF" w:rsidRPr="000B007A" w:rsidRDefault="002D34FF" w:rsidP="002D34FF">
      <w:pPr>
        <w:pStyle w:val="ListParagraph"/>
        <w:ind w:left="1080"/>
      </w:pPr>
    </w:p>
    <w:p w14:paraId="70A10758" w14:textId="346AE870" w:rsidR="002D34FF" w:rsidRDefault="002D34FF" w:rsidP="002D34FF">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12</w:t>
      </w:r>
      <w:r w:rsidR="00B22397">
        <w:fldChar w:fldCharType="end"/>
      </w:r>
      <w:r>
        <w:t xml:space="preserve"> Spesifikasi Menghapus </w:t>
      </w:r>
      <w:r w:rsidR="008F0A08">
        <w:t xml:space="preserve">Profil </w:t>
      </w:r>
      <w:r>
        <w:t>Perguruan Tinggi</w:t>
      </w:r>
    </w:p>
    <w:tbl>
      <w:tblPr>
        <w:tblStyle w:val="TableGrid"/>
        <w:tblW w:w="0" w:type="auto"/>
        <w:tblLook w:val="04A0" w:firstRow="1" w:lastRow="0" w:firstColumn="1" w:lastColumn="0" w:noHBand="0" w:noVBand="1"/>
      </w:tblPr>
      <w:tblGrid>
        <w:gridCol w:w="2122"/>
        <w:gridCol w:w="5806"/>
      </w:tblGrid>
      <w:tr w:rsidR="002D34FF" w:rsidRPr="00291660" w14:paraId="5B9ECECA" w14:textId="77777777" w:rsidTr="008D5ADF">
        <w:tc>
          <w:tcPr>
            <w:tcW w:w="7928" w:type="dxa"/>
            <w:gridSpan w:val="2"/>
          </w:tcPr>
          <w:p w14:paraId="6CA39BD9" w14:textId="032305CA" w:rsidR="002D34FF" w:rsidRPr="00291660" w:rsidRDefault="002D34FF" w:rsidP="008D5ADF">
            <w:pPr>
              <w:rPr>
                <w:b/>
                <w:bCs/>
                <w:szCs w:val="24"/>
              </w:rPr>
            </w:pPr>
            <w:proofErr w:type="spellStart"/>
            <w:r w:rsidRPr="00291660">
              <w:rPr>
                <w:b/>
                <w:bCs/>
                <w:i/>
                <w:iCs/>
                <w:szCs w:val="24"/>
              </w:rPr>
              <w:t>Usecase</w:t>
            </w:r>
            <w:proofErr w:type="spellEnd"/>
            <w:r>
              <w:rPr>
                <w:b/>
                <w:bCs/>
                <w:szCs w:val="24"/>
              </w:rPr>
              <w:t xml:space="preserve"> Manajemen </w:t>
            </w:r>
            <w:r w:rsidR="00AD3A7B">
              <w:rPr>
                <w:b/>
                <w:bCs/>
                <w:szCs w:val="24"/>
              </w:rPr>
              <w:t>Profil Perguruan Tinggi</w:t>
            </w:r>
            <w:r>
              <w:rPr>
                <w:b/>
                <w:bCs/>
                <w:szCs w:val="24"/>
              </w:rPr>
              <w:t xml:space="preserve">: Menghapus </w:t>
            </w:r>
            <w:r w:rsidR="008F0A08">
              <w:rPr>
                <w:b/>
                <w:bCs/>
                <w:szCs w:val="24"/>
              </w:rPr>
              <w:t>Profil</w:t>
            </w:r>
            <w:r>
              <w:rPr>
                <w:b/>
                <w:bCs/>
                <w:szCs w:val="24"/>
              </w:rPr>
              <w:t xml:space="preserve"> Perguruan Tinggi</w:t>
            </w:r>
          </w:p>
        </w:tc>
      </w:tr>
      <w:tr w:rsidR="002D34FF" w:rsidRPr="00291660" w14:paraId="6CC1E378" w14:textId="77777777" w:rsidTr="008D5ADF">
        <w:tc>
          <w:tcPr>
            <w:tcW w:w="2122" w:type="dxa"/>
          </w:tcPr>
          <w:p w14:paraId="766FF811" w14:textId="77777777" w:rsidR="002D34FF" w:rsidRPr="00291660" w:rsidRDefault="002D34FF" w:rsidP="008D5ADF">
            <w:pPr>
              <w:rPr>
                <w:szCs w:val="24"/>
              </w:rPr>
            </w:pPr>
            <w:r w:rsidRPr="00291660">
              <w:rPr>
                <w:szCs w:val="24"/>
              </w:rPr>
              <w:t>Deskripsi</w:t>
            </w:r>
          </w:p>
        </w:tc>
        <w:tc>
          <w:tcPr>
            <w:tcW w:w="5806" w:type="dxa"/>
          </w:tcPr>
          <w:p w14:paraId="408C9877" w14:textId="38002D9B" w:rsidR="002D34FF" w:rsidRPr="00291660" w:rsidRDefault="002D34FF"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 xml:space="preserve">menghapus </w:t>
            </w:r>
            <w:r w:rsidR="008F0A08">
              <w:rPr>
                <w:szCs w:val="24"/>
              </w:rPr>
              <w:t>profil</w:t>
            </w:r>
            <w:r>
              <w:rPr>
                <w:szCs w:val="24"/>
              </w:rPr>
              <w:t xml:space="preserve"> perguruan tinggi dari sistem.</w:t>
            </w:r>
          </w:p>
        </w:tc>
      </w:tr>
      <w:tr w:rsidR="002D34FF" w:rsidRPr="00291660" w14:paraId="200984F6" w14:textId="77777777" w:rsidTr="008D5ADF">
        <w:tc>
          <w:tcPr>
            <w:tcW w:w="2122" w:type="dxa"/>
          </w:tcPr>
          <w:p w14:paraId="6540756B" w14:textId="77777777" w:rsidR="002D34FF" w:rsidRPr="00291660" w:rsidRDefault="002D34FF" w:rsidP="008D5ADF">
            <w:pPr>
              <w:rPr>
                <w:szCs w:val="24"/>
              </w:rPr>
            </w:pPr>
            <w:r w:rsidRPr="00291660">
              <w:rPr>
                <w:szCs w:val="24"/>
              </w:rPr>
              <w:t>Aktor Utama</w:t>
            </w:r>
          </w:p>
        </w:tc>
        <w:tc>
          <w:tcPr>
            <w:tcW w:w="5806" w:type="dxa"/>
          </w:tcPr>
          <w:p w14:paraId="74E56967" w14:textId="77777777" w:rsidR="002D34FF" w:rsidRPr="00291660" w:rsidRDefault="002D34FF" w:rsidP="008D5ADF">
            <w:pPr>
              <w:rPr>
                <w:szCs w:val="24"/>
              </w:rPr>
            </w:pPr>
            <w:r>
              <w:rPr>
                <w:szCs w:val="24"/>
              </w:rPr>
              <w:t>LPM</w:t>
            </w:r>
          </w:p>
        </w:tc>
      </w:tr>
      <w:tr w:rsidR="002D34FF" w:rsidRPr="00291660" w14:paraId="10C5B41D" w14:textId="77777777" w:rsidTr="008D5ADF">
        <w:tc>
          <w:tcPr>
            <w:tcW w:w="2122" w:type="dxa"/>
          </w:tcPr>
          <w:p w14:paraId="283EA49D" w14:textId="77777777" w:rsidR="002D34FF" w:rsidRPr="00291660" w:rsidRDefault="002D34FF" w:rsidP="008D5ADF">
            <w:pPr>
              <w:rPr>
                <w:szCs w:val="24"/>
              </w:rPr>
            </w:pPr>
            <w:r w:rsidRPr="00291660">
              <w:rPr>
                <w:szCs w:val="24"/>
              </w:rPr>
              <w:t>Kondisi Awal</w:t>
            </w:r>
          </w:p>
        </w:tc>
        <w:tc>
          <w:tcPr>
            <w:tcW w:w="5806" w:type="dxa"/>
          </w:tcPr>
          <w:p w14:paraId="063DED4F" w14:textId="5D3E880A" w:rsidR="002D34FF" w:rsidRPr="003C7420" w:rsidRDefault="002D34FF" w:rsidP="008D5ADF">
            <w:pPr>
              <w:rPr>
                <w:szCs w:val="24"/>
              </w:rPr>
            </w:pPr>
            <w:r>
              <w:rPr>
                <w:szCs w:val="24"/>
              </w:rPr>
              <w:t xml:space="preserve">Halaman </w:t>
            </w:r>
            <w:r w:rsidR="008F0A08">
              <w:rPr>
                <w:szCs w:val="24"/>
              </w:rPr>
              <w:t>profil</w:t>
            </w:r>
            <w:r>
              <w:rPr>
                <w:szCs w:val="24"/>
              </w:rPr>
              <w:t xml:space="preserve"> perguruan tinggi tampil.</w:t>
            </w:r>
          </w:p>
        </w:tc>
      </w:tr>
      <w:tr w:rsidR="002D34FF" w:rsidRPr="00291660" w14:paraId="64365F7E" w14:textId="77777777" w:rsidTr="008D5ADF">
        <w:tc>
          <w:tcPr>
            <w:tcW w:w="7928" w:type="dxa"/>
            <w:gridSpan w:val="2"/>
          </w:tcPr>
          <w:p w14:paraId="0B9B69CC" w14:textId="77777777" w:rsidR="002D34FF" w:rsidRPr="00291660" w:rsidRDefault="002D34FF"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2D34FF" w:rsidRPr="00291660" w14:paraId="46D81BB8" w14:textId="77777777" w:rsidTr="008D5ADF">
        <w:tc>
          <w:tcPr>
            <w:tcW w:w="2122" w:type="dxa"/>
          </w:tcPr>
          <w:p w14:paraId="14FA614F" w14:textId="77777777" w:rsidR="002D34FF" w:rsidRPr="00291660" w:rsidRDefault="002D34FF" w:rsidP="008D5ADF">
            <w:pPr>
              <w:rPr>
                <w:i/>
                <w:iCs/>
                <w:szCs w:val="24"/>
              </w:rPr>
            </w:pPr>
            <w:r>
              <w:rPr>
                <w:i/>
                <w:iCs/>
                <w:szCs w:val="24"/>
              </w:rPr>
              <w:t xml:space="preserve">Basic </w:t>
            </w:r>
            <w:proofErr w:type="spellStart"/>
            <w:r>
              <w:rPr>
                <w:i/>
                <w:iCs/>
                <w:szCs w:val="24"/>
              </w:rPr>
              <w:t>Flow</w:t>
            </w:r>
            <w:proofErr w:type="spellEnd"/>
          </w:p>
        </w:tc>
        <w:tc>
          <w:tcPr>
            <w:tcW w:w="5806" w:type="dxa"/>
          </w:tcPr>
          <w:p w14:paraId="6473C2D4" w14:textId="6F17A67A" w:rsidR="002D34FF" w:rsidRPr="00291660" w:rsidRDefault="002D34FF" w:rsidP="00260C3C">
            <w:pPr>
              <w:pStyle w:val="ListParagraph"/>
              <w:numPr>
                <w:ilvl w:val="0"/>
                <w:numId w:val="34"/>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aktor menekan tombol hapus pada tabel </w:t>
            </w:r>
            <w:r w:rsidR="008F0A08">
              <w:rPr>
                <w:szCs w:val="24"/>
              </w:rPr>
              <w:t>profil</w:t>
            </w:r>
            <w:r>
              <w:rPr>
                <w:szCs w:val="24"/>
              </w:rPr>
              <w:t xml:space="preserve"> perguruan tinggi.</w:t>
            </w:r>
          </w:p>
          <w:p w14:paraId="48062285" w14:textId="4365BFCB" w:rsidR="002D34FF" w:rsidRPr="00291660" w:rsidRDefault="002D34FF" w:rsidP="00260C3C">
            <w:pPr>
              <w:pStyle w:val="ListParagraph"/>
              <w:numPr>
                <w:ilvl w:val="0"/>
                <w:numId w:val="34"/>
              </w:numPr>
              <w:rPr>
                <w:i/>
                <w:iCs/>
                <w:szCs w:val="24"/>
              </w:rPr>
            </w:pPr>
            <w:r>
              <w:rPr>
                <w:szCs w:val="24"/>
              </w:rPr>
              <w:t xml:space="preserve">Muncul pesan konfirmasi untuk penghapusan </w:t>
            </w:r>
            <w:r w:rsidR="008F0A08">
              <w:rPr>
                <w:szCs w:val="24"/>
              </w:rPr>
              <w:t>profil</w:t>
            </w:r>
            <w:r>
              <w:rPr>
                <w:szCs w:val="24"/>
              </w:rPr>
              <w:t xml:space="preserve"> perguruan tinggi.</w:t>
            </w:r>
          </w:p>
          <w:p w14:paraId="2E672A8C" w14:textId="77777777" w:rsidR="002D34FF" w:rsidRPr="006A214B" w:rsidRDefault="002D34FF" w:rsidP="00260C3C">
            <w:pPr>
              <w:pStyle w:val="ListParagraph"/>
              <w:numPr>
                <w:ilvl w:val="0"/>
                <w:numId w:val="34"/>
              </w:numPr>
              <w:rPr>
                <w:i/>
                <w:iCs/>
                <w:szCs w:val="24"/>
              </w:rPr>
            </w:pPr>
            <w:r>
              <w:rPr>
                <w:szCs w:val="24"/>
              </w:rPr>
              <w:t>Aktor menekan tombol konfirmasi</w:t>
            </w:r>
            <w:r w:rsidRPr="00291660">
              <w:rPr>
                <w:szCs w:val="24"/>
              </w:rPr>
              <w:t>.</w:t>
            </w:r>
          </w:p>
        </w:tc>
      </w:tr>
      <w:tr w:rsidR="002D34FF" w:rsidRPr="00291660" w14:paraId="03FEC521" w14:textId="77777777" w:rsidTr="008D5ADF">
        <w:tc>
          <w:tcPr>
            <w:tcW w:w="2122" w:type="dxa"/>
          </w:tcPr>
          <w:p w14:paraId="6BAC3A08" w14:textId="77777777" w:rsidR="002D34FF" w:rsidRPr="00291660" w:rsidRDefault="002D34FF" w:rsidP="008D5ADF">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493B3D17" w14:textId="08E1F8E5" w:rsidR="002D34FF" w:rsidRDefault="002D34FF" w:rsidP="00260C3C">
            <w:pPr>
              <w:pStyle w:val="ListParagraph"/>
              <w:numPr>
                <w:ilvl w:val="0"/>
                <w:numId w:val="35"/>
              </w:numPr>
              <w:rPr>
                <w:szCs w:val="24"/>
              </w:rPr>
            </w:pPr>
            <w:proofErr w:type="spellStart"/>
            <w:r>
              <w:rPr>
                <w:i/>
                <w:iCs/>
                <w:szCs w:val="24"/>
              </w:rPr>
              <w:t>Usecase</w:t>
            </w:r>
            <w:proofErr w:type="spellEnd"/>
            <w:r>
              <w:rPr>
                <w:szCs w:val="24"/>
              </w:rPr>
              <w:t xml:space="preserve"> dimulai dengan aktor menekan tombol lihat pada tabel </w:t>
            </w:r>
            <w:r w:rsidR="008F0A08">
              <w:rPr>
                <w:szCs w:val="24"/>
              </w:rPr>
              <w:t>profil</w:t>
            </w:r>
            <w:r>
              <w:rPr>
                <w:szCs w:val="24"/>
              </w:rPr>
              <w:t xml:space="preserve"> perguruan tinggi.</w:t>
            </w:r>
          </w:p>
          <w:p w14:paraId="00A382B0" w14:textId="37A1B897" w:rsidR="002D34FF" w:rsidRDefault="002D34FF" w:rsidP="00260C3C">
            <w:pPr>
              <w:pStyle w:val="ListParagraph"/>
              <w:numPr>
                <w:ilvl w:val="0"/>
                <w:numId w:val="35"/>
              </w:numPr>
              <w:rPr>
                <w:szCs w:val="24"/>
              </w:rPr>
            </w:pPr>
            <w:r>
              <w:rPr>
                <w:szCs w:val="24"/>
              </w:rPr>
              <w:t xml:space="preserve">Halaman </w:t>
            </w:r>
            <w:proofErr w:type="spellStart"/>
            <w:r>
              <w:rPr>
                <w:szCs w:val="24"/>
              </w:rPr>
              <w:t>detil</w:t>
            </w:r>
            <w:proofErr w:type="spellEnd"/>
            <w:r>
              <w:rPr>
                <w:szCs w:val="24"/>
              </w:rPr>
              <w:t xml:space="preserve"> </w:t>
            </w:r>
            <w:r w:rsidR="008F0A08">
              <w:rPr>
                <w:szCs w:val="24"/>
              </w:rPr>
              <w:t>profil</w:t>
            </w:r>
            <w:r>
              <w:rPr>
                <w:szCs w:val="24"/>
              </w:rPr>
              <w:t xml:space="preserve"> perguruan tinggi tampil.</w:t>
            </w:r>
          </w:p>
          <w:p w14:paraId="1BD9398F" w14:textId="56135A6B" w:rsidR="002D34FF" w:rsidRDefault="002D34FF" w:rsidP="00260C3C">
            <w:pPr>
              <w:pStyle w:val="ListParagraph"/>
              <w:numPr>
                <w:ilvl w:val="0"/>
                <w:numId w:val="35"/>
              </w:numPr>
              <w:rPr>
                <w:szCs w:val="24"/>
              </w:rPr>
            </w:pPr>
            <w:r>
              <w:rPr>
                <w:szCs w:val="24"/>
              </w:rPr>
              <w:t xml:space="preserve">Aktor menekan tombol hapus pada halaman </w:t>
            </w:r>
            <w:proofErr w:type="spellStart"/>
            <w:r>
              <w:rPr>
                <w:szCs w:val="24"/>
              </w:rPr>
              <w:t>detil</w:t>
            </w:r>
            <w:proofErr w:type="spellEnd"/>
            <w:r>
              <w:rPr>
                <w:szCs w:val="24"/>
              </w:rPr>
              <w:t xml:space="preserve"> </w:t>
            </w:r>
            <w:r w:rsidR="008F0A08">
              <w:rPr>
                <w:szCs w:val="24"/>
              </w:rPr>
              <w:t>profil</w:t>
            </w:r>
            <w:r>
              <w:rPr>
                <w:szCs w:val="24"/>
              </w:rPr>
              <w:t xml:space="preserve"> perguruan tinggi.</w:t>
            </w:r>
          </w:p>
          <w:p w14:paraId="7781EF73" w14:textId="77777777" w:rsidR="002D34FF" w:rsidRPr="00291660" w:rsidRDefault="002D34FF" w:rsidP="00260C3C">
            <w:pPr>
              <w:pStyle w:val="ListParagraph"/>
              <w:numPr>
                <w:ilvl w:val="0"/>
                <w:numId w:val="35"/>
              </w:numPr>
              <w:rPr>
                <w:i/>
                <w:iCs/>
                <w:szCs w:val="24"/>
              </w:rPr>
            </w:pPr>
            <w:r>
              <w:rPr>
                <w:szCs w:val="24"/>
              </w:rPr>
              <w:t>Pesan konfirmasi penghapusan muncul.</w:t>
            </w:r>
          </w:p>
          <w:p w14:paraId="4ECC0593" w14:textId="77777777" w:rsidR="002D34FF" w:rsidRPr="00E73582" w:rsidRDefault="002D34FF" w:rsidP="00260C3C">
            <w:pPr>
              <w:pStyle w:val="ListParagraph"/>
              <w:numPr>
                <w:ilvl w:val="0"/>
                <w:numId w:val="35"/>
              </w:numPr>
              <w:rPr>
                <w:szCs w:val="24"/>
              </w:rPr>
            </w:pPr>
            <w:r w:rsidRPr="00E73582">
              <w:rPr>
                <w:szCs w:val="24"/>
              </w:rPr>
              <w:t>Aktor menekan tombol konfirmasi.</w:t>
            </w:r>
          </w:p>
        </w:tc>
      </w:tr>
      <w:tr w:rsidR="002D34FF" w:rsidRPr="00291660" w14:paraId="75A019E8" w14:textId="77777777" w:rsidTr="008D5ADF">
        <w:tc>
          <w:tcPr>
            <w:tcW w:w="2122" w:type="dxa"/>
          </w:tcPr>
          <w:p w14:paraId="5FDD259B" w14:textId="77777777" w:rsidR="002D34FF" w:rsidRPr="00291660" w:rsidRDefault="002D34FF" w:rsidP="008D5ADF">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41F88200" w14:textId="30AF6C2F" w:rsidR="002D34FF" w:rsidRPr="00386584" w:rsidRDefault="00386584" w:rsidP="00386584">
            <w:pPr>
              <w:rPr>
                <w:szCs w:val="24"/>
              </w:rPr>
            </w:pPr>
            <w:r>
              <w:rPr>
                <w:szCs w:val="24"/>
              </w:rPr>
              <w:t>Tidak Ada.</w:t>
            </w:r>
          </w:p>
        </w:tc>
      </w:tr>
      <w:tr w:rsidR="002D34FF" w:rsidRPr="00291660" w14:paraId="2B2AD719" w14:textId="77777777" w:rsidTr="008D5ADF">
        <w:tc>
          <w:tcPr>
            <w:tcW w:w="2122" w:type="dxa"/>
          </w:tcPr>
          <w:p w14:paraId="1A0EC64E" w14:textId="77777777" w:rsidR="002D34FF" w:rsidRPr="00291660" w:rsidRDefault="002D34FF" w:rsidP="008D5ADF">
            <w:pPr>
              <w:rPr>
                <w:szCs w:val="24"/>
              </w:rPr>
            </w:pPr>
            <w:r w:rsidRPr="00291660">
              <w:rPr>
                <w:szCs w:val="24"/>
              </w:rPr>
              <w:t>Kondisi Akhir</w:t>
            </w:r>
          </w:p>
        </w:tc>
        <w:tc>
          <w:tcPr>
            <w:tcW w:w="5806" w:type="dxa"/>
          </w:tcPr>
          <w:p w14:paraId="43DA5CE7" w14:textId="4B4C18F5" w:rsidR="002D34FF" w:rsidRPr="00291660" w:rsidRDefault="002D34FF" w:rsidP="008D5ADF">
            <w:pPr>
              <w:keepNext/>
              <w:rPr>
                <w:szCs w:val="24"/>
              </w:rPr>
            </w:pPr>
            <w:r w:rsidRPr="00291660">
              <w:rPr>
                <w:szCs w:val="24"/>
              </w:rPr>
              <w:t xml:space="preserve">Berhasil </w:t>
            </w:r>
            <w:r>
              <w:rPr>
                <w:szCs w:val="24"/>
              </w:rPr>
              <w:t xml:space="preserve">menghapus </w:t>
            </w:r>
            <w:r w:rsidR="008F0A08">
              <w:rPr>
                <w:szCs w:val="24"/>
              </w:rPr>
              <w:t>profil</w:t>
            </w:r>
            <w:r>
              <w:rPr>
                <w:szCs w:val="24"/>
              </w:rPr>
              <w:t xml:space="preserve"> perguruan tinggi</w:t>
            </w:r>
            <w:r w:rsidRPr="00291660">
              <w:rPr>
                <w:szCs w:val="24"/>
              </w:rPr>
              <w:t>.</w:t>
            </w:r>
          </w:p>
        </w:tc>
      </w:tr>
    </w:tbl>
    <w:p w14:paraId="3A5FEF6C" w14:textId="77777777" w:rsidR="00F0638B" w:rsidRDefault="00F0638B" w:rsidP="00291660">
      <w:pPr>
        <w:tabs>
          <w:tab w:val="left" w:pos="4571"/>
        </w:tabs>
      </w:pPr>
    </w:p>
    <w:p w14:paraId="74C069A5" w14:textId="16AC7868" w:rsidR="00F0638B" w:rsidRDefault="00F0638B" w:rsidP="00F0638B">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13</w:t>
      </w:r>
      <w:r w:rsidR="00B22397">
        <w:fldChar w:fldCharType="end"/>
      </w:r>
      <w:r>
        <w:t xml:space="preserve"> Spesifikasi Mengubah Profil Perguruan Tinggi</w:t>
      </w:r>
    </w:p>
    <w:tbl>
      <w:tblPr>
        <w:tblStyle w:val="TableGrid"/>
        <w:tblW w:w="0" w:type="auto"/>
        <w:tblLook w:val="04A0" w:firstRow="1" w:lastRow="0" w:firstColumn="1" w:lastColumn="0" w:noHBand="0" w:noVBand="1"/>
      </w:tblPr>
      <w:tblGrid>
        <w:gridCol w:w="2122"/>
        <w:gridCol w:w="5806"/>
      </w:tblGrid>
      <w:tr w:rsidR="00F0638B" w:rsidRPr="00291660" w14:paraId="1FBCBE85" w14:textId="77777777" w:rsidTr="008D5ADF">
        <w:tc>
          <w:tcPr>
            <w:tcW w:w="7928" w:type="dxa"/>
            <w:gridSpan w:val="2"/>
          </w:tcPr>
          <w:p w14:paraId="14A1D6DE" w14:textId="34EFB232" w:rsidR="00F0638B" w:rsidRPr="00291660" w:rsidRDefault="00F0638B" w:rsidP="008D5ADF">
            <w:pPr>
              <w:rPr>
                <w:b/>
                <w:bCs/>
                <w:szCs w:val="24"/>
              </w:rPr>
            </w:pPr>
            <w:proofErr w:type="spellStart"/>
            <w:r w:rsidRPr="00291660">
              <w:rPr>
                <w:b/>
                <w:bCs/>
                <w:i/>
                <w:iCs/>
                <w:szCs w:val="24"/>
              </w:rPr>
              <w:t>Usecase</w:t>
            </w:r>
            <w:proofErr w:type="spellEnd"/>
            <w:r>
              <w:rPr>
                <w:b/>
                <w:bCs/>
                <w:szCs w:val="24"/>
              </w:rPr>
              <w:t xml:space="preserve"> Manajemen </w:t>
            </w:r>
            <w:r w:rsidR="007F5A12">
              <w:rPr>
                <w:b/>
                <w:bCs/>
                <w:szCs w:val="24"/>
              </w:rPr>
              <w:t>Profil Perguruan Tinggi</w:t>
            </w:r>
            <w:r>
              <w:rPr>
                <w:b/>
                <w:bCs/>
                <w:szCs w:val="24"/>
              </w:rPr>
              <w:t xml:space="preserve">: </w:t>
            </w:r>
            <w:r w:rsidR="005600C9">
              <w:rPr>
                <w:b/>
                <w:bCs/>
                <w:szCs w:val="24"/>
              </w:rPr>
              <w:t>Mengubah</w:t>
            </w:r>
            <w:r>
              <w:rPr>
                <w:b/>
                <w:bCs/>
                <w:szCs w:val="24"/>
              </w:rPr>
              <w:t xml:space="preserve"> Profil Perguruan Tinggi</w:t>
            </w:r>
          </w:p>
        </w:tc>
      </w:tr>
      <w:tr w:rsidR="00F0638B" w:rsidRPr="00291660" w14:paraId="70E8E0EF" w14:textId="77777777" w:rsidTr="008D5ADF">
        <w:tc>
          <w:tcPr>
            <w:tcW w:w="2122" w:type="dxa"/>
          </w:tcPr>
          <w:p w14:paraId="26E5ACD0" w14:textId="77777777" w:rsidR="00F0638B" w:rsidRPr="00291660" w:rsidRDefault="00F0638B" w:rsidP="008D5ADF">
            <w:pPr>
              <w:rPr>
                <w:szCs w:val="24"/>
              </w:rPr>
            </w:pPr>
            <w:r w:rsidRPr="00291660">
              <w:rPr>
                <w:szCs w:val="24"/>
              </w:rPr>
              <w:t>Deskripsi</w:t>
            </w:r>
          </w:p>
        </w:tc>
        <w:tc>
          <w:tcPr>
            <w:tcW w:w="5806" w:type="dxa"/>
          </w:tcPr>
          <w:p w14:paraId="54237FC1" w14:textId="591A9419" w:rsidR="00F0638B" w:rsidRPr="00291660" w:rsidRDefault="00F0638B" w:rsidP="008D5ADF">
            <w:pPr>
              <w:rPr>
                <w:szCs w:val="24"/>
              </w:rPr>
            </w:pPr>
            <w:proofErr w:type="spellStart"/>
            <w:r w:rsidRPr="00291660">
              <w:rPr>
                <w:i/>
                <w:iCs/>
                <w:szCs w:val="24"/>
              </w:rPr>
              <w:t>Usecase</w:t>
            </w:r>
            <w:proofErr w:type="spellEnd"/>
            <w:r w:rsidRPr="00291660">
              <w:rPr>
                <w:szCs w:val="24"/>
              </w:rPr>
              <w:t xml:space="preserve"> ini berfungsi untuk </w:t>
            </w:r>
            <w:r w:rsidR="004C63D0">
              <w:rPr>
                <w:szCs w:val="24"/>
              </w:rPr>
              <w:t>mengubah</w:t>
            </w:r>
            <w:r>
              <w:rPr>
                <w:szCs w:val="24"/>
              </w:rPr>
              <w:t xml:space="preserve"> profil perguruan tinggi </w:t>
            </w:r>
            <w:r w:rsidR="00A17507">
              <w:rPr>
                <w:szCs w:val="24"/>
              </w:rPr>
              <w:t>di</w:t>
            </w:r>
            <w:r>
              <w:rPr>
                <w:szCs w:val="24"/>
              </w:rPr>
              <w:t xml:space="preserve"> sistem.</w:t>
            </w:r>
          </w:p>
        </w:tc>
      </w:tr>
      <w:tr w:rsidR="00F0638B" w:rsidRPr="00291660" w14:paraId="10F1C28B" w14:textId="77777777" w:rsidTr="008D5ADF">
        <w:tc>
          <w:tcPr>
            <w:tcW w:w="2122" w:type="dxa"/>
          </w:tcPr>
          <w:p w14:paraId="310A1827" w14:textId="77777777" w:rsidR="00F0638B" w:rsidRPr="00291660" w:rsidRDefault="00F0638B" w:rsidP="008D5ADF">
            <w:pPr>
              <w:rPr>
                <w:szCs w:val="24"/>
              </w:rPr>
            </w:pPr>
            <w:r w:rsidRPr="00291660">
              <w:rPr>
                <w:szCs w:val="24"/>
              </w:rPr>
              <w:t>Aktor Utama</w:t>
            </w:r>
          </w:p>
        </w:tc>
        <w:tc>
          <w:tcPr>
            <w:tcW w:w="5806" w:type="dxa"/>
          </w:tcPr>
          <w:p w14:paraId="6B4D5639" w14:textId="77777777" w:rsidR="00F0638B" w:rsidRPr="00291660" w:rsidRDefault="00F0638B" w:rsidP="008D5ADF">
            <w:pPr>
              <w:rPr>
                <w:szCs w:val="24"/>
              </w:rPr>
            </w:pPr>
            <w:r>
              <w:rPr>
                <w:szCs w:val="24"/>
              </w:rPr>
              <w:t>LPM</w:t>
            </w:r>
          </w:p>
        </w:tc>
      </w:tr>
      <w:tr w:rsidR="00F0638B" w:rsidRPr="00291660" w14:paraId="581D62B2" w14:textId="77777777" w:rsidTr="008D5ADF">
        <w:tc>
          <w:tcPr>
            <w:tcW w:w="2122" w:type="dxa"/>
          </w:tcPr>
          <w:p w14:paraId="25C10F76" w14:textId="77777777" w:rsidR="00F0638B" w:rsidRPr="00291660" w:rsidRDefault="00F0638B" w:rsidP="008D5ADF">
            <w:pPr>
              <w:rPr>
                <w:szCs w:val="24"/>
              </w:rPr>
            </w:pPr>
            <w:r w:rsidRPr="00291660">
              <w:rPr>
                <w:szCs w:val="24"/>
              </w:rPr>
              <w:t>Kondisi Awal</w:t>
            </w:r>
          </w:p>
        </w:tc>
        <w:tc>
          <w:tcPr>
            <w:tcW w:w="5806" w:type="dxa"/>
          </w:tcPr>
          <w:p w14:paraId="7A7AE7D9" w14:textId="77777777" w:rsidR="00F0638B" w:rsidRPr="003C7420" w:rsidRDefault="00F0638B" w:rsidP="008D5ADF">
            <w:pPr>
              <w:rPr>
                <w:szCs w:val="24"/>
              </w:rPr>
            </w:pPr>
            <w:r>
              <w:rPr>
                <w:szCs w:val="24"/>
              </w:rPr>
              <w:t>Halaman profil perguruan tinggi tampil.</w:t>
            </w:r>
          </w:p>
        </w:tc>
      </w:tr>
      <w:tr w:rsidR="00F0638B" w:rsidRPr="00291660" w14:paraId="576C6846" w14:textId="77777777" w:rsidTr="008D5ADF">
        <w:tc>
          <w:tcPr>
            <w:tcW w:w="7928" w:type="dxa"/>
            <w:gridSpan w:val="2"/>
          </w:tcPr>
          <w:p w14:paraId="7A603208" w14:textId="77777777" w:rsidR="00F0638B" w:rsidRPr="00291660" w:rsidRDefault="00F0638B"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F0638B" w:rsidRPr="00291660" w14:paraId="46287CC4" w14:textId="77777777" w:rsidTr="008D5ADF">
        <w:tc>
          <w:tcPr>
            <w:tcW w:w="2122" w:type="dxa"/>
          </w:tcPr>
          <w:p w14:paraId="74E91992" w14:textId="77777777" w:rsidR="00F0638B" w:rsidRPr="00291660" w:rsidRDefault="00F0638B" w:rsidP="008D5ADF">
            <w:pPr>
              <w:rPr>
                <w:i/>
                <w:iCs/>
                <w:szCs w:val="24"/>
              </w:rPr>
            </w:pPr>
            <w:r>
              <w:rPr>
                <w:i/>
                <w:iCs/>
                <w:szCs w:val="24"/>
              </w:rPr>
              <w:t xml:space="preserve">Basic </w:t>
            </w:r>
            <w:proofErr w:type="spellStart"/>
            <w:r>
              <w:rPr>
                <w:i/>
                <w:iCs/>
                <w:szCs w:val="24"/>
              </w:rPr>
              <w:t>Flow</w:t>
            </w:r>
            <w:proofErr w:type="spellEnd"/>
          </w:p>
        </w:tc>
        <w:tc>
          <w:tcPr>
            <w:tcW w:w="5806" w:type="dxa"/>
          </w:tcPr>
          <w:p w14:paraId="2D86F592" w14:textId="16845E05" w:rsidR="00F0638B" w:rsidRPr="00291660" w:rsidRDefault="00F0638B" w:rsidP="00260C3C">
            <w:pPr>
              <w:pStyle w:val="ListParagraph"/>
              <w:numPr>
                <w:ilvl w:val="0"/>
                <w:numId w:val="36"/>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aktor menekan tombol </w:t>
            </w:r>
            <w:r w:rsidR="004C63D0">
              <w:rPr>
                <w:szCs w:val="24"/>
              </w:rPr>
              <w:t>ubah</w:t>
            </w:r>
            <w:r>
              <w:rPr>
                <w:szCs w:val="24"/>
              </w:rPr>
              <w:t xml:space="preserve"> pada tabel profil perguruan tinggi.</w:t>
            </w:r>
          </w:p>
          <w:p w14:paraId="7DE02DC1" w14:textId="77777777" w:rsidR="004C63D0" w:rsidRPr="006A214B" w:rsidRDefault="004C63D0" w:rsidP="00260C3C">
            <w:pPr>
              <w:pStyle w:val="ListParagraph"/>
              <w:numPr>
                <w:ilvl w:val="0"/>
                <w:numId w:val="36"/>
              </w:numPr>
              <w:rPr>
                <w:i/>
                <w:iCs/>
                <w:szCs w:val="24"/>
              </w:rPr>
            </w:pPr>
            <w:proofErr w:type="spellStart"/>
            <w:r>
              <w:rPr>
                <w:i/>
                <w:iCs/>
                <w:szCs w:val="24"/>
              </w:rPr>
              <w:t>Form</w:t>
            </w:r>
            <w:proofErr w:type="spellEnd"/>
            <w:r>
              <w:rPr>
                <w:szCs w:val="24"/>
              </w:rPr>
              <w:t xml:space="preserve"> profil perguruan tinggi muncul.</w:t>
            </w:r>
          </w:p>
          <w:p w14:paraId="1C482E04" w14:textId="77777777" w:rsidR="004C63D0" w:rsidRPr="006A214B" w:rsidRDefault="004C63D0" w:rsidP="00260C3C">
            <w:pPr>
              <w:pStyle w:val="ListParagraph"/>
              <w:numPr>
                <w:ilvl w:val="0"/>
                <w:numId w:val="36"/>
              </w:numPr>
              <w:rPr>
                <w:i/>
                <w:iCs/>
                <w:szCs w:val="24"/>
              </w:rPr>
            </w:pPr>
            <w:r>
              <w:rPr>
                <w:szCs w:val="24"/>
              </w:rPr>
              <w:t xml:space="preserve">Aktor mengisi </w:t>
            </w:r>
            <w:proofErr w:type="spellStart"/>
            <w:r>
              <w:rPr>
                <w:i/>
                <w:iCs/>
                <w:szCs w:val="24"/>
              </w:rPr>
              <w:t>form</w:t>
            </w:r>
            <w:proofErr w:type="spellEnd"/>
            <w:r>
              <w:rPr>
                <w:szCs w:val="24"/>
              </w:rPr>
              <w:t xml:space="preserve"> profil perguruan tinggi.</w:t>
            </w:r>
          </w:p>
          <w:p w14:paraId="4665B047" w14:textId="181A0E52" w:rsidR="00F0638B" w:rsidRPr="006A214B" w:rsidRDefault="004C63D0" w:rsidP="00260C3C">
            <w:pPr>
              <w:pStyle w:val="ListParagraph"/>
              <w:numPr>
                <w:ilvl w:val="0"/>
                <w:numId w:val="36"/>
              </w:numPr>
              <w:rPr>
                <w:i/>
                <w:iCs/>
                <w:szCs w:val="24"/>
              </w:rPr>
            </w:pPr>
            <w:r>
              <w:rPr>
                <w:szCs w:val="24"/>
              </w:rPr>
              <w:t>Aktor menekan tombol simpan.</w:t>
            </w:r>
          </w:p>
        </w:tc>
      </w:tr>
      <w:tr w:rsidR="00F0638B" w:rsidRPr="00291660" w14:paraId="12749C2A" w14:textId="77777777" w:rsidTr="008D5ADF">
        <w:tc>
          <w:tcPr>
            <w:tcW w:w="2122" w:type="dxa"/>
          </w:tcPr>
          <w:p w14:paraId="1A475767" w14:textId="77777777" w:rsidR="00F0638B" w:rsidRPr="00291660" w:rsidRDefault="00F0638B" w:rsidP="008D5ADF">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3DF0C8FC" w14:textId="77777777" w:rsidR="00F0638B" w:rsidRDefault="00F0638B" w:rsidP="00260C3C">
            <w:pPr>
              <w:pStyle w:val="ListParagraph"/>
              <w:numPr>
                <w:ilvl w:val="0"/>
                <w:numId w:val="37"/>
              </w:numPr>
              <w:rPr>
                <w:szCs w:val="24"/>
              </w:rPr>
            </w:pPr>
            <w:proofErr w:type="spellStart"/>
            <w:r>
              <w:rPr>
                <w:i/>
                <w:iCs/>
                <w:szCs w:val="24"/>
              </w:rPr>
              <w:t>Usecase</w:t>
            </w:r>
            <w:proofErr w:type="spellEnd"/>
            <w:r>
              <w:rPr>
                <w:szCs w:val="24"/>
              </w:rPr>
              <w:t xml:space="preserve"> dimulai dengan aktor menekan tombol lihat pada tabel profil perguruan tinggi.</w:t>
            </w:r>
          </w:p>
          <w:p w14:paraId="595B38B9" w14:textId="77777777" w:rsidR="00F0638B" w:rsidRDefault="00F0638B" w:rsidP="00260C3C">
            <w:pPr>
              <w:pStyle w:val="ListParagraph"/>
              <w:numPr>
                <w:ilvl w:val="0"/>
                <w:numId w:val="37"/>
              </w:numPr>
              <w:rPr>
                <w:szCs w:val="24"/>
              </w:rPr>
            </w:pPr>
            <w:r>
              <w:rPr>
                <w:szCs w:val="24"/>
              </w:rPr>
              <w:t xml:space="preserve">Halaman </w:t>
            </w:r>
            <w:proofErr w:type="spellStart"/>
            <w:r>
              <w:rPr>
                <w:szCs w:val="24"/>
              </w:rPr>
              <w:t>detil</w:t>
            </w:r>
            <w:proofErr w:type="spellEnd"/>
            <w:r>
              <w:rPr>
                <w:szCs w:val="24"/>
              </w:rPr>
              <w:t xml:space="preserve"> profil perguruan tinggi tampil.</w:t>
            </w:r>
          </w:p>
          <w:p w14:paraId="1B9BEE7F" w14:textId="5427461B" w:rsidR="00F0638B" w:rsidRDefault="00F0638B" w:rsidP="00260C3C">
            <w:pPr>
              <w:pStyle w:val="ListParagraph"/>
              <w:numPr>
                <w:ilvl w:val="0"/>
                <w:numId w:val="37"/>
              </w:numPr>
              <w:rPr>
                <w:szCs w:val="24"/>
              </w:rPr>
            </w:pPr>
            <w:r>
              <w:rPr>
                <w:szCs w:val="24"/>
              </w:rPr>
              <w:t xml:space="preserve">Aktor menekan tombol </w:t>
            </w:r>
            <w:r w:rsidR="004C33A6">
              <w:rPr>
                <w:szCs w:val="24"/>
              </w:rPr>
              <w:t>edit</w:t>
            </w:r>
            <w:r>
              <w:rPr>
                <w:szCs w:val="24"/>
              </w:rPr>
              <w:t xml:space="preserve"> pada halaman </w:t>
            </w:r>
            <w:proofErr w:type="spellStart"/>
            <w:r>
              <w:rPr>
                <w:szCs w:val="24"/>
              </w:rPr>
              <w:t>detil</w:t>
            </w:r>
            <w:proofErr w:type="spellEnd"/>
            <w:r>
              <w:rPr>
                <w:szCs w:val="24"/>
              </w:rPr>
              <w:t xml:space="preserve"> profil perguruan tinggi.</w:t>
            </w:r>
          </w:p>
          <w:p w14:paraId="7B61D940" w14:textId="77777777" w:rsidR="004C33A6" w:rsidRDefault="004C33A6" w:rsidP="00260C3C">
            <w:pPr>
              <w:pStyle w:val="ListParagraph"/>
              <w:numPr>
                <w:ilvl w:val="0"/>
                <w:numId w:val="37"/>
              </w:numPr>
              <w:rPr>
                <w:i/>
                <w:iCs/>
                <w:szCs w:val="24"/>
              </w:rPr>
            </w:pPr>
            <w:proofErr w:type="spellStart"/>
            <w:r>
              <w:rPr>
                <w:i/>
                <w:iCs/>
                <w:szCs w:val="24"/>
              </w:rPr>
              <w:t>Form</w:t>
            </w:r>
            <w:proofErr w:type="spellEnd"/>
            <w:r>
              <w:rPr>
                <w:szCs w:val="24"/>
              </w:rPr>
              <w:t xml:space="preserve"> profil perguruan tinggi muncul.</w:t>
            </w:r>
          </w:p>
          <w:p w14:paraId="73D85E5D" w14:textId="77777777" w:rsidR="004C33A6" w:rsidRDefault="004C33A6" w:rsidP="00260C3C">
            <w:pPr>
              <w:pStyle w:val="ListParagraph"/>
              <w:numPr>
                <w:ilvl w:val="0"/>
                <w:numId w:val="37"/>
              </w:numPr>
              <w:rPr>
                <w:i/>
                <w:iCs/>
                <w:szCs w:val="24"/>
              </w:rPr>
            </w:pPr>
            <w:r>
              <w:rPr>
                <w:szCs w:val="24"/>
              </w:rPr>
              <w:t xml:space="preserve">Aktor mengisi </w:t>
            </w:r>
            <w:proofErr w:type="spellStart"/>
            <w:r>
              <w:rPr>
                <w:i/>
                <w:iCs/>
                <w:szCs w:val="24"/>
              </w:rPr>
              <w:t>form</w:t>
            </w:r>
            <w:proofErr w:type="spellEnd"/>
            <w:r>
              <w:rPr>
                <w:szCs w:val="24"/>
              </w:rPr>
              <w:t xml:space="preserve"> profil perguruan tinggi.</w:t>
            </w:r>
          </w:p>
          <w:p w14:paraId="0A62FC45" w14:textId="4EA90833" w:rsidR="00F0638B" w:rsidRPr="00E73582" w:rsidRDefault="004C33A6" w:rsidP="00260C3C">
            <w:pPr>
              <w:pStyle w:val="ListParagraph"/>
              <w:numPr>
                <w:ilvl w:val="0"/>
                <w:numId w:val="37"/>
              </w:numPr>
              <w:rPr>
                <w:szCs w:val="24"/>
              </w:rPr>
            </w:pPr>
            <w:r>
              <w:rPr>
                <w:szCs w:val="24"/>
              </w:rPr>
              <w:t>Aktor menekan tombol simpan.</w:t>
            </w:r>
          </w:p>
        </w:tc>
      </w:tr>
      <w:tr w:rsidR="00F0638B" w:rsidRPr="00291660" w14:paraId="57FD4385" w14:textId="77777777" w:rsidTr="008D5ADF">
        <w:tc>
          <w:tcPr>
            <w:tcW w:w="2122" w:type="dxa"/>
          </w:tcPr>
          <w:p w14:paraId="1E97BA79" w14:textId="77777777" w:rsidR="00F0638B" w:rsidRPr="00291660" w:rsidRDefault="00F0638B" w:rsidP="008D5ADF">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3DD964D0" w14:textId="3288078B" w:rsidR="00F0638B" w:rsidRPr="00386584" w:rsidRDefault="00386584" w:rsidP="00386584">
            <w:pPr>
              <w:rPr>
                <w:szCs w:val="24"/>
              </w:rPr>
            </w:pPr>
            <w:r>
              <w:rPr>
                <w:szCs w:val="24"/>
              </w:rPr>
              <w:t>Tidak ada.</w:t>
            </w:r>
          </w:p>
        </w:tc>
      </w:tr>
      <w:tr w:rsidR="00F0638B" w:rsidRPr="00291660" w14:paraId="3CD1F768" w14:textId="77777777" w:rsidTr="008D5ADF">
        <w:tc>
          <w:tcPr>
            <w:tcW w:w="2122" w:type="dxa"/>
          </w:tcPr>
          <w:p w14:paraId="2A143BDB" w14:textId="77777777" w:rsidR="00F0638B" w:rsidRPr="00291660" w:rsidRDefault="00F0638B" w:rsidP="008D5ADF">
            <w:pPr>
              <w:rPr>
                <w:szCs w:val="24"/>
              </w:rPr>
            </w:pPr>
            <w:r w:rsidRPr="00291660">
              <w:rPr>
                <w:szCs w:val="24"/>
              </w:rPr>
              <w:t>Kondisi Akhir</w:t>
            </w:r>
          </w:p>
        </w:tc>
        <w:tc>
          <w:tcPr>
            <w:tcW w:w="5806" w:type="dxa"/>
          </w:tcPr>
          <w:p w14:paraId="654901AB" w14:textId="74DAE694" w:rsidR="00F0638B" w:rsidRPr="00291660" w:rsidRDefault="00F0638B" w:rsidP="008D5ADF">
            <w:pPr>
              <w:keepNext/>
              <w:rPr>
                <w:szCs w:val="24"/>
              </w:rPr>
            </w:pPr>
            <w:r w:rsidRPr="00291660">
              <w:rPr>
                <w:szCs w:val="24"/>
              </w:rPr>
              <w:t xml:space="preserve">Berhasil </w:t>
            </w:r>
            <w:r w:rsidR="004C33A6">
              <w:rPr>
                <w:szCs w:val="24"/>
              </w:rPr>
              <w:t>mengubah</w:t>
            </w:r>
            <w:r>
              <w:rPr>
                <w:szCs w:val="24"/>
              </w:rPr>
              <w:t xml:space="preserve"> profil perguruan tinggi</w:t>
            </w:r>
            <w:r w:rsidRPr="00291660">
              <w:rPr>
                <w:szCs w:val="24"/>
              </w:rPr>
              <w:t>.</w:t>
            </w:r>
          </w:p>
        </w:tc>
      </w:tr>
    </w:tbl>
    <w:p w14:paraId="58B6F6C6" w14:textId="3370EE95" w:rsidR="002D34FF" w:rsidRDefault="002D34FF" w:rsidP="00291660">
      <w:pPr>
        <w:tabs>
          <w:tab w:val="left" w:pos="4571"/>
        </w:tabs>
      </w:pPr>
    </w:p>
    <w:p w14:paraId="052AB138" w14:textId="6E292C15" w:rsidR="00386584" w:rsidRDefault="00386584" w:rsidP="00260C3C">
      <w:pPr>
        <w:pStyle w:val="ListParagraph"/>
        <w:numPr>
          <w:ilvl w:val="0"/>
          <w:numId w:val="19"/>
        </w:numPr>
      </w:pPr>
      <w:r>
        <w:t>Manajemen Fakultas</w:t>
      </w:r>
    </w:p>
    <w:p w14:paraId="51DD5948" w14:textId="536DA07A" w:rsidR="00386584" w:rsidRDefault="00386584" w:rsidP="00386584">
      <w:pPr>
        <w:pStyle w:val="ListParagraph"/>
        <w:ind w:left="1080"/>
      </w:pPr>
      <w:proofErr w:type="spellStart"/>
      <w:r>
        <w:rPr>
          <w:i/>
          <w:iCs/>
        </w:rPr>
        <w:t>Usecase</w:t>
      </w:r>
      <w:proofErr w:type="spellEnd"/>
      <w:r>
        <w:t xml:space="preserve"> manajemen fakultas dibagi menjadi 3 buah aksi yaitu menambahkan, mengubah, dan menghapus.</w:t>
      </w:r>
    </w:p>
    <w:p w14:paraId="33B6F1E1" w14:textId="22F25CED" w:rsidR="00386584" w:rsidRDefault="00386584" w:rsidP="00386584">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14</w:t>
      </w:r>
      <w:r w:rsidR="00B22397">
        <w:fldChar w:fldCharType="end"/>
      </w:r>
      <w:r>
        <w:t xml:space="preserve"> Spesifikasi Menambahkan </w:t>
      </w:r>
      <w:r w:rsidR="0058568C">
        <w:t>Fakultas</w:t>
      </w:r>
    </w:p>
    <w:tbl>
      <w:tblPr>
        <w:tblStyle w:val="TableGrid"/>
        <w:tblW w:w="0" w:type="auto"/>
        <w:tblLook w:val="04A0" w:firstRow="1" w:lastRow="0" w:firstColumn="1" w:lastColumn="0" w:noHBand="0" w:noVBand="1"/>
      </w:tblPr>
      <w:tblGrid>
        <w:gridCol w:w="2122"/>
        <w:gridCol w:w="5806"/>
      </w:tblGrid>
      <w:tr w:rsidR="00386584" w:rsidRPr="00291660" w14:paraId="5B720479" w14:textId="77777777" w:rsidTr="008D5ADF">
        <w:tc>
          <w:tcPr>
            <w:tcW w:w="7928" w:type="dxa"/>
            <w:gridSpan w:val="2"/>
          </w:tcPr>
          <w:p w14:paraId="0C6A0C99" w14:textId="34DC5FCD" w:rsidR="00386584" w:rsidRPr="00291660" w:rsidRDefault="00386584" w:rsidP="008D5ADF">
            <w:pPr>
              <w:rPr>
                <w:b/>
                <w:bCs/>
                <w:szCs w:val="24"/>
              </w:rPr>
            </w:pPr>
            <w:proofErr w:type="spellStart"/>
            <w:r w:rsidRPr="00291660">
              <w:rPr>
                <w:b/>
                <w:bCs/>
                <w:i/>
                <w:iCs/>
                <w:szCs w:val="24"/>
              </w:rPr>
              <w:t>Usecase</w:t>
            </w:r>
            <w:proofErr w:type="spellEnd"/>
            <w:r>
              <w:rPr>
                <w:b/>
                <w:bCs/>
                <w:szCs w:val="24"/>
              </w:rPr>
              <w:t xml:space="preserve"> Manajemen Fakultas</w:t>
            </w:r>
            <w:r w:rsidR="003311B9">
              <w:rPr>
                <w:b/>
                <w:bCs/>
                <w:szCs w:val="24"/>
              </w:rPr>
              <w:t>: Menambahkan Fakultas</w:t>
            </w:r>
          </w:p>
        </w:tc>
      </w:tr>
      <w:tr w:rsidR="00386584" w:rsidRPr="00291660" w14:paraId="3AFAE8F8" w14:textId="77777777" w:rsidTr="008D5ADF">
        <w:tc>
          <w:tcPr>
            <w:tcW w:w="2122" w:type="dxa"/>
          </w:tcPr>
          <w:p w14:paraId="40228D51" w14:textId="77777777" w:rsidR="00386584" w:rsidRPr="00291660" w:rsidRDefault="00386584" w:rsidP="008D5ADF">
            <w:pPr>
              <w:rPr>
                <w:szCs w:val="24"/>
              </w:rPr>
            </w:pPr>
            <w:r w:rsidRPr="00291660">
              <w:rPr>
                <w:szCs w:val="24"/>
              </w:rPr>
              <w:lastRenderedPageBreak/>
              <w:t>Deskripsi</w:t>
            </w:r>
          </w:p>
        </w:tc>
        <w:tc>
          <w:tcPr>
            <w:tcW w:w="5806" w:type="dxa"/>
          </w:tcPr>
          <w:p w14:paraId="089443D5" w14:textId="24843D25" w:rsidR="00386584" w:rsidRPr="00291660" w:rsidRDefault="00386584"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menambahkan fakultas ke dalam sistem.</w:t>
            </w:r>
          </w:p>
        </w:tc>
      </w:tr>
      <w:tr w:rsidR="00386584" w:rsidRPr="00291660" w14:paraId="3D623E01" w14:textId="77777777" w:rsidTr="008D5ADF">
        <w:tc>
          <w:tcPr>
            <w:tcW w:w="2122" w:type="dxa"/>
          </w:tcPr>
          <w:p w14:paraId="46C83A79" w14:textId="77777777" w:rsidR="00386584" w:rsidRPr="00291660" w:rsidRDefault="00386584" w:rsidP="008D5ADF">
            <w:pPr>
              <w:rPr>
                <w:szCs w:val="24"/>
              </w:rPr>
            </w:pPr>
            <w:r w:rsidRPr="00291660">
              <w:rPr>
                <w:szCs w:val="24"/>
              </w:rPr>
              <w:t>Aktor Utama</w:t>
            </w:r>
          </w:p>
        </w:tc>
        <w:tc>
          <w:tcPr>
            <w:tcW w:w="5806" w:type="dxa"/>
          </w:tcPr>
          <w:p w14:paraId="0A781FA2" w14:textId="77777777" w:rsidR="00386584" w:rsidRPr="00291660" w:rsidRDefault="00386584" w:rsidP="008D5ADF">
            <w:pPr>
              <w:rPr>
                <w:szCs w:val="24"/>
              </w:rPr>
            </w:pPr>
            <w:r>
              <w:rPr>
                <w:szCs w:val="24"/>
              </w:rPr>
              <w:t>LPM</w:t>
            </w:r>
          </w:p>
        </w:tc>
      </w:tr>
      <w:tr w:rsidR="00386584" w:rsidRPr="00291660" w14:paraId="62ECE037" w14:textId="77777777" w:rsidTr="008D5ADF">
        <w:tc>
          <w:tcPr>
            <w:tcW w:w="2122" w:type="dxa"/>
          </w:tcPr>
          <w:p w14:paraId="7CF17005" w14:textId="77777777" w:rsidR="00386584" w:rsidRPr="00291660" w:rsidRDefault="00386584" w:rsidP="008D5ADF">
            <w:pPr>
              <w:rPr>
                <w:szCs w:val="24"/>
              </w:rPr>
            </w:pPr>
            <w:r w:rsidRPr="00291660">
              <w:rPr>
                <w:szCs w:val="24"/>
              </w:rPr>
              <w:t>Kondisi Awal</w:t>
            </w:r>
          </w:p>
        </w:tc>
        <w:tc>
          <w:tcPr>
            <w:tcW w:w="5806" w:type="dxa"/>
          </w:tcPr>
          <w:p w14:paraId="556370D8" w14:textId="29718984" w:rsidR="00386584" w:rsidRPr="003C7420" w:rsidRDefault="00386584" w:rsidP="008D5ADF">
            <w:pPr>
              <w:rPr>
                <w:szCs w:val="24"/>
              </w:rPr>
            </w:pPr>
            <w:r>
              <w:rPr>
                <w:szCs w:val="24"/>
              </w:rPr>
              <w:t>Halaman Utama tampil.</w:t>
            </w:r>
          </w:p>
        </w:tc>
      </w:tr>
      <w:tr w:rsidR="00386584" w:rsidRPr="00291660" w14:paraId="419599B6" w14:textId="77777777" w:rsidTr="008D5ADF">
        <w:tc>
          <w:tcPr>
            <w:tcW w:w="7928" w:type="dxa"/>
            <w:gridSpan w:val="2"/>
          </w:tcPr>
          <w:p w14:paraId="34627E57" w14:textId="77777777" w:rsidR="00386584" w:rsidRPr="00291660" w:rsidRDefault="00386584"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386584" w:rsidRPr="00291660" w14:paraId="19C40C3E" w14:textId="77777777" w:rsidTr="008D5ADF">
        <w:tc>
          <w:tcPr>
            <w:tcW w:w="2122" w:type="dxa"/>
          </w:tcPr>
          <w:p w14:paraId="2336A73F" w14:textId="77777777" w:rsidR="00386584" w:rsidRPr="00291660" w:rsidRDefault="00386584" w:rsidP="008D5ADF">
            <w:pPr>
              <w:rPr>
                <w:i/>
                <w:iCs/>
                <w:szCs w:val="24"/>
              </w:rPr>
            </w:pPr>
            <w:r>
              <w:rPr>
                <w:i/>
                <w:iCs/>
                <w:szCs w:val="24"/>
              </w:rPr>
              <w:t xml:space="preserve">Basic </w:t>
            </w:r>
            <w:proofErr w:type="spellStart"/>
            <w:r>
              <w:rPr>
                <w:i/>
                <w:iCs/>
                <w:szCs w:val="24"/>
              </w:rPr>
              <w:t>Flow</w:t>
            </w:r>
            <w:proofErr w:type="spellEnd"/>
          </w:p>
        </w:tc>
        <w:tc>
          <w:tcPr>
            <w:tcW w:w="5806" w:type="dxa"/>
          </w:tcPr>
          <w:p w14:paraId="3403BA57" w14:textId="0727133E" w:rsidR="0004383B" w:rsidRDefault="00386584" w:rsidP="00260C3C">
            <w:pPr>
              <w:pStyle w:val="ListParagraph"/>
              <w:numPr>
                <w:ilvl w:val="0"/>
                <w:numId w:val="38"/>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w:t>
            </w:r>
            <w:r w:rsidR="0004383B">
              <w:rPr>
                <w:szCs w:val="24"/>
              </w:rPr>
              <w:t>aktor menekan menu fakultas.</w:t>
            </w:r>
          </w:p>
          <w:p w14:paraId="02BAE459" w14:textId="26425526" w:rsidR="00386584" w:rsidRPr="00291660" w:rsidRDefault="0004383B" w:rsidP="00260C3C">
            <w:pPr>
              <w:pStyle w:val="ListParagraph"/>
              <w:numPr>
                <w:ilvl w:val="0"/>
                <w:numId w:val="38"/>
              </w:numPr>
              <w:rPr>
                <w:szCs w:val="24"/>
              </w:rPr>
            </w:pPr>
            <w:r>
              <w:rPr>
                <w:szCs w:val="24"/>
              </w:rPr>
              <w:t>A</w:t>
            </w:r>
            <w:r w:rsidR="00386584">
              <w:rPr>
                <w:szCs w:val="24"/>
              </w:rPr>
              <w:t xml:space="preserve">ktor menekan tombol tambah </w:t>
            </w:r>
            <w:r w:rsidR="0076449E">
              <w:rPr>
                <w:szCs w:val="24"/>
              </w:rPr>
              <w:t>fakultas</w:t>
            </w:r>
            <w:r w:rsidR="00386584">
              <w:rPr>
                <w:szCs w:val="24"/>
              </w:rPr>
              <w:t>.</w:t>
            </w:r>
          </w:p>
          <w:p w14:paraId="56D6D03F" w14:textId="7B2E61FA" w:rsidR="00386584" w:rsidRPr="006A214B" w:rsidRDefault="00386584" w:rsidP="00260C3C">
            <w:pPr>
              <w:pStyle w:val="ListParagraph"/>
              <w:numPr>
                <w:ilvl w:val="0"/>
                <w:numId w:val="38"/>
              </w:numPr>
              <w:rPr>
                <w:i/>
                <w:iCs/>
                <w:szCs w:val="24"/>
              </w:rPr>
            </w:pPr>
            <w:proofErr w:type="spellStart"/>
            <w:r>
              <w:rPr>
                <w:i/>
                <w:iCs/>
                <w:szCs w:val="24"/>
              </w:rPr>
              <w:t>Form</w:t>
            </w:r>
            <w:proofErr w:type="spellEnd"/>
            <w:r>
              <w:rPr>
                <w:szCs w:val="24"/>
              </w:rPr>
              <w:t xml:space="preserve"> </w:t>
            </w:r>
            <w:r w:rsidR="00AF074A">
              <w:rPr>
                <w:szCs w:val="24"/>
              </w:rPr>
              <w:t>fakultas</w:t>
            </w:r>
            <w:r>
              <w:rPr>
                <w:szCs w:val="24"/>
              </w:rPr>
              <w:t xml:space="preserve"> muncul.</w:t>
            </w:r>
          </w:p>
          <w:p w14:paraId="09FFD749" w14:textId="71EFBD8A" w:rsidR="00386584" w:rsidRPr="006A214B" w:rsidRDefault="00386584" w:rsidP="00260C3C">
            <w:pPr>
              <w:pStyle w:val="ListParagraph"/>
              <w:numPr>
                <w:ilvl w:val="0"/>
                <w:numId w:val="38"/>
              </w:numPr>
              <w:rPr>
                <w:i/>
                <w:iCs/>
                <w:szCs w:val="24"/>
              </w:rPr>
            </w:pPr>
            <w:r>
              <w:rPr>
                <w:szCs w:val="24"/>
              </w:rPr>
              <w:t xml:space="preserve">Aktor mengisi </w:t>
            </w:r>
            <w:proofErr w:type="spellStart"/>
            <w:r>
              <w:rPr>
                <w:i/>
                <w:iCs/>
                <w:szCs w:val="24"/>
              </w:rPr>
              <w:t>form</w:t>
            </w:r>
            <w:proofErr w:type="spellEnd"/>
            <w:r>
              <w:rPr>
                <w:szCs w:val="24"/>
              </w:rPr>
              <w:t xml:space="preserve"> </w:t>
            </w:r>
            <w:r w:rsidR="00AF074A">
              <w:rPr>
                <w:szCs w:val="24"/>
              </w:rPr>
              <w:t>fakultas</w:t>
            </w:r>
            <w:r>
              <w:rPr>
                <w:szCs w:val="24"/>
              </w:rPr>
              <w:t>.</w:t>
            </w:r>
          </w:p>
          <w:p w14:paraId="36F2C032" w14:textId="77777777" w:rsidR="00386584" w:rsidRPr="006A214B" w:rsidRDefault="00386584" w:rsidP="00260C3C">
            <w:pPr>
              <w:pStyle w:val="ListParagraph"/>
              <w:numPr>
                <w:ilvl w:val="0"/>
                <w:numId w:val="38"/>
              </w:numPr>
              <w:rPr>
                <w:i/>
                <w:iCs/>
                <w:szCs w:val="24"/>
              </w:rPr>
            </w:pPr>
            <w:r>
              <w:rPr>
                <w:szCs w:val="24"/>
              </w:rPr>
              <w:t>Aktor menekan tombol simpan.</w:t>
            </w:r>
          </w:p>
        </w:tc>
      </w:tr>
      <w:tr w:rsidR="00386584" w:rsidRPr="00291660" w14:paraId="58C84BC9" w14:textId="77777777" w:rsidTr="008D5ADF">
        <w:tc>
          <w:tcPr>
            <w:tcW w:w="2122" w:type="dxa"/>
          </w:tcPr>
          <w:p w14:paraId="11166458" w14:textId="77777777" w:rsidR="00386584" w:rsidRPr="00291660" w:rsidRDefault="00386584" w:rsidP="008D5ADF">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231431D4" w14:textId="77777777" w:rsidR="00386584" w:rsidRPr="00291660" w:rsidRDefault="00386584" w:rsidP="008D5ADF">
            <w:pPr>
              <w:rPr>
                <w:szCs w:val="24"/>
              </w:rPr>
            </w:pPr>
            <w:r w:rsidRPr="00291660">
              <w:rPr>
                <w:szCs w:val="24"/>
              </w:rPr>
              <w:t>Tidak ada.</w:t>
            </w:r>
          </w:p>
        </w:tc>
      </w:tr>
      <w:tr w:rsidR="00386584" w:rsidRPr="00291660" w14:paraId="4C455818" w14:textId="77777777" w:rsidTr="008D5ADF">
        <w:tc>
          <w:tcPr>
            <w:tcW w:w="2122" w:type="dxa"/>
          </w:tcPr>
          <w:p w14:paraId="17103996" w14:textId="77777777" w:rsidR="00386584" w:rsidRPr="00291660" w:rsidRDefault="00386584" w:rsidP="008D5ADF">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647DE19E" w14:textId="77777777" w:rsidR="00386584" w:rsidRPr="00386584" w:rsidRDefault="00386584" w:rsidP="008D5ADF">
            <w:pPr>
              <w:rPr>
                <w:szCs w:val="24"/>
              </w:rPr>
            </w:pPr>
            <w:r>
              <w:rPr>
                <w:szCs w:val="24"/>
              </w:rPr>
              <w:t>Tidak ada.</w:t>
            </w:r>
          </w:p>
        </w:tc>
      </w:tr>
      <w:tr w:rsidR="00386584" w:rsidRPr="00291660" w14:paraId="751D3E86" w14:textId="77777777" w:rsidTr="008D5ADF">
        <w:tc>
          <w:tcPr>
            <w:tcW w:w="2122" w:type="dxa"/>
          </w:tcPr>
          <w:p w14:paraId="1B516790" w14:textId="77777777" w:rsidR="00386584" w:rsidRPr="00291660" w:rsidRDefault="00386584" w:rsidP="008D5ADF">
            <w:pPr>
              <w:rPr>
                <w:szCs w:val="24"/>
              </w:rPr>
            </w:pPr>
            <w:r w:rsidRPr="00291660">
              <w:rPr>
                <w:szCs w:val="24"/>
              </w:rPr>
              <w:t>Kondisi Akhir</w:t>
            </w:r>
          </w:p>
        </w:tc>
        <w:tc>
          <w:tcPr>
            <w:tcW w:w="5806" w:type="dxa"/>
          </w:tcPr>
          <w:p w14:paraId="1CFEC6CC" w14:textId="319D11FE" w:rsidR="00386584" w:rsidRPr="00291660" w:rsidRDefault="00386584" w:rsidP="008D5ADF">
            <w:pPr>
              <w:keepNext/>
              <w:rPr>
                <w:szCs w:val="24"/>
              </w:rPr>
            </w:pPr>
            <w:r w:rsidRPr="00291660">
              <w:rPr>
                <w:szCs w:val="24"/>
              </w:rPr>
              <w:t xml:space="preserve">Berhasil </w:t>
            </w:r>
            <w:r>
              <w:rPr>
                <w:szCs w:val="24"/>
              </w:rPr>
              <w:t xml:space="preserve">menambahkan </w:t>
            </w:r>
            <w:r w:rsidR="00AF074A">
              <w:rPr>
                <w:szCs w:val="24"/>
              </w:rPr>
              <w:t>fakultas</w:t>
            </w:r>
            <w:r w:rsidRPr="00291660">
              <w:rPr>
                <w:szCs w:val="24"/>
              </w:rPr>
              <w:t>.</w:t>
            </w:r>
          </w:p>
        </w:tc>
      </w:tr>
    </w:tbl>
    <w:p w14:paraId="7DF48047" w14:textId="77777777" w:rsidR="00386584" w:rsidRPr="000B007A" w:rsidRDefault="00386584" w:rsidP="00386584">
      <w:pPr>
        <w:pStyle w:val="ListParagraph"/>
        <w:ind w:left="1080"/>
      </w:pPr>
    </w:p>
    <w:p w14:paraId="27EA2FB0" w14:textId="18ECC9A4" w:rsidR="00386584" w:rsidRDefault="00386584" w:rsidP="00386584">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15</w:t>
      </w:r>
      <w:r w:rsidR="00B22397">
        <w:fldChar w:fldCharType="end"/>
      </w:r>
      <w:r>
        <w:t xml:space="preserve"> Spesifikasi Menghapus </w:t>
      </w:r>
      <w:r w:rsidR="003311B9">
        <w:t>Fakultas</w:t>
      </w:r>
    </w:p>
    <w:tbl>
      <w:tblPr>
        <w:tblStyle w:val="TableGrid"/>
        <w:tblW w:w="0" w:type="auto"/>
        <w:tblLook w:val="04A0" w:firstRow="1" w:lastRow="0" w:firstColumn="1" w:lastColumn="0" w:noHBand="0" w:noVBand="1"/>
      </w:tblPr>
      <w:tblGrid>
        <w:gridCol w:w="2122"/>
        <w:gridCol w:w="5806"/>
      </w:tblGrid>
      <w:tr w:rsidR="00386584" w:rsidRPr="00291660" w14:paraId="126A79E8" w14:textId="77777777" w:rsidTr="008D5ADF">
        <w:tc>
          <w:tcPr>
            <w:tcW w:w="7928" w:type="dxa"/>
            <w:gridSpan w:val="2"/>
          </w:tcPr>
          <w:p w14:paraId="5E342B35" w14:textId="17A27F50" w:rsidR="00386584" w:rsidRPr="00291660" w:rsidRDefault="00386584" w:rsidP="008D5ADF">
            <w:pPr>
              <w:rPr>
                <w:b/>
                <w:bCs/>
                <w:szCs w:val="24"/>
              </w:rPr>
            </w:pPr>
            <w:proofErr w:type="spellStart"/>
            <w:r w:rsidRPr="00291660">
              <w:rPr>
                <w:b/>
                <w:bCs/>
                <w:i/>
                <w:iCs/>
                <w:szCs w:val="24"/>
              </w:rPr>
              <w:t>Usecase</w:t>
            </w:r>
            <w:proofErr w:type="spellEnd"/>
            <w:r>
              <w:rPr>
                <w:b/>
                <w:bCs/>
                <w:szCs w:val="24"/>
              </w:rPr>
              <w:t xml:space="preserve"> Manajemen </w:t>
            </w:r>
            <w:r w:rsidR="00B32FCC">
              <w:rPr>
                <w:b/>
                <w:bCs/>
                <w:szCs w:val="24"/>
              </w:rPr>
              <w:t>Fakultas</w:t>
            </w:r>
            <w:r>
              <w:rPr>
                <w:b/>
                <w:bCs/>
                <w:szCs w:val="24"/>
              </w:rPr>
              <w:t xml:space="preserve">: Menghapus </w:t>
            </w:r>
            <w:r w:rsidR="00B32FCC">
              <w:rPr>
                <w:b/>
                <w:bCs/>
                <w:szCs w:val="24"/>
              </w:rPr>
              <w:t>Fakultas</w:t>
            </w:r>
          </w:p>
        </w:tc>
      </w:tr>
      <w:tr w:rsidR="00386584" w:rsidRPr="00291660" w14:paraId="1ED228DB" w14:textId="77777777" w:rsidTr="008D5ADF">
        <w:tc>
          <w:tcPr>
            <w:tcW w:w="2122" w:type="dxa"/>
          </w:tcPr>
          <w:p w14:paraId="19D3711B" w14:textId="77777777" w:rsidR="00386584" w:rsidRPr="00291660" w:rsidRDefault="00386584" w:rsidP="008D5ADF">
            <w:pPr>
              <w:rPr>
                <w:szCs w:val="24"/>
              </w:rPr>
            </w:pPr>
            <w:r w:rsidRPr="00291660">
              <w:rPr>
                <w:szCs w:val="24"/>
              </w:rPr>
              <w:t>Deskripsi</w:t>
            </w:r>
          </w:p>
        </w:tc>
        <w:tc>
          <w:tcPr>
            <w:tcW w:w="5806" w:type="dxa"/>
          </w:tcPr>
          <w:p w14:paraId="5FA6D8A5" w14:textId="1FAC9B94" w:rsidR="00386584" w:rsidRPr="00291660" w:rsidRDefault="00386584"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 xml:space="preserve">menghapus </w:t>
            </w:r>
            <w:r w:rsidR="00942B84">
              <w:rPr>
                <w:szCs w:val="24"/>
              </w:rPr>
              <w:t>fakultas</w:t>
            </w:r>
            <w:r>
              <w:rPr>
                <w:szCs w:val="24"/>
              </w:rPr>
              <w:t xml:space="preserve"> dari sistem.</w:t>
            </w:r>
          </w:p>
        </w:tc>
      </w:tr>
      <w:tr w:rsidR="00386584" w:rsidRPr="00291660" w14:paraId="1EFD4542" w14:textId="77777777" w:rsidTr="008D5ADF">
        <w:tc>
          <w:tcPr>
            <w:tcW w:w="2122" w:type="dxa"/>
          </w:tcPr>
          <w:p w14:paraId="7F761725" w14:textId="77777777" w:rsidR="00386584" w:rsidRPr="00291660" w:rsidRDefault="00386584" w:rsidP="008D5ADF">
            <w:pPr>
              <w:rPr>
                <w:szCs w:val="24"/>
              </w:rPr>
            </w:pPr>
            <w:r w:rsidRPr="00291660">
              <w:rPr>
                <w:szCs w:val="24"/>
              </w:rPr>
              <w:t>Aktor Utama</w:t>
            </w:r>
          </w:p>
        </w:tc>
        <w:tc>
          <w:tcPr>
            <w:tcW w:w="5806" w:type="dxa"/>
          </w:tcPr>
          <w:p w14:paraId="7062F27B" w14:textId="77777777" w:rsidR="00386584" w:rsidRPr="00291660" w:rsidRDefault="00386584" w:rsidP="008D5ADF">
            <w:pPr>
              <w:rPr>
                <w:szCs w:val="24"/>
              </w:rPr>
            </w:pPr>
            <w:r>
              <w:rPr>
                <w:szCs w:val="24"/>
              </w:rPr>
              <w:t>LPM</w:t>
            </w:r>
          </w:p>
        </w:tc>
      </w:tr>
      <w:tr w:rsidR="00386584" w:rsidRPr="00291660" w14:paraId="53D6A4CC" w14:textId="77777777" w:rsidTr="008D5ADF">
        <w:tc>
          <w:tcPr>
            <w:tcW w:w="2122" w:type="dxa"/>
          </w:tcPr>
          <w:p w14:paraId="7556B018" w14:textId="77777777" w:rsidR="00386584" w:rsidRPr="00291660" w:rsidRDefault="00386584" w:rsidP="008D5ADF">
            <w:pPr>
              <w:rPr>
                <w:szCs w:val="24"/>
              </w:rPr>
            </w:pPr>
            <w:r w:rsidRPr="00291660">
              <w:rPr>
                <w:szCs w:val="24"/>
              </w:rPr>
              <w:t>Kondisi Awal</w:t>
            </w:r>
          </w:p>
        </w:tc>
        <w:tc>
          <w:tcPr>
            <w:tcW w:w="5806" w:type="dxa"/>
          </w:tcPr>
          <w:p w14:paraId="19AE6EA0" w14:textId="4A58A493" w:rsidR="00386584" w:rsidRPr="003C7420" w:rsidRDefault="00386584" w:rsidP="008D5ADF">
            <w:pPr>
              <w:rPr>
                <w:szCs w:val="24"/>
              </w:rPr>
            </w:pPr>
            <w:r>
              <w:rPr>
                <w:szCs w:val="24"/>
              </w:rPr>
              <w:t xml:space="preserve">Halaman </w:t>
            </w:r>
            <w:r w:rsidR="00376E62">
              <w:rPr>
                <w:szCs w:val="24"/>
              </w:rPr>
              <w:t>fakultas</w:t>
            </w:r>
            <w:r>
              <w:rPr>
                <w:szCs w:val="24"/>
              </w:rPr>
              <w:t xml:space="preserve"> tampil.</w:t>
            </w:r>
          </w:p>
        </w:tc>
      </w:tr>
      <w:tr w:rsidR="00386584" w:rsidRPr="00291660" w14:paraId="1670510B" w14:textId="77777777" w:rsidTr="008D5ADF">
        <w:tc>
          <w:tcPr>
            <w:tcW w:w="7928" w:type="dxa"/>
            <w:gridSpan w:val="2"/>
          </w:tcPr>
          <w:p w14:paraId="6C7D1A8C" w14:textId="77777777" w:rsidR="00386584" w:rsidRPr="00291660" w:rsidRDefault="00386584"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386584" w:rsidRPr="00291660" w14:paraId="25A3C52E" w14:textId="77777777" w:rsidTr="008D5ADF">
        <w:tc>
          <w:tcPr>
            <w:tcW w:w="2122" w:type="dxa"/>
          </w:tcPr>
          <w:p w14:paraId="6DE1C0ED" w14:textId="77777777" w:rsidR="00386584" w:rsidRPr="00291660" w:rsidRDefault="00386584" w:rsidP="008D5ADF">
            <w:pPr>
              <w:rPr>
                <w:i/>
                <w:iCs/>
                <w:szCs w:val="24"/>
              </w:rPr>
            </w:pPr>
            <w:r>
              <w:rPr>
                <w:i/>
                <w:iCs/>
                <w:szCs w:val="24"/>
              </w:rPr>
              <w:t xml:space="preserve">Basic </w:t>
            </w:r>
            <w:proofErr w:type="spellStart"/>
            <w:r>
              <w:rPr>
                <w:i/>
                <w:iCs/>
                <w:szCs w:val="24"/>
              </w:rPr>
              <w:t>Flow</w:t>
            </w:r>
            <w:proofErr w:type="spellEnd"/>
          </w:p>
        </w:tc>
        <w:tc>
          <w:tcPr>
            <w:tcW w:w="5806" w:type="dxa"/>
          </w:tcPr>
          <w:p w14:paraId="08B32B34" w14:textId="4023EF1F" w:rsidR="00386584" w:rsidRPr="00291660" w:rsidRDefault="00386584" w:rsidP="00260C3C">
            <w:pPr>
              <w:pStyle w:val="ListParagraph"/>
              <w:numPr>
                <w:ilvl w:val="0"/>
                <w:numId w:val="39"/>
              </w:numPr>
              <w:rPr>
                <w:szCs w:val="24"/>
              </w:rPr>
            </w:pPr>
            <w:proofErr w:type="spellStart"/>
            <w:r w:rsidRPr="00291660">
              <w:rPr>
                <w:i/>
                <w:iCs/>
                <w:szCs w:val="24"/>
              </w:rPr>
              <w:t>Usecase</w:t>
            </w:r>
            <w:proofErr w:type="spellEnd"/>
            <w:r w:rsidRPr="00291660">
              <w:rPr>
                <w:szCs w:val="24"/>
              </w:rPr>
              <w:t xml:space="preserve"> dimulai </w:t>
            </w:r>
            <w:r>
              <w:rPr>
                <w:szCs w:val="24"/>
              </w:rPr>
              <w:t>dengan aktor menekan tombol hapus pada tabel</w:t>
            </w:r>
            <w:r w:rsidR="003B5034">
              <w:rPr>
                <w:szCs w:val="24"/>
              </w:rPr>
              <w:t xml:space="preserve"> fakultas</w:t>
            </w:r>
            <w:r>
              <w:rPr>
                <w:szCs w:val="24"/>
              </w:rPr>
              <w:t>.</w:t>
            </w:r>
          </w:p>
          <w:p w14:paraId="5C8D1AF8" w14:textId="3590396D" w:rsidR="00386584" w:rsidRPr="00291660" w:rsidRDefault="00386584" w:rsidP="00260C3C">
            <w:pPr>
              <w:pStyle w:val="ListParagraph"/>
              <w:numPr>
                <w:ilvl w:val="0"/>
                <w:numId w:val="39"/>
              </w:numPr>
              <w:rPr>
                <w:i/>
                <w:iCs/>
                <w:szCs w:val="24"/>
              </w:rPr>
            </w:pPr>
            <w:r>
              <w:rPr>
                <w:szCs w:val="24"/>
              </w:rPr>
              <w:t xml:space="preserve">Muncul pesan konfirmasi untuk penghapusan </w:t>
            </w:r>
            <w:r w:rsidR="003B5034">
              <w:rPr>
                <w:szCs w:val="24"/>
              </w:rPr>
              <w:t>fakultas</w:t>
            </w:r>
            <w:r>
              <w:rPr>
                <w:szCs w:val="24"/>
              </w:rPr>
              <w:t>.</w:t>
            </w:r>
          </w:p>
          <w:p w14:paraId="2C5074F6" w14:textId="77777777" w:rsidR="00386584" w:rsidRPr="006A214B" w:rsidRDefault="00386584" w:rsidP="00260C3C">
            <w:pPr>
              <w:pStyle w:val="ListParagraph"/>
              <w:numPr>
                <w:ilvl w:val="0"/>
                <w:numId w:val="39"/>
              </w:numPr>
              <w:rPr>
                <w:i/>
                <w:iCs/>
                <w:szCs w:val="24"/>
              </w:rPr>
            </w:pPr>
            <w:r>
              <w:rPr>
                <w:szCs w:val="24"/>
              </w:rPr>
              <w:t>Aktor menekan tombol konfirmasi</w:t>
            </w:r>
            <w:r w:rsidRPr="00291660">
              <w:rPr>
                <w:szCs w:val="24"/>
              </w:rPr>
              <w:t>.</w:t>
            </w:r>
          </w:p>
        </w:tc>
      </w:tr>
      <w:tr w:rsidR="00386584" w:rsidRPr="00291660" w14:paraId="52CC5640" w14:textId="77777777" w:rsidTr="008D5ADF">
        <w:tc>
          <w:tcPr>
            <w:tcW w:w="2122" w:type="dxa"/>
          </w:tcPr>
          <w:p w14:paraId="16D037F3" w14:textId="77777777" w:rsidR="00386584" w:rsidRPr="00291660" w:rsidRDefault="00386584" w:rsidP="008D5ADF">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4CFF2EA2" w14:textId="040E0571" w:rsidR="00386584" w:rsidRDefault="00386584" w:rsidP="00260C3C">
            <w:pPr>
              <w:pStyle w:val="ListParagraph"/>
              <w:numPr>
                <w:ilvl w:val="0"/>
                <w:numId w:val="40"/>
              </w:numPr>
              <w:rPr>
                <w:szCs w:val="24"/>
              </w:rPr>
            </w:pPr>
            <w:proofErr w:type="spellStart"/>
            <w:r>
              <w:rPr>
                <w:i/>
                <w:iCs/>
                <w:szCs w:val="24"/>
              </w:rPr>
              <w:t>Usecase</w:t>
            </w:r>
            <w:proofErr w:type="spellEnd"/>
            <w:r>
              <w:rPr>
                <w:szCs w:val="24"/>
              </w:rPr>
              <w:t xml:space="preserve"> dimulai dengan aktor menekan tombol lihat pada tabel </w:t>
            </w:r>
            <w:r w:rsidR="003B5034">
              <w:rPr>
                <w:szCs w:val="24"/>
              </w:rPr>
              <w:t>fakultas</w:t>
            </w:r>
            <w:r>
              <w:rPr>
                <w:szCs w:val="24"/>
              </w:rPr>
              <w:t>.</w:t>
            </w:r>
          </w:p>
          <w:p w14:paraId="74ACD005" w14:textId="0134EFEE" w:rsidR="00386584" w:rsidRDefault="00386584" w:rsidP="00260C3C">
            <w:pPr>
              <w:pStyle w:val="ListParagraph"/>
              <w:numPr>
                <w:ilvl w:val="0"/>
                <w:numId w:val="40"/>
              </w:numPr>
              <w:rPr>
                <w:szCs w:val="24"/>
              </w:rPr>
            </w:pPr>
            <w:r>
              <w:rPr>
                <w:szCs w:val="24"/>
              </w:rPr>
              <w:t xml:space="preserve">Halaman </w:t>
            </w:r>
            <w:proofErr w:type="spellStart"/>
            <w:r>
              <w:rPr>
                <w:szCs w:val="24"/>
              </w:rPr>
              <w:t>detil</w:t>
            </w:r>
            <w:proofErr w:type="spellEnd"/>
            <w:r>
              <w:rPr>
                <w:szCs w:val="24"/>
              </w:rPr>
              <w:t xml:space="preserve"> </w:t>
            </w:r>
            <w:r w:rsidR="003B5034">
              <w:rPr>
                <w:szCs w:val="24"/>
              </w:rPr>
              <w:t>fakultas</w:t>
            </w:r>
            <w:r>
              <w:rPr>
                <w:szCs w:val="24"/>
              </w:rPr>
              <w:t xml:space="preserve"> tampil.</w:t>
            </w:r>
          </w:p>
          <w:p w14:paraId="24B5417C" w14:textId="77777777" w:rsidR="00386584" w:rsidRDefault="00386584" w:rsidP="00260C3C">
            <w:pPr>
              <w:pStyle w:val="ListParagraph"/>
              <w:numPr>
                <w:ilvl w:val="0"/>
                <w:numId w:val="40"/>
              </w:numPr>
              <w:rPr>
                <w:szCs w:val="24"/>
              </w:rPr>
            </w:pPr>
            <w:r>
              <w:rPr>
                <w:szCs w:val="24"/>
              </w:rPr>
              <w:lastRenderedPageBreak/>
              <w:t xml:space="preserve">Aktor menekan tombol hapus pada halaman </w:t>
            </w:r>
            <w:proofErr w:type="spellStart"/>
            <w:r>
              <w:rPr>
                <w:szCs w:val="24"/>
              </w:rPr>
              <w:t>detil</w:t>
            </w:r>
            <w:proofErr w:type="spellEnd"/>
            <w:r>
              <w:rPr>
                <w:szCs w:val="24"/>
              </w:rPr>
              <w:t xml:space="preserve"> profil perguruan tinggi.</w:t>
            </w:r>
          </w:p>
          <w:p w14:paraId="589DFAA7" w14:textId="77777777" w:rsidR="00386584" w:rsidRPr="00291660" w:rsidRDefault="00386584" w:rsidP="00260C3C">
            <w:pPr>
              <w:pStyle w:val="ListParagraph"/>
              <w:numPr>
                <w:ilvl w:val="0"/>
                <w:numId w:val="40"/>
              </w:numPr>
              <w:rPr>
                <w:i/>
                <w:iCs/>
                <w:szCs w:val="24"/>
              </w:rPr>
            </w:pPr>
            <w:r>
              <w:rPr>
                <w:szCs w:val="24"/>
              </w:rPr>
              <w:t>Pesan konfirmasi penghapusan muncul.</w:t>
            </w:r>
          </w:p>
          <w:p w14:paraId="3FA5B2E2" w14:textId="77777777" w:rsidR="00386584" w:rsidRPr="00E73582" w:rsidRDefault="00386584" w:rsidP="00260C3C">
            <w:pPr>
              <w:pStyle w:val="ListParagraph"/>
              <w:numPr>
                <w:ilvl w:val="0"/>
                <w:numId w:val="40"/>
              </w:numPr>
              <w:rPr>
                <w:szCs w:val="24"/>
              </w:rPr>
            </w:pPr>
            <w:r w:rsidRPr="00E73582">
              <w:rPr>
                <w:szCs w:val="24"/>
              </w:rPr>
              <w:t>Aktor menekan tombol konfirmasi.</w:t>
            </w:r>
          </w:p>
        </w:tc>
      </w:tr>
      <w:tr w:rsidR="00386584" w:rsidRPr="00291660" w14:paraId="23D18DAD" w14:textId="77777777" w:rsidTr="008D5ADF">
        <w:tc>
          <w:tcPr>
            <w:tcW w:w="2122" w:type="dxa"/>
          </w:tcPr>
          <w:p w14:paraId="0415C067" w14:textId="77777777" w:rsidR="00386584" w:rsidRPr="00291660" w:rsidRDefault="00386584" w:rsidP="008D5ADF">
            <w:pPr>
              <w:rPr>
                <w:i/>
                <w:iCs/>
                <w:szCs w:val="24"/>
              </w:rPr>
            </w:pPr>
            <w:proofErr w:type="spellStart"/>
            <w:r w:rsidRPr="00291660">
              <w:rPr>
                <w:i/>
                <w:iCs/>
                <w:szCs w:val="24"/>
              </w:rPr>
              <w:lastRenderedPageBreak/>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5182D927" w14:textId="77777777" w:rsidR="00386584" w:rsidRPr="00386584" w:rsidRDefault="00386584" w:rsidP="008D5ADF">
            <w:pPr>
              <w:rPr>
                <w:szCs w:val="24"/>
              </w:rPr>
            </w:pPr>
            <w:r>
              <w:rPr>
                <w:szCs w:val="24"/>
              </w:rPr>
              <w:t>Tidak Ada.</w:t>
            </w:r>
          </w:p>
        </w:tc>
      </w:tr>
      <w:tr w:rsidR="00386584" w:rsidRPr="00291660" w14:paraId="3EEC50B0" w14:textId="77777777" w:rsidTr="008D5ADF">
        <w:tc>
          <w:tcPr>
            <w:tcW w:w="2122" w:type="dxa"/>
          </w:tcPr>
          <w:p w14:paraId="3934FDE4" w14:textId="77777777" w:rsidR="00386584" w:rsidRPr="00291660" w:rsidRDefault="00386584" w:rsidP="008D5ADF">
            <w:pPr>
              <w:rPr>
                <w:szCs w:val="24"/>
              </w:rPr>
            </w:pPr>
            <w:r w:rsidRPr="00291660">
              <w:rPr>
                <w:szCs w:val="24"/>
              </w:rPr>
              <w:t>Kondisi Akhir</w:t>
            </w:r>
          </w:p>
        </w:tc>
        <w:tc>
          <w:tcPr>
            <w:tcW w:w="5806" w:type="dxa"/>
          </w:tcPr>
          <w:p w14:paraId="40FCD7B7" w14:textId="6DE1A58B" w:rsidR="00386584" w:rsidRPr="00291660" w:rsidRDefault="00386584" w:rsidP="008D5ADF">
            <w:pPr>
              <w:keepNext/>
              <w:rPr>
                <w:szCs w:val="24"/>
              </w:rPr>
            </w:pPr>
            <w:r w:rsidRPr="00291660">
              <w:rPr>
                <w:szCs w:val="24"/>
              </w:rPr>
              <w:t xml:space="preserve">Berhasil </w:t>
            </w:r>
            <w:r>
              <w:rPr>
                <w:szCs w:val="24"/>
              </w:rPr>
              <w:t xml:space="preserve">menghapus </w:t>
            </w:r>
            <w:r w:rsidR="0002715F">
              <w:rPr>
                <w:szCs w:val="24"/>
              </w:rPr>
              <w:t>fakultas</w:t>
            </w:r>
            <w:r w:rsidRPr="00291660">
              <w:rPr>
                <w:szCs w:val="24"/>
              </w:rPr>
              <w:t>.</w:t>
            </w:r>
          </w:p>
        </w:tc>
      </w:tr>
    </w:tbl>
    <w:p w14:paraId="0AE0352D" w14:textId="77777777" w:rsidR="00386584" w:rsidRDefault="00386584" w:rsidP="00386584">
      <w:pPr>
        <w:tabs>
          <w:tab w:val="left" w:pos="4571"/>
        </w:tabs>
      </w:pPr>
    </w:p>
    <w:p w14:paraId="5664AC87" w14:textId="73F03673" w:rsidR="00386584" w:rsidRDefault="00386584" w:rsidP="00386584">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16</w:t>
      </w:r>
      <w:r w:rsidR="00B22397">
        <w:fldChar w:fldCharType="end"/>
      </w:r>
      <w:r>
        <w:t xml:space="preserve"> Spesifikasi Mengubah </w:t>
      </w:r>
      <w:r w:rsidR="004865D5">
        <w:t>Fakultas</w:t>
      </w:r>
    </w:p>
    <w:tbl>
      <w:tblPr>
        <w:tblStyle w:val="TableGrid"/>
        <w:tblW w:w="0" w:type="auto"/>
        <w:tblLook w:val="04A0" w:firstRow="1" w:lastRow="0" w:firstColumn="1" w:lastColumn="0" w:noHBand="0" w:noVBand="1"/>
      </w:tblPr>
      <w:tblGrid>
        <w:gridCol w:w="2122"/>
        <w:gridCol w:w="5806"/>
      </w:tblGrid>
      <w:tr w:rsidR="00386584" w:rsidRPr="00291660" w14:paraId="5E3CFCB9" w14:textId="77777777" w:rsidTr="008D5ADF">
        <w:tc>
          <w:tcPr>
            <w:tcW w:w="7928" w:type="dxa"/>
            <w:gridSpan w:val="2"/>
          </w:tcPr>
          <w:p w14:paraId="6F3BA52F" w14:textId="3371D6E4" w:rsidR="00386584" w:rsidRPr="00291660" w:rsidRDefault="00386584" w:rsidP="008D5ADF">
            <w:pPr>
              <w:rPr>
                <w:b/>
                <w:bCs/>
                <w:szCs w:val="24"/>
              </w:rPr>
            </w:pPr>
            <w:proofErr w:type="spellStart"/>
            <w:r w:rsidRPr="00291660">
              <w:rPr>
                <w:b/>
                <w:bCs/>
                <w:i/>
                <w:iCs/>
                <w:szCs w:val="24"/>
              </w:rPr>
              <w:t>Usecase</w:t>
            </w:r>
            <w:proofErr w:type="spellEnd"/>
            <w:r>
              <w:rPr>
                <w:b/>
                <w:bCs/>
                <w:szCs w:val="24"/>
              </w:rPr>
              <w:t xml:space="preserve"> Manajemen </w:t>
            </w:r>
            <w:r w:rsidR="004865D5">
              <w:rPr>
                <w:b/>
                <w:bCs/>
                <w:szCs w:val="24"/>
              </w:rPr>
              <w:t>Fakultas</w:t>
            </w:r>
            <w:r>
              <w:rPr>
                <w:b/>
                <w:bCs/>
                <w:szCs w:val="24"/>
              </w:rPr>
              <w:t xml:space="preserve">: Mengubah </w:t>
            </w:r>
            <w:r w:rsidR="00475BCA">
              <w:rPr>
                <w:b/>
                <w:bCs/>
                <w:szCs w:val="24"/>
              </w:rPr>
              <w:t>Fakultas</w:t>
            </w:r>
          </w:p>
        </w:tc>
      </w:tr>
      <w:tr w:rsidR="00386584" w:rsidRPr="00291660" w14:paraId="170AEC19" w14:textId="77777777" w:rsidTr="008D5ADF">
        <w:tc>
          <w:tcPr>
            <w:tcW w:w="2122" w:type="dxa"/>
          </w:tcPr>
          <w:p w14:paraId="64B840C3" w14:textId="77777777" w:rsidR="00386584" w:rsidRPr="00291660" w:rsidRDefault="00386584" w:rsidP="008D5ADF">
            <w:pPr>
              <w:rPr>
                <w:szCs w:val="24"/>
              </w:rPr>
            </w:pPr>
            <w:r w:rsidRPr="00291660">
              <w:rPr>
                <w:szCs w:val="24"/>
              </w:rPr>
              <w:t>Deskripsi</w:t>
            </w:r>
          </w:p>
        </w:tc>
        <w:tc>
          <w:tcPr>
            <w:tcW w:w="5806" w:type="dxa"/>
          </w:tcPr>
          <w:p w14:paraId="0B9966D7" w14:textId="681E1C97" w:rsidR="00386584" w:rsidRPr="00291660" w:rsidRDefault="00386584"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 xml:space="preserve">mengubah </w:t>
            </w:r>
            <w:r w:rsidR="009902BF">
              <w:rPr>
                <w:szCs w:val="24"/>
              </w:rPr>
              <w:t>fakultas</w:t>
            </w:r>
            <w:r>
              <w:rPr>
                <w:szCs w:val="24"/>
              </w:rPr>
              <w:t xml:space="preserve"> </w:t>
            </w:r>
            <w:r w:rsidR="009902BF">
              <w:rPr>
                <w:szCs w:val="24"/>
              </w:rPr>
              <w:t>di</w:t>
            </w:r>
            <w:r>
              <w:rPr>
                <w:szCs w:val="24"/>
              </w:rPr>
              <w:t xml:space="preserve"> sistem.</w:t>
            </w:r>
          </w:p>
        </w:tc>
      </w:tr>
      <w:tr w:rsidR="00386584" w:rsidRPr="00291660" w14:paraId="3C871F03" w14:textId="77777777" w:rsidTr="008D5ADF">
        <w:tc>
          <w:tcPr>
            <w:tcW w:w="2122" w:type="dxa"/>
          </w:tcPr>
          <w:p w14:paraId="19103215" w14:textId="77777777" w:rsidR="00386584" w:rsidRPr="00291660" w:rsidRDefault="00386584" w:rsidP="008D5ADF">
            <w:pPr>
              <w:rPr>
                <w:szCs w:val="24"/>
              </w:rPr>
            </w:pPr>
            <w:r w:rsidRPr="00291660">
              <w:rPr>
                <w:szCs w:val="24"/>
              </w:rPr>
              <w:t>Aktor Utama</w:t>
            </w:r>
          </w:p>
        </w:tc>
        <w:tc>
          <w:tcPr>
            <w:tcW w:w="5806" w:type="dxa"/>
          </w:tcPr>
          <w:p w14:paraId="1D5E0F8C" w14:textId="77777777" w:rsidR="00386584" w:rsidRPr="00291660" w:rsidRDefault="00386584" w:rsidP="008D5ADF">
            <w:pPr>
              <w:rPr>
                <w:szCs w:val="24"/>
              </w:rPr>
            </w:pPr>
            <w:r>
              <w:rPr>
                <w:szCs w:val="24"/>
              </w:rPr>
              <w:t>LPM</w:t>
            </w:r>
          </w:p>
        </w:tc>
      </w:tr>
      <w:tr w:rsidR="00386584" w:rsidRPr="00291660" w14:paraId="32805BFF" w14:textId="77777777" w:rsidTr="008D5ADF">
        <w:tc>
          <w:tcPr>
            <w:tcW w:w="2122" w:type="dxa"/>
          </w:tcPr>
          <w:p w14:paraId="26BD95ED" w14:textId="77777777" w:rsidR="00386584" w:rsidRPr="00291660" w:rsidRDefault="00386584" w:rsidP="008D5ADF">
            <w:pPr>
              <w:rPr>
                <w:szCs w:val="24"/>
              </w:rPr>
            </w:pPr>
            <w:r w:rsidRPr="00291660">
              <w:rPr>
                <w:szCs w:val="24"/>
              </w:rPr>
              <w:t>Kondisi Awal</w:t>
            </w:r>
          </w:p>
        </w:tc>
        <w:tc>
          <w:tcPr>
            <w:tcW w:w="5806" w:type="dxa"/>
          </w:tcPr>
          <w:p w14:paraId="522D64C9" w14:textId="6EC5CB98" w:rsidR="00386584" w:rsidRPr="003C7420" w:rsidRDefault="00386584" w:rsidP="008D5ADF">
            <w:pPr>
              <w:rPr>
                <w:szCs w:val="24"/>
              </w:rPr>
            </w:pPr>
            <w:r>
              <w:rPr>
                <w:szCs w:val="24"/>
              </w:rPr>
              <w:t xml:space="preserve">Halaman </w:t>
            </w:r>
            <w:r w:rsidR="00680EAD">
              <w:rPr>
                <w:szCs w:val="24"/>
              </w:rPr>
              <w:t>fakultas</w:t>
            </w:r>
            <w:r>
              <w:rPr>
                <w:szCs w:val="24"/>
              </w:rPr>
              <w:t xml:space="preserve"> tampil.</w:t>
            </w:r>
          </w:p>
        </w:tc>
      </w:tr>
      <w:tr w:rsidR="00386584" w:rsidRPr="00291660" w14:paraId="5D02DF85" w14:textId="77777777" w:rsidTr="008D5ADF">
        <w:tc>
          <w:tcPr>
            <w:tcW w:w="7928" w:type="dxa"/>
            <w:gridSpan w:val="2"/>
          </w:tcPr>
          <w:p w14:paraId="01560B79" w14:textId="77777777" w:rsidR="00386584" w:rsidRPr="00291660" w:rsidRDefault="00386584"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386584" w:rsidRPr="00291660" w14:paraId="7D7EC566" w14:textId="77777777" w:rsidTr="008D5ADF">
        <w:tc>
          <w:tcPr>
            <w:tcW w:w="2122" w:type="dxa"/>
          </w:tcPr>
          <w:p w14:paraId="5245E4DB" w14:textId="77777777" w:rsidR="00386584" w:rsidRPr="00291660" w:rsidRDefault="00386584" w:rsidP="008D5ADF">
            <w:pPr>
              <w:rPr>
                <w:i/>
                <w:iCs/>
                <w:szCs w:val="24"/>
              </w:rPr>
            </w:pPr>
            <w:r>
              <w:rPr>
                <w:i/>
                <w:iCs/>
                <w:szCs w:val="24"/>
              </w:rPr>
              <w:t xml:space="preserve">Basic </w:t>
            </w:r>
            <w:proofErr w:type="spellStart"/>
            <w:r>
              <w:rPr>
                <w:i/>
                <w:iCs/>
                <w:szCs w:val="24"/>
              </w:rPr>
              <w:t>Flow</w:t>
            </w:r>
            <w:proofErr w:type="spellEnd"/>
          </w:p>
        </w:tc>
        <w:tc>
          <w:tcPr>
            <w:tcW w:w="5806" w:type="dxa"/>
          </w:tcPr>
          <w:p w14:paraId="5E698E4F" w14:textId="3EBA921E" w:rsidR="00386584" w:rsidRPr="00291660" w:rsidRDefault="00386584" w:rsidP="00260C3C">
            <w:pPr>
              <w:pStyle w:val="ListParagraph"/>
              <w:numPr>
                <w:ilvl w:val="0"/>
                <w:numId w:val="41"/>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aktor menekan tombol ubah pada tabel </w:t>
            </w:r>
            <w:r w:rsidR="00AA18C9">
              <w:rPr>
                <w:szCs w:val="24"/>
              </w:rPr>
              <w:t>fakultas</w:t>
            </w:r>
            <w:r>
              <w:rPr>
                <w:szCs w:val="24"/>
              </w:rPr>
              <w:t>.</w:t>
            </w:r>
          </w:p>
          <w:p w14:paraId="128543FE" w14:textId="0750FF20" w:rsidR="00386584" w:rsidRPr="006A214B" w:rsidRDefault="00386584" w:rsidP="00260C3C">
            <w:pPr>
              <w:pStyle w:val="ListParagraph"/>
              <w:numPr>
                <w:ilvl w:val="0"/>
                <w:numId w:val="41"/>
              </w:numPr>
              <w:rPr>
                <w:i/>
                <w:iCs/>
                <w:szCs w:val="24"/>
              </w:rPr>
            </w:pPr>
            <w:proofErr w:type="spellStart"/>
            <w:r>
              <w:rPr>
                <w:i/>
                <w:iCs/>
                <w:szCs w:val="24"/>
              </w:rPr>
              <w:t>Form</w:t>
            </w:r>
            <w:proofErr w:type="spellEnd"/>
            <w:r>
              <w:rPr>
                <w:szCs w:val="24"/>
              </w:rPr>
              <w:t xml:space="preserve"> </w:t>
            </w:r>
            <w:r w:rsidR="00AA18C9">
              <w:rPr>
                <w:szCs w:val="24"/>
              </w:rPr>
              <w:t>fakultas</w:t>
            </w:r>
            <w:r>
              <w:rPr>
                <w:szCs w:val="24"/>
              </w:rPr>
              <w:t xml:space="preserve"> muncul.</w:t>
            </w:r>
          </w:p>
          <w:p w14:paraId="1D8E3234" w14:textId="1FC71D2D" w:rsidR="00386584" w:rsidRPr="006A214B" w:rsidRDefault="00386584" w:rsidP="00260C3C">
            <w:pPr>
              <w:pStyle w:val="ListParagraph"/>
              <w:numPr>
                <w:ilvl w:val="0"/>
                <w:numId w:val="41"/>
              </w:numPr>
              <w:rPr>
                <w:i/>
                <w:iCs/>
                <w:szCs w:val="24"/>
              </w:rPr>
            </w:pPr>
            <w:r>
              <w:rPr>
                <w:szCs w:val="24"/>
              </w:rPr>
              <w:t xml:space="preserve">Aktor mengisi </w:t>
            </w:r>
            <w:proofErr w:type="spellStart"/>
            <w:r>
              <w:rPr>
                <w:i/>
                <w:iCs/>
                <w:szCs w:val="24"/>
              </w:rPr>
              <w:t>form</w:t>
            </w:r>
            <w:proofErr w:type="spellEnd"/>
            <w:r>
              <w:rPr>
                <w:szCs w:val="24"/>
              </w:rPr>
              <w:t xml:space="preserve"> </w:t>
            </w:r>
            <w:r w:rsidR="00AA18C9">
              <w:rPr>
                <w:szCs w:val="24"/>
              </w:rPr>
              <w:t>fakultas</w:t>
            </w:r>
            <w:r>
              <w:rPr>
                <w:szCs w:val="24"/>
              </w:rPr>
              <w:t>.</w:t>
            </w:r>
          </w:p>
          <w:p w14:paraId="7328C0F1" w14:textId="77777777" w:rsidR="00386584" w:rsidRPr="006A214B" w:rsidRDefault="00386584" w:rsidP="00260C3C">
            <w:pPr>
              <w:pStyle w:val="ListParagraph"/>
              <w:numPr>
                <w:ilvl w:val="0"/>
                <w:numId w:val="41"/>
              </w:numPr>
              <w:rPr>
                <w:i/>
                <w:iCs/>
                <w:szCs w:val="24"/>
              </w:rPr>
            </w:pPr>
            <w:r>
              <w:rPr>
                <w:szCs w:val="24"/>
              </w:rPr>
              <w:t>Aktor menekan tombol simpan.</w:t>
            </w:r>
          </w:p>
        </w:tc>
      </w:tr>
      <w:tr w:rsidR="00386584" w:rsidRPr="00291660" w14:paraId="004C7084" w14:textId="77777777" w:rsidTr="008D5ADF">
        <w:tc>
          <w:tcPr>
            <w:tcW w:w="2122" w:type="dxa"/>
          </w:tcPr>
          <w:p w14:paraId="0367D0F8" w14:textId="77777777" w:rsidR="00386584" w:rsidRPr="00291660" w:rsidRDefault="00386584" w:rsidP="008D5ADF">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40C877C3" w14:textId="01C9534F" w:rsidR="00386584" w:rsidRDefault="00386584" w:rsidP="00260C3C">
            <w:pPr>
              <w:pStyle w:val="ListParagraph"/>
              <w:numPr>
                <w:ilvl w:val="0"/>
                <w:numId w:val="42"/>
              </w:numPr>
              <w:rPr>
                <w:szCs w:val="24"/>
              </w:rPr>
            </w:pPr>
            <w:proofErr w:type="spellStart"/>
            <w:r>
              <w:rPr>
                <w:i/>
                <w:iCs/>
                <w:szCs w:val="24"/>
              </w:rPr>
              <w:t>Usecase</w:t>
            </w:r>
            <w:proofErr w:type="spellEnd"/>
            <w:r>
              <w:rPr>
                <w:szCs w:val="24"/>
              </w:rPr>
              <w:t xml:space="preserve"> dimulai dengan aktor menekan tombol lihat pada tabel </w:t>
            </w:r>
            <w:r w:rsidR="00AA18C9">
              <w:rPr>
                <w:szCs w:val="24"/>
              </w:rPr>
              <w:t>fakultas</w:t>
            </w:r>
            <w:r>
              <w:rPr>
                <w:szCs w:val="24"/>
              </w:rPr>
              <w:t>.</w:t>
            </w:r>
          </w:p>
          <w:p w14:paraId="65A73A1F" w14:textId="25D12294" w:rsidR="00386584" w:rsidRDefault="00386584" w:rsidP="00260C3C">
            <w:pPr>
              <w:pStyle w:val="ListParagraph"/>
              <w:numPr>
                <w:ilvl w:val="0"/>
                <w:numId w:val="42"/>
              </w:numPr>
              <w:rPr>
                <w:szCs w:val="24"/>
              </w:rPr>
            </w:pPr>
            <w:r>
              <w:rPr>
                <w:szCs w:val="24"/>
              </w:rPr>
              <w:t xml:space="preserve">Halaman </w:t>
            </w:r>
            <w:proofErr w:type="spellStart"/>
            <w:r>
              <w:rPr>
                <w:szCs w:val="24"/>
              </w:rPr>
              <w:t>detil</w:t>
            </w:r>
            <w:proofErr w:type="spellEnd"/>
            <w:r>
              <w:rPr>
                <w:szCs w:val="24"/>
              </w:rPr>
              <w:t xml:space="preserve"> </w:t>
            </w:r>
            <w:r w:rsidR="00AA18C9">
              <w:rPr>
                <w:szCs w:val="24"/>
              </w:rPr>
              <w:t>fakultas</w:t>
            </w:r>
            <w:r>
              <w:rPr>
                <w:szCs w:val="24"/>
              </w:rPr>
              <w:t xml:space="preserve"> tampil.</w:t>
            </w:r>
          </w:p>
          <w:p w14:paraId="5B6D9FA3" w14:textId="45BA5E6F" w:rsidR="00386584" w:rsidRDefault="00386584" w:rsidP="00260C3C">
            <w:pPr>
              <w:pStyle w:val="ListParagraph"/>
              <w:numPr>
                <w:ilvl w:val="0"/>
                <w:numId w:val="42"/>
              </w:numPr>
              <w:rPr>
                <w:szCs w:val="24"/>
              </w:rPr>
            </w:pPr>
            <w:r>
              <w:rPr>
                <w:szCs w:val="24"/>
              </w:rPr>
              <w:t xml:space="preserve">Aktor menekan tombol edit pada halaman </w:t>
            </w:r>
            <w:proofErr w:type="spellStart"/>
            <w:r>
              <w:rPr>
                <w:szCs w:val="24"/>
              </w:rPr>
              <w:t>detil</w:t>
            </w:r>
            <w:proofErr w:type="spellEnd"/>
            <w:r>
              <w:rPr>
                <w:szCs w:val="24"/>
              </w:rPr>
              <w:t xml:space="preserve"> </w:t>
            </w:r>
            <w:r w:rsidR="00AA18C9">
              <w:rPr>
                <w:szCs w:val="24"/>
              </w:rPr>
              <w:t>fakultas</w:t>
            </w:r>
            <w:r>
              <w:rPr>
                <w:szCs w:val="24"/>
              </w:rPr>
              <w:t>.</w:t>
            </w:r>
          </w:p>
          <w:p w14:paraId="17920B08" w14:textId="616680AD" w:rsidR="00386584" w:rsidRDefault="00386584" w:rsidP="00260C3C">
            <w:pPr>
              <w:pStyle w:val="ListParagraph"/>
              <w:numPr>
                <w:ilvl w:val="0"/>
                <w:numId w:val="42"/>
              </w:numPr>
              <w:rPr>
                <w:i/>
                <w:iCs/>
                <w:szCs w:val="24"/>
              </w:rPr>
            </w:pPr>
            <w:proofErr w:type="spellStart"/>
            <w:r>
              <w:rPr>
                <w:i/>
                <w:iCs/>
                <w:szCs w:val="24"/>
              </w:rPr>
              <w:t>Form</w:t>
            </w:r>
            <w:proofErr w:type="spellEnd"/>
            <w:r>
              <w:rPr>
                <w:szCs w:val="24"/>
              </w:rPr>
              <w:t xml:space="preserve"> </w:t>
            </w:r>
            <w:r w:rsidR="00AA18C9">
              <w:rPr>
                <w:szCs w:val="24"/>
              </w:rPr>
              <w:t>fakultas</w:t>
            </w:r>
            <w:r>
              <w:rPr>
                <w:szCs w:val="24"/>
              </w:rPr>
              <w:t xml:space="preserve"> muncul.</w:t>
            </w:r>
          </w:p>
          <w:p w14:paraId="58BDEB13" w14:textId="61162B75" w:rsidR="00386584" w:rsidRDefault="00386584" w:rsidP="00260C3C">
            <w:pPr>
              <w:pStyle w:val="ListParagraph"/>
              <w:numPr>
                <w:ilvl w:val="0"/>
                <w:numId w:val="42"/>
              </w:numPr>
              <w:rPr>
                <w:i/>
                <w:iCs/>
                <w:szCs w:val="24"/>
              </w:rPr>
            </w:pPr>
            <w:r>
              <w:rPr>
                <w:szCs w:val="24"/>
              </w:rPr>
              <w:t xml:space="preserve">Aktor mengisi </w:t>
            </w:r>
            <w:proofErr w:type="spellStart"/>
            <w:r>
              <w:rPr>
                <w:i/>
                <w:iCs/>
                <w:szCs w:val="24"/>
              </w:rPr>
              <w:t>form</w:t>
            </w:r>
            <w:proofErr w:type="spellEnd"/>
            <w:r>
              <w:rPr>
                <w:szCs w:val="24"/>
              </w:rPr>
              <w:t xml:space="preserve"> </w:t>
            </w:r>
            <w:r w:rsidR="00AA18C9">
              <w:rPr>
                <w:szCs w:val="24"/>
              </w:rPr>
              <w:t>fakultas</w:t>
            </w:r>
            <w:r>
              <w:rPr>
                <w:szCs w:val="24"/>
              </w:rPr>
              <w:t>.</w:t>
            </w:r>
          </w:p>
          <w:p w14:paraId="08F02873" w14:textId="77777777" w:rsidR="00386584" w:rsidRPr="00E73582" w:rsidRDefault="00386584" w:rsidP="00260C3C">
            <w:pPr>
              <w:pStyle w:val="ListParagraph"/>
              <w:numPr>
                <w:ilvl w:val="0"/>
                <w:numId w:val="42"/>
              </w:numPr>
              <w:rPr>
                <w:szCs w:val="24"/>
              </w:rPr>
            </w:pPr>
            <w:r>
              <w:rPr>
                <w:szCs w:val="24"/>
              </w:rPr>
              <w:t>Aktor menekan tombol simpan.</w:t>
            </w:r>
          </w:p>
        </w:tc>
      </w:tr>
      <w:tr w:rsidR="00386584" w:rsidRPr="00291660" w14:paraId="429533FD" w14:textId="77777777" w:rsidTr="008D5ADF">
        <w:tc>
          <w:tcPr>
            <w:tcW w:w="2122" w:type="dxa"/>
          </w:tcPr>
          <w:p w14:paraId="0F8515ED" w14:textId="77777777" w:rsidR="00386584" w:rsidRPr="00291660" w:rsidRDefault="00386584" w:rsidP="008D5ADF">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7FA6F1BF" w14:textId="77777777" w:rsidR="00386584" w:rsidRPr="00386584" w:rsidRDefault="00386584" w:rsidP="008D5ADF">
            <w:pPr>
              <w:rPr>
                <w:szCs w:val="24"/>
              </w:rPr>
            </w:pPr>
            <w:r>
              <w:rPr>
                <w:szCs w:val="24"/>
              </w:rPr>
              <w:t>Tidak ada.</w:t>
            </w:r>
          </w:p>
        </w:tc>
      </w:tr>
      <w:tr w:rsidR="00386584" w:rsidRPr="00291660" w14:paraId="31EA0716" w14:textId="77777777" w:rsidTr="008D5ADF">
        <w:tc>
          <w:tcPr>
            <w:tcW w:w="2122" w:type="dxa"/>
          </w:tcPr>
          <w:p w14:paraId="70F849D9" w14:textId="77777777" w:rsidR="00386584" w:rsidRPr="00291660" w:rsidRDefault="00386584" w:rsidP="008D5ADF">
            <w:pPr>
              <w:rPr>
                <w:szCs w:val="24"/>
              </w:rPr>
            </w:pPr>
            <w:r w:rsidRPr="00291660">
              <w:rPr>
                <w:szCs w:val="24"/>
              </w:rPr>
              <w:t>Kondisi Akhir</w:t>
            </w:r>
          </w:p>
        </w:tc>
        <w:tc>
          <w:tcPr>
            <w:tcW w:w="5806" w:type="dxa"/>
          </w:tcPr>
          <w:p w14:paraId="0035FAFA" w14:textId="3C155A80" w:rsidR="00386584" w:rsidRPr="00291660" w:rsidRDefault="00386584" w:rsidP="008D5ADF">
            <w:pPr>
              <w:keepNext/>
              <w:rPr>
                <w:szCs w:val="24"/>
              </w:rPr>
            </w:pPr>
            <w:r w:rsidRPr="00291660">
              <w:rPr>
                <w:szCs w:val="24"/>
              </w:rPr>
              <w:t xml:space="preserve">Berhasil </w:t>
            </w:r>
            <w:r>
              <w:rPr>
                <w:szCs w:val="24"/>
              </w:rPr>
              <w:t xml:space="preserve">mengubah </w:t>
            </w:r>
            <w:r w:rsidR="00AA18C9">
              <w:rPr>
                <w:szCs w:val="24"/>
              </w:rPr>
              <w:t>fakultas</w:t>
            </w:r>
            <w:r w:rsidRPr="00291660">
              <w:rPr>
                <w:szCs w:val="24"/>
              </w:rPr>
              <w:t>.</w:t>
            </w:r>
          </w:p>
        </w:tc>
      </w:tr>
    </w:tbl>
    <w:p w14:paraId="0E7DA4DF" w14:textId="77777777" w:rsidR="00386584" w:rsidRDefault="00386584" w:rsidP="00291660">
      <w:pPr>
        <w:tabs>
          <w:tab w:val="left" w:pos="4571"/>
        </w:tabs>
      </w:pPr>
    </w:p>
    <w:p w14:paraId="240E7D5D" w14:textId="716CC564" w:rsidR="00A819C2" w:rsidRDefault="00A819C2" w:rsidP="00291660">
      <w:pPr>
        <w:tabs>
          <w:tab w:val="left" w:pos="4571"/>
        </w:tabs>
      </w:pPr>
    </w:p>
    <w:p w14:paraId="6FFEE96F" w14:textId="14191828" w:rsidR="008C3BD1" w:rsidRDefault="008C3BD1" w:rsidP="00260C3C">
      <w:pPr>
        <w:pStyle w:val="ListParagraph"/>
        <w:numPr>
          <w:ilvl w:val="0"/>
          <w:numId w:val="19"/>
        </w:numPr>
      </w:pPr>
      <w:r>
        <w:lastRenderedPageBreak/>
        <w:t>Manajemen Program Studi</w:t>
      </w:r>
    </w:p>
    <w:p w14:paraId="214E2F8D" w14:textId="0D32EE25" w:rsidR="008C3BD1" w:rsidRDefault="008C3BD1" w:rsidP="008C3BD1">
      <w:pPr>
        <w:pStyle w:val="ListParagraph"/>
        <w:ind w:left="1080"/>
      </w:pPr>
      <w:proofErr w:type="spellStart"/>
      <w:r>
        <w:rPr>
          <w:i/>
          <w:iCs/>
        </w:rPr>
        <w:t>Usecase</w:t>
      </w:r>
      <w:proofErr w:type="spellEnd"/>
      <w:r>
        <w:t xml:space="preserve"> manajemen </w:t>
      </w:r>
      <w:proofErr w:type="spellStart"/>
      <w:r w:rsidR="006220A1">
        <w:t>prodi</w:t>
      </w:r>
      <w:proofErr w:type="spellEnd"/>
      <w:r>
        <w:t xml:space="preserve"> dibagi menjadi 3 buah aksi yaitu menambahkan, mengubah, dan menghapus.</w:t>
      </w:r>
    </w:p>
    <w:p w14:paraId="4F83012C" w14:textId="2B3C0A36" w:rsidR="008C3BD1" w:rsidRDefault="008C3BD1" w:rsidP="008C3BD1">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17</w:t>
      </w:r>
      <w:r w:rsidR="00B22397">
        <w:fldChar w:fldCharType="end"/>
      </w:r>
      <w:r>
        <w:t xml:space="preserve"> Spesifikasi Menambahkan </w:t>
      </w:r>
      <w:proofErr w:type="spellStart"/>
      <w:r w:rsidR="00F4727E">
        <w:t>Prodi</w:t>
      </w:r>
      <w:proofErr w:type="spellEnd"/>
    </w:p>
    <w:tbl>
      <w:tblPr>
        <w:tblStyle w:val="TableGrid"/>
        <w:tblW w:w="0" w:type="auto"/>
        <w:tblLook w:val="04A0" w:firstRow="1" w:lastRow="0" w:firstColumn="1" w:lastColumn="0" w:noHBand="0" w:noVBand="1"/>
      </w:tblPr>
      <w:tblGrid>
        <w:gridCol w:w="2122"/>
        <w:gridCol w:w="5806"/>
      </w:tblGrid>
      <w:tr w:rsidR="008C3BD1" w:rsidRPr="00291660" w14:paraId="3BBD423E" w14:textId="77777777" w:rsidTr="008D5ADF">
        <w:tc>
          <w:tcPr>
            <w:tcW w:w="7928" w:type="dxa"/>
            <w:gridSpan w:val="2"/>
          </w:tcPr>
          <w:p w14:paraId="6FD0E3BA" w14:textId="20750B6D" w:rsidR="008C3BD1" w:rsidRPr="00291660" w:rsidRDefault="008C3BD1" w:rsidP="0076449E">
            <w:pPr>
              <w:jc w:val="left"/>
              <w:rPr>
                <w:b/>
                <w:bCs/>
                <w:szCs w:val="24"/>
              </w:rPr>
            </w:pPr>
            <w:proofErr w:type="spellStart"/>
            <w:r w:rsidRPr="00291660">
              <w:rPr>
                <w:b/>
                <w:bCs/>
                <w:i/>
                <w:iCs/>
                <w:szCs w:val="24"/>
              </w:rPr>
              <w:t>Usecase</w:t>
            </w:r>
            <w:proofErr w:type="spellEnd"/>
            <w:r>
              <w:rPr>
                <w:b/>
                <w:bCs/>
                <w:szCs w:val="24"/>
              </w:rPr>
              <w:t xml:space="preserve"> Manajemen </w:t>
            </w:r>
            <w:proofErr w:type="spellStart"/>
            <w:r w:rsidR="0076449E">
              <w:rPr>
                <w:b/>
                <w:bCs/>
                <w:szCs w:val="24"/>
              </w:rPr>
              <w:t>Prodi</w:t>
            </w:r>
            <w:proofErr w:type="spellEnd"/>
            <w:r>
              <w:rPr>
                <w:b/>
                <w:bCs/>
                <w:szCs w:val="24"/>
              </w:rPr>
              <w:t xml:space="preserve">: Menambahkan </w:t>
            </w:r>
            <w:proofErr w:type="spellStart"/>
            <w:r w:rsidR="0076449E">
              <w:rPr>
                <w:b/>
                <w:bCs/>
                <w:szCs w:val="24"/>
              </w:rPr>
              <w:t>Prodi</w:t>
            </w:r>
            <w:proofErr w:type="spellEnd"/>
          </w:p>
        </w:tc>
      </w:tr>
      <w:tr w:rsidR="008C3BD1" w:rsidRPr="00291660" w14:paraId="20752FCD" w14:textId="77777777" w:rsidTr="008D5ADF">
        <w:tc>
          <w:tcPr>
            <w:tcW w:w="2122" w:type="dxa"/>
          </w:tcPr>
          <w:p w14:paraId="66A31F1C" w14:textId="77777777" w:rsidR="008C3BD1" w:rsidRPr="00291660" w:rsidRDefault="008C3BD1" w:rsidP="008D5ADF">
            <w:pPr>
              <w:rPr>
                <w:szCs w:val="24"/>
              </w:rPr>
            </w:pPr>
            <w:r w:rsidRPr="00291660">
              <w:rPr>
                <w:szCs w:val="24"/>
              </w:rPr>
              <w:t>Deskripsi</w:t>
            </w:r>
          </w:p>
        </w:tc>
        <w:tc>
          <w:tcPr>
            <w:tcW w:w="5806" w:type="dxa"/>
          </w:tcPr>
          <w:p w14:paraId="1AED662B" w14:textId="5805216F" w:rsidR="008C3BD1" w:rsidRPr="00291660" w:rsidRDefault="008C3BD1"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 xml:space="preserve">menambahkan </w:t>
            </w:r>
            <w:proofErr w:type="spellStart"/>
            <w:r w:rsidR="0076449E">
              <w:rPr>
                <w:szCs w:val="24"/>
              </w:rPr>
              <w:t>prodi</w:t>
            </w:r>
            <w:proofErr w:type="spellEnd"/>
            <w:r>
              <w:rPr>
                <w:szCs w:val="24"/>
              </w:rPr>
              <w:t xml:space="preserve"> ke dalam sistem.</w:t>
            </w:r>
          </w:p>
        </w:tc>
      </w:tr>
      <w:tr w:rsidR="008C3BD1" w:rsidRPr="00291660" w14:paraId="40DFFA2B" w14:textId="77777777" w:rsidTr="008D5ADF">
        <w:tc>
          <w:tcPr>
            <w:tcW w:w="2122" w:type="dxa"/>
          </w:tcPr>
          <w:p w14:paraId="4AB79D72" w14:textId="77777777" w:rsidR="008C3BD1" w:rsidRPr="00291660" w:rsidRDefault="008C3BD1" w:rsidP="008D5ADF">
            <w:pPr>
              <w:rPr>
                <w:szCs w:val="24"/>
              </w:rPr>
            </w:pPr>
            <w:r w:rsidRPr="00291660">
              <w:rPr>
                <w:szCs w:val="24"/>
              </w:rPr>
              <w:t>Aktor Utama</w:t>
            </w:r>
          </w:p>
        </w:tc>
        <w:tc>
          <w:tcPr>
            <w:tcW w:w="5806" w:type="dxa"/>
          </w:tcPr>
          <w:p w14:paraId="011FED51" w14:textId="77777777" w:rsidR="008C3BD1" w:rsidRPr="00291660" w:rsidRDefault="008C3BD1" w:rsidP="008D5ADF">
            <w:pPr>
              <w:rPr>
                <w:szCs w:val="24"/>
              </w:rPr>
            </w:pPr>
            <w:r>
              <w:rPr>
                <w:szCs w:val="24"/>
              </w:rPr>
              <w:t>LPM</w:t>
            </w:r>
          </w:p>
        </w:tc>
      </w:tr>
      <w:tr w:rsidR="008C3BD1" w:rsidRPr="00291660" w14:paraId="62ED1B2D" w14:textId="77777777" w:rsidTr="008D5ADF">
        <w:tc>
          <w:tcPr>
            <w:tcW w:w="2122" w:type="dxa"/>
          </w:tcPr>
          <w:p w14:paraId="6B8D10DF" w14:textId="77777777" w:rsidR="008C3BD1" w:rsidRPr="00291660" w:rsidRDefault="008C3BD1" w:rsidP="008D5ADF">
            <w:pPr>
              <w:rPr>
                <w:szCs w:val="24"/>
              </w:rPr>
            </w:pPr>
            <w:r w:rsidRPr="00291660">
              <w:rPr>
                <w:szCs w:val="24"/>
              </w:rPr>
              <w:t>Kondisi Awal</w:t>
            </w:r>
          </w:p>
        </w:tc>
        <w:tc>
          <w:tcPr>
            <w:tcW w:w="5806" w:type="dxa"/>
          </w:tcPr>
          <w:p w14:paraId="1DCD2ABB" w14:textId="77777777" w:rsidR="008C3BD1" w:rsidRPr="003C7420" w:rsidRDefault="008C3BD1" w:rsidP="008D5ADF">
            <w:pPr>
              <w:rPr>
                <w:szCs w:val="24"/>
              </w:rPr>
            </w:pPr>
            <w:r>
              <w:rPr>
                <w:szCs w:val="24"/>
              </w:rPr>
              <w:t>Halaman Utama tampil.</w:t>
            </w:r>
          </w:p>
        </w:tc>
      </w:tr>
      <w:tr w:rsidR="008C3BD1" w:rsidRPr="00291660" w14:paraId="3C78D8F5" w14:textId="77777777" w:rsidTr="008D5ADF">
        <w:tc>
          <w:tcPr>
            <w:tcW w:w="7928" w:type="dxa"/>
            <w:gridSpan w:val="2"/>
          </w:tcPr>
          <w:p w14:paraId="3D3885FC" w14:textId="77777777" w:rsidR="008C3BD1" w:rsidRPr="00291660" w:rsidRDefault="008C3BD1"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8C3BD1" w:rsidRPr="00291660" w14:paraId="46ED46EB" w14:textId="77777777" w:rsidTr="008D5ADF">
        <w:tc>
          <w:tcPr>
            <w:tcW w:w="2122" w:type="dxa"/>
          </w:tcPr>
          <w:p w14:paraId="032802A1" w14:textId="77777777" w:rsidR="008C3BD1" w:rsidRPr="00291660" w:rsidRDefault="008C3BD1" w:rsidP="008D5ADF">
            <w:pPr>
              <w:rPr>
                <w:i/>
                <w:iCs/>
                <w:szCs w:val="24"/>
              </w:rPr>
            </w:pPr>
            <w:r>
              <w:rPr>
                <w:i/>
                <w:iCs/>
                <w:szCs w:val="24"/>
              </w:rPr>
              <w:t xml:space="preserve">Basic </w:t>
            </w:r>
            <w:proofErr w:type="spellStart"/>
            <w:r>
              <w:rPr>
                <w:i/>
                <w:iCs/>
                <w:szCs w:val="24"/>
              </w:rPr>
              <w:t>Flow</w:t>
            </w:r>
            <w:proofErr w:type="spellEnd"/>
          </w:p>
        </w:tc>
        <w:tc>
          <w:tcPr>
            <w:tcW w:w="5806" w:type="dxa"/>
          </w:tcPr>
          <w:p w14:paraId="30F982E0" w14:textId="5A49BA6C" w:rsidR="008C3BD1" w:rsidRDefault="008C3BD1" w:rsidP="00260C3C">
            <w:pPr>
              <w:pStyle w:val="ListParagraph"/>
              <w:numPr>
                <w:ilvl w:val="0"/>
                <w:numId w:val="43"/>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aktor menekan menu </w:t>
            </w:r>
            <w:proofErr w:type="spellStart"/>
            <w:r w:rsidR="0076449E">
              <w:rPr>
                <w:szCs w:val="24"/>
              </w:rPr>
              <w:t>Prodi</w:t>
            </w:r>
            <w:proofErr w:type="spellEnd"/>
            <w:r>
              <w:rPr>
                <w:szCs w:val="24"/>
              </w:rPr>
              <w:t>.</w:t>
            </w:r>
          </w:p>
          <w:p w14:paraId="6F1EA18B" w14:textId="03E2461D" w:rsidR="008C3BD1" w:rsidRPr="00291660" w:rsidRDefault="008C3BD1" w:rsidP="00260C3C">
            <w:pPr>
              <w:pStyle w:val="ListParagraph"/>
              <w:numPr>
                <w:ilvl w:val="0"/>
                <w:numId w:val="43"/>
              </w:numPr>
              <w:rPr>
                <w:szCs w:val="24"/>
              </w:rPr>
            </w:pPr>
            <w:r>
              <w:rPr>
                <w:szCs w:val="24"/>
              </w:rPr>
              <w:t xml:space="preserve">Aktor menekan tombol tambah </w:t>
            </w:r>
            <w:proofErr w:type="spellStart"/>
            <w:r w:rsidR="002521AD">
              <w:rPr>
                <w:szCs w:val="24"/>
              </w:rPr>
              <w:t>prodi</w:t>
            </w:r>
            <w:proofErr w:type="spellEnd"/>
            <w:r>
              <w:rPr>
                <w:szCs w:val="24"/>
              </w:rPr>
              <w:t>.</w:t>
            </w:r>
          </w:p>
          <w:p w14:paraId="05283DFF" w14:textId="293F0892" w:rsidR="008C3BD1" w:rsidRPr="006A214B" w:rsidRDefault="008C3BD1" w:rsidP="00260C3C">
            <w:pPr>
              <w:pStyle w:val="ListParagraph"/>
              <w:numPr>
                <w:ilvl w:val="0"/>
                <w:numId w:val="43"/>
              </w:numPr>
              <w:rPr>
                <w:i/>
                <w:iCs/>
                <w:szCs w:val="24"/>
              </w:rPr>
            </w:pPr>
            <w:proofErr w:type="spellStart"/>
            <w:r>
              <w:rPr>
                <w:i/>
                <w:iCs/>
                <w:szCs w:val="24"/>
              </w:rPr>
              <w:t>Form</w:t>
            </w:r>
            <w:proofErr w:type="spellEnd"/>
            <w:r>
              <w:rPr>
                <w:szCs w:val="24"/>
              </w:rPr>
              <w:t xml:space="preserve"> </w:t>
            </w:r>
            <w:proofErr w:type="spellStart"/>
            <w:r w:rsidR="00410DBC">
              <w:rPr>
                <w:szCs w:val="24"/>
              </w:rPr>
              <w:t>prodi</w:t>
            </w:r>
            <w:proofErr w:type="spellEnd"/>
            <w:r>
              <w:rPr>
                <w:szCs w:val="24"/>
              </w:rPr>
              <w:t xml:space="preserve"> muncul.</w:t>
            </w:r>
          </w:p>
          <w:p w14:paraId="73DF13B6" w14:textId="252A90FE" w:rsidR="008C3BD1" w:rsidRPr="006A214B" w:rsidRDefault="008C3BD1" w:rsidP="00260C3C">
            <w:pPr>
              <w:pStyle w:val="ListParagraph"/>
              <w:numPr>
                <w:ilvl w:val="0"/>
                <w:numId w:val="43"/>
              </w:numPr>
              <w:rPr>
                <w:i/>
                <w:iCs/>
                <w:szCs w:val="24"/>
              </w:rPr>
            </w:pPr>
            <w:r>
              <w:rPr>
                <w:szCs w:val="24"/>
              </w:rPr>
              <w:t xml:space="preserve">Aktor mengisi </w:t>
            </w:r>
            <w:proofErr w:type="spellStart"/>
            <w:r>
              <w:rPr>
                <w:i/>
                <w:iCs/>
                <w:szCs w:val="24"/>
              </w:rPr>
              <w:t>form</w:t>
            </w:r>
            <w:proofErr w:type="spellEnd"/>
            <w:r>
              <w:rPr>
                <w:szCs w:val="24"/>
              </w:rPr>
              <w:t xml:space="preserve"> </w:t>
            </w:r>
            <w:proofErr w:type="spellStart"/>
            <w:r w:rsidR="00410DBC">
              <w:rPr>
                <w:szCs w:val="24"/>
              </w:rPr>
              <w:t>prodi</w:t>
            </w:r>
            <w:proofErr w:type="spellEnd"/>
            <w:r>
              <w:rPr>
                <w:szCs w:val="24"/>
              </w:rPr>
              <w:t>.</w:t>
            </w:r>
          </w:p>
          <w:p w14:paraId="5004102C" w14:textId="77777777" w:rsidR="008C3BD1" w:rsidRPr="006A214B" w:rsidRDefault="008C3BD1" w:rsidP="00260C3C">
            <w:pPr>
              <w:pStyle w:val="ListParagraph"/>
              <w:numPr>
                <w:ilvl w:val="0"/>
                <w:numId w:val="43"/>
              </w:numPr>
              <w:rPr>
                <w:i/>
                <w:iCs/>
                <w:szCs w:val="24"/>
              </w:rPr>
            </w:pPr>
            <w:r>
              <w:rPr>
                <w:szCs w:val="24"/>
              </w:rPr>
              <w:t>Aktor menekan tombol simpan.</w:t>
            </w:r>
          </w:p>
        </w:tc>
      </w:tr>
      <w:tr w:rsidR="008C3BD1" w:rsidRPr="00291660" w14:paraId="196AAA83" w14:textId="77777777" w:rsidTr="008D5ADF">
        <w:tc>
          <w:tcPr>
            <w:tcW w:w="2122" w:type="dxa"/>
          </w:tcPr>
          <w:p w14:paraId="17C68488" w14:textId="77777777" w:rsidR="008C3BD1" w:rsidRPr="00291660" w:rsidRDefault="008C3BD1" w:rsidP="008D5ADF">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35D7231C" w14:textId="77777777" w:rsidR="008C3BD1" w:rsidRPr="00291660" w:rsidRDefault="008C3BD1" w:rsidP="008D5ADF">
            <w:pPr>
              <w:rPr>
                <w:szCs w:val="24"/>
              </w:rPr>
            </w:pPr>
            <w:r w:rsidRPr="00291660">
              <w:rPr>
                <w:szCs w:val="24"/>
              </w:rPr>
              <w:t>Tidak ada.</w:t>
            </w:r>
          </w:p>
        </w:tc>
      </w:tr>
      <w:tr w:rsidR="008C3BD1" w:rsidRPr="00291660" w14:paraId="669BF05A" w14:textId="77777777" w:rsidTr="008D5ADF">
        <w:tc>
          <w:tcPr>
            <w:tcW w:w="2122" w:type="dxa"/>
          </w:tcPr>
          <w:p w14:paraId="2C1C260E" w14:textId="77777777" w:rsidR="008C3BD1" w:rsidRPr="00291660" w:rsidRDefault="008C3BD1" w:rsidP="008D5ADF">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4EEC9EFB" w14:textId="77777777" w:rsidR="008C3BD1" w:rsidRPr="00386584" w:rsidRDefault="008C3BD1" w:rsidP="008D5ADF">
            <w:pPr>
              <w:rPr>
                <w:szCs w:val="24"/>
              </w:rPr>
            </w:pPr>
            <w:r>
              <w:rPr>
                <w:szCs w:val="24"/>
              </w:rPr>
              <w:t>Tidak ada.</w:t>
            </w:r>
          </w:p>
        </w:tc>
      </w:tr>
      <w:tr w:rsidR="008C3BD1" w:rsidRPr="00291660" w14:paraId="62C01107" w14:textId="77777777" w:rsidTr="008D5ADF">
        <w:tc>
          <w:tcPr>
            <w:tcW w:w="2122" w:type="dxa"/>
          </w:tcPr>
          <w:p w14:paraId="07609F7D" w14:textId="77777777" w:rsidR="008C3BD1" w:rsidRPr="00291660" w:rsidRDefault="008C3BD1" w:rsidP="008D5ADF">
            <w:pPr>
              <w:rPr>
                <w:szCs w:val="24"/>
              </w:rPr>
            </w:pPr>
            <w:r w:rsidRPr="00291660">
              <w:rPr>
                <w:szCs w:val="24"/>
              </w:rPr>
              <w:t>Kondisi Akhir</w:t>
            </w:r>
          </w:p>
        </w:tc>
        <w:tc>
          <w:tcPr>
            <w:tcW w:w="5806" w:type="dxa"/>
          </w:tcPr>
          <w:p w14:paraId="20D33C61" w14:textId="6520916E" w:rsidR="008C3BD1" w:rsidRPr="00291660" w:rsidRDefault="008C3BD1" w:rsidP="008D5ADF">
            <w:pPr>
              <w:keepNext/>
              <w:rPr>
                <w:szCs w:val="24"/>
              </w:rPr>
            </w:pPr>
            <w:r w:rsidRPr="00291660">
              <w:rPr>
                <w:szCs w:val="24"/>
              </w:rPr>
              <w:t xml:space="preserve">Berhasil </w:t>
            </w:r>
            <w:r>
              <w:rPr>
                <w:szCs w:val="24"/>
              </w:rPr>
              <w:t xml:space="preserve">menambahkan </w:t>
            </w:r>
            <w:proofErr w:type="spellStart"/>
            <w:r w:rsidR="00101063">
              <w:rPr>
                <w:szCs w:val="24"/>
              </w:rPr>
              <w:t>prodi</w:t>
            </w:r>
            <w:proofErr w:type="spellEnd"/>
            <w:r w:rsidRPr="00291660">
              <w:rPr>
                <w:szCs w:val="24"/>
              </w:rPr>
              <w:t>.</w:t>
            </w:r>
          </w:p>
        </w:tc>
      </w:tr>
    </w:tbl>
    <w:p w14:paraId="7D5A37CB" w14:textId="77777777" w:rsidR="008C3BD1" w:rsidRPr="000B007A" w:rsidRDefault="008C3BD1" w:rsidP="008C3BD1">
      <w:pPr>
        <w:pStyle w:val="ListParagraph"/>
        <w:ind w:left="1080"/>
      </w:pPr>
    </w:p>
    <w:p w14:paraId="091B696D" w14:textId="584C5CA4" w:rsidR="008C3BD1" w:rsidRDefault="008C3BD1" w:rsidP="008C3BD1">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18</w:t>
      </w:r>
      <w:r w:rsidR="00B22397">
        <w:fldChar w:fldCharType="end"/>
      </w:r>
      <w:r>
        <w:t xml:space="preserve"> Spesifikasi Menghapus </w:t>
      </w:r>
      <w:proofErr w:type="spellStart"/>
      <w:r w:rsidR="0076449E">
        <w:t>Prodi</w:t>
      </w:r>
      <w:proofErr w:type="spellEnd"/>
    </w:p>
    <w:tbl>
      <w:tblPr>
        <w:tblStyle w:val="TableGrid"/>
        <w:tblW w:w="0" w:type="auto"/>
        <w:tblLook w:val="04A0" w:firstRow="1" w:lastRow="0" w:firstColumn="1" w:lastColumn="0" w:noHBand="0" w:noVBand="1"/>
      </w:tblPr>
      <w:tblGrid>
        <w:gridCol w:w="2122"/>
        <w:gridCol w:w="5806"/>
      </w:tblGrid>
      <w:tr w:rsidR="008C3BD1" w:rsidRPr="00291660" w14:paraId="7CBA6F0E" w14:textId="77777777" w:rsidTr="008D5ADF">
        <w:tc>
          <w:tcPr>
            <w:tcW w:w="7928" w:type="dxa"/>
            <w:gridSpan w:val="2"/>
          </w:tcPr>
          <w:p w14:paraId="7BA825AE" w14:textId="2BA49062" w:rsidR="008C3BD1" w:rsidRPr="00291660" w:rsidRDefault="008C3BD1" w:rsidP="008D5ADF">
            <w:pPr>
              <w:rPr>
                <w:b/>
                <w:bCs/>
                <w:szCs w:val="24"/>
              </w:rPr>
            </w:pPr>
            <w:proofErr w:type="spellStart"/>
            <w:r w:rsidRPr="00291660">
              <w:rPr>
                <w:b/>
                <w:bCs/>
                <w:i/>
                <w:iCs/>
                <w:szCs w:val="24"/>
              </w:rPr>
              <w:t>Usecase</w:t>
            </w:r>
            <w:proofErr w:type="spellEnd"/>
            <w:r>
              <w:rPr>
                <w:b/>
                <w:bCs/>
                <w:szCs w:val="24"/>
              </w:rPr>
              <w:t xml:space="preserve"> Manajemen </w:t>
            </w:r>
            <w:proofErr w:type="spellStart"/>
            <w:r w:rsidR="0076449E">
              <w:rPr>
                <w:b/>
                <w:bCs/>
                <w:szCs w:val="24"/>
              </w:rPr>
              <w:t>Prodi</w:t>
            </w:r>
            <w:proofErr w:type="spellEnd"/>
            <w:r>
              <w:rPr>
                <w:b/>
                <w:bCs/>
                <w:szCs w:val="24"/>
              </w:rPr>
              <w:t xml:space="preserve">: Menghapus </w:t>
            </w:r>
            <w:proofErr w:type="spellStart"/>
            <w:r w:rsidR="0076449E">
              <w:rPr>
                <w:b/>
                <w:bCs/>
                <w:szCs w:val="24"/>
              </w:rPr>
              <w:t>Prodi</w:t>
            </w:r>
            <w:proofErr w:type="spellEnd"/>
          </w:p>
        </w:tc>
      </w:tr>
      <w:tr w:rsidR="008C3BD1" w:rsidRPr="00291660" w14:paraId="493D0B89" w14:textId="77777777" w:rsidTr="008D5ADF">
        <w:tc>
          <w:tcPr>
            <w:tcW w:w="2122" w:type="dxa"/>
          </w:tcPr>
          <w:p w14:paraId="17436D31" w14:textId="77777777" w:rsidR="008C3BD1" w:rsidRPr="00291660" w:rsidRDefault="008C3BD1" w:rsidP="008D5ADF">
            <w:pPr>
              <w:rPr>
                <w:szCs w:val="24"/>
              </w:rPr>
            </w:pPr>
            <w:r w:rsidRPr="00291660">
              <w:rPr>
                <w:szCs w:val="24"/>
              </w:rPr>
              <w:t>Deskripsi</w:t>
            </w:r>
          </w:p>
        </w:tc>
        <w:tc>
          <w:tcPr>
            <w:tcW w:w="5806" w:type="dxa"/>
          </w:tcPr>
          <w:p w14:paraId="10C0A315" w14:textId="1975167A" w:rsidR="008C3BD1" w:rsidRPr="00291660" w:rsidRDefault="008C3BD1"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 xml:space="preserve">menghapus </w:t>
            </w:r>
            <w:proofErr w:type="spellStart"/>
            <w:r w:rsidR="002910DF">
              <w:rPr>
                <w:szCs w:val="24"/>
              </w:rPr>
              <w:t>prodi</w:t>
            </w:r>
            <w:proofErr w:type="spellEnd"/>
            <w:r>
              <w:rPr>
                <w:szCs w:val="24"/>
              </w:rPr>
              <w:t xml:space="preserve"> dari sistem.</w:t>
            </w:r>
          </w:p>
        </w:tc>
      </w:tr>
      <w:tr w:rsidR="008C3BD1" w:rsidRPr="00291660" w14:paraId="3A0587C2" w14:textId="77777777" w:rsidTr="008D5ADF">
        <w:tc>
          <w:tcPr>
            <w:tcW w:w="2122" w:type="dxa"/>
          </w:tcPr>
          <w:p w14:paraId="45F0555F" w14:textId="77777777" w:rsidR="008C3BD1" w:rsidRPr="00291660" w:rsidRDefault="008C3BD1" w:rsidP="008D5ADF">
            <w:pPr>
              <w:rPr>
                <w:szCs w:val="24"/>
              </w:rPr>
            </w:pPr>
            <w:r w:rsidRPr="00291660">
              <w:rPr>
                <w:szCs w:val="24"/>
              </w:rPr>
              <w:t>Aktor Utama</w:t>
            </w:r>
          </w:p>
        </w:tc>
        <w:tc>
          <w:tcPr>
            <w:tcW w:w="5806" w:type="dxa"/>
          </w:tcPr>
          <w:p w14:paraId="3007E5BE" w14:textId="77777777" w:rsidR="008C3BD1" w:rsidRPr="00291660" w:rsidRDefault="008C3BD1" w:rsidP="008D5ADF">
            <w:pPr>
              <w:rPr>
                <w:szCs w:val="24"/>
              </w:rPr>
            </w:pPr>
            <w:r>
              <w:rPr>
                <w:szCs w:val="24"/>
              </w:rPr>
              <w:t>LPM</w:t>
            </w:r>
          </w:p>
        </w:tc>
      </w:tr>
      <w:tr w:rsidR="008C3BD1" w:rsidRPr="00291660" w14:paraId="7DF4C175" w14:textId="77777777" w:rsidTr="008D5ADF">
        <w:tc>
          <w:tcPr>
            <w:tcW w:w="2122" w:type="dxa"/>
          </w:tcPr>
          <w:p w14:paraId="0136003C" w14:textId="77777777" w:rsidR="008C3BD1" w:rsidRPr="00291660" w:rsidRDefault="008C3BD1" w:rsidP="008D5ADF">
            <w:pPr>
              <w:rPr>
                <w:szCs w:val="24"/>
              </w:rPr>
            </w:pPr>
            <w:r w:rsidRPr="00291660">
              <w:rPr>
                <w:szCs w:val="24"/>
              </w:rPr>
              <w:t>Kondisi Awal</w:t>
            </w:r>
          </w:p>
        </w:tc>
        <w:tc>
          <w:tcPr>
            <w:tcW w:w="5806" w:type="dxa"/>
          </w:tcPr>
          <w:p w14:paraId="0FB3C0B6" w14:textId="67C0CE6F" w:rsidR="008C3BD1" w:rsidRPr="003C7420" w:rsidRDefault="008C3BD1" w:rsidP="008D5ADF">
            <w:pPr>
              <w:rPr>
                <w:szCs w:val="24"/>
              </w:rPr>
            </w:pPr>
            <w:r>
              <w:rPr>
                <w:szCs w:val="24"/>
              </w:rPr>
              <w:t xml:space="preserve">Halaman </w:t>
            </w:r>
            <w:proofErr w:type="spellStart"/>
            <w:r w:rsidR="002910DF">
              <w:rPr>
                <w:szCs w:val="24"/>
              </w:rPr>
              <w:t>prodi</w:t>
            </w:r>
            <w:proofErr w:type="spellEnd"/>
            <w:r>
              <w:rPr>
                <w:szCs w:val="24"/>
              </w:rPr>
              <w:t xml:space="preserve"> tampil.</w:t>
            </w:r>
          </w:p>
        </w:tc>
      </w:tr>
      <w:tr w:rsidR="008C3BD1" w:rsidRPr="00291660" w14:paraId="15022800" w14:textId="77777777" w:rsidTr="008D5ADF">
        <w:tc>
          <w:tcPr>
            <w:tcW w:w="7928" w:type="dxa"/>
            <w:gridSpan w:val="2"/>
          </w:tcPr>
          <w:p w14:paraId="31AEABD0" w14:textId="77777777" w:rsidR="008C3BD1" w:rsidRPr="00291660" w:rsidRDefault="008C3BD1"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8C3BD1" w:rsidRPr="00291660" w14:paraId="5B41D7DE" w14:textId="77777777" w:rsidTr="008D5ADF">
        <w:tc>
          <w:tcPr>
            <w:tcW w:w="2122" w:type="dxa"/>
          </w:tcPr>
          <w:p w14:paraId="0EC54EE3" w14:textId="77777777" w:rsidR="008C3BD1" w:rsidRPr="00291660" w:rsidRDefault="008C3BD1" w:rsidP="008D5ADF">
            <w:pPr>
              <w:rPr>
                <w:i/>
                <w:iCs/>
                <w:szCs w:val="24"/>
              </w:rPr>
            </w:pPr>
            <w:r>
              <w:rPr>
                <w:i/>
                <w:iCs/>
                <w:szCs w:val="24"/>
              </w:rPr>
              <w:t xml:space="preserve">Basic </w:t>
            </w:r>
            <w:proofErr w:type="spellStart"/>
            <w:r>
              <w:rPr>
                <w:i/>
                <w:iCs/>
                <w:szCs w:val="24"/>
              </w:rPr>
              <w:t>Flow</w:t>
            </w:r>
            <w:proofErr w:type="spellEnd"/>
          </w:p>
        </w:tc>
        <w:tc>
          <w:tcPr>
            <w:tcW w:w="5806" w:type="dxa"/>
          </w:tcPr>
          <w:p w14:paraId="4270077F" w14:textId="57ED8CCE" w:rsidR="008C3BD1" w:rsidRPr="00291660" w:rsidRDefault="008C3BD1" w:rsidP="00260C3C">
            <w:pPr>
              <w:pStyle w:val="ListParagraph"/>
              <w:numPr>
                <w:ilvl w:val="0"/>
                <w:numId w:val="44"/>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aktor menekan tombol hapus pada tabel </w:t>
            </w:r>
            <w:proofErr w:type="spellStart"/>
            <w:r w:rsidR="002910DF">
              <w:rPr>
                <w:szCs w:val="24"/>
              </w:rPr>
              <w:t>prodi</w:t>
            </w:r>
            <w:proofErr w:type="spellEnd"/>
            <w:r>
              <w:rPr>
                <w:szCs w:val="24"/>
              </w:rPr>
              <w:t>.</w:t>
            </w:r>
          </w:p>
          <w:p w14:paraId="5EDC7358" w14:textId="56E0EF61" w:rsidR="008C3BD1" w:rsidRPr="00291660" w:rsidRDefault="008C3BD1" w:rsidP="00260C3C">
            <w:pPr>
              <w:pStyle w:val="ListParagraph"/>
              <w:numPr>
                <w:ilvl w:val="0"/>
                <w:numId w:val="44"/>
              </w:numPr>
              <w:rPr>
                <w:i/>
                <w:iCs/>
                <w:szCs w:val="24"/>
              </w:rPr>
            </w:pPr>
            <w:r>
              <w:rPr>
                <w:szCs w:val="24"/>
              </w:rPr>
              <w:t xml:space="preserve">Muncul pesan konfirmasi untuk penghapusan </w:t>
            </w:r>
            <w:proofErr w:type="spellStart"/>
            <w:r w:rsidR="002910DF">
              <w:rPr>
                <w:szCs w:val="24"/>
              </w:rPr>
              <w:t>prodi</w:t>
            </w:r>
            <w:proofErr w:type="spellEnd"/>
            <w:r>
              <w:rPr>
                <w:szCs w:val="24"/>
              </w:rPr>
              <w:t>.</w:t>
            </w:r>
          </w:p>
          <w:p w14:paraId="4A41D980" w14:textId="77777777" w:rsidR="008C3BD1" w:rsidRPr="006A214B" w:rsidRDefault="008C3BD1" w:rsidP="00260C3C">
            <w:pPr>
              <w:pStyle w:val="ListParagraph"/>
              <w:numPr>
                <w:ilvl w:val="0"/>
                <w:numId w:val="44"/>
              </w:numPr>
              <w:rPr>
                <w:i/>
                <w:iCs/>
                <w:szCs w:val="24"/>
              </w:rPr>
            </w:pPr>
            <w:r>
              <w:rPr>
                <w:szCs w:val="24"/>
              </w:rPr>
              <w:lastRenderedPageBreak/>
              <w:t>Aktor menekan tombol konfirmasi</w:t>
            </w:r>
            <w:r w:rsidRPr="00291660">
              <w:rPr>
                <w:szCs w:val="24"/>
              </w:rPr>
              <w:t>.</w:t>
            </w:r>
          </w:p>
        </w:tc>
      </w:tr>
      <w:tr w:rsidR="008C3BD1" w:rsidRPr="00291660" w14:paraId="1B1DDB98" w14:textId="77777777" w:rsidTr="008D5ADF">
        <w:tc>
          <w:tcPr>
            <w:tcW w:w="2122" w:type="dxa"/>
          </w:tcPr>
          <w:p w14:paraId="08034DB9" w14:textId="77777777" w:rsidR="008C3BD1" w:rsidRPr="00291660" w:rsidRDefault="008C3BD1" w:rsidP="008D5ADF">
            <w:pPr>
              <w:rPr>
                <w:i/>
                <w:iCs/>
                <w:szCs w:val="24"/>
              </w:rPr>
            </w:pPr>
            <w:proofErr w:type="spellStart"/>
            <w:r w:rsidRPr="00291660">
              <w:rPr>
                <w:i/>
                <w:iCs/>
                <w:szCs w:val="24"/>
              </w:rPr>
              <w:lastRenderedPageBreak/>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01C95F2B" w14:textId="1D47A8FE" w:rsidR="008C3BD1" w:rsidRDefault="008C3BD1" w:rsidP="00260C3C">
            <w:pPr>
              <w:pStyle w:val="ListParagraph"/>
              <w:numPr>
                <w:ilvl w:val="0"/>
                <w:numId w:val="45"/>
              </w:numPr>
              <w:rPr>
                <w:szCs w:val="24"/>
              </w:rPr>
            </w:pPr>
            <w:proofErr w:type="spellStart"/>
            <w:r>
              <w:rPr>
                <w:i/>
                <w:iCs/>
                <w:szCs w:val="24"/>
              </w:rPr>
              <w:t>Usecase</w:t>
            </w:r>
            <w:proofErr w:type="spellEnd"/>
            <w:r>
              <w:rPr>
                <w:szCs w:val="24"/>
              </w:rPr>
              <w:t xml:space="preserve"> dimulai dengan aktor menekan tombol lihat pada tabel </w:t>
            </w:r>
            <w:proofErr w:type="spellStart"/>
            <w:r w:rsidR="002910DF">
              <w:rPr>
                <w:szCs w:val="24"/>
              </w:rPr>
              <w:t>prodi</w:t>
            </w:r>
            <w:proofErr w:type="spellEnd"/>
            <w:r>
              <w:rPr>
                <w:szCs w:val="24"/>
              </w:rPr>
              <w:t>.</w:t>
            </w:r>
          </w:p>
          <w:p w14:paraId="2554A780" w14:textId="421C5351" w:rsidR="008C3BD1" w:rsidRDefault="008C3BD1" w:rsidP="00260C3C">
            <w:pPr>
              <w:pStyle w:val="ListParagraph"/>
              <w:numPr>
                <w:ilvl w:val="0"/>
                <w:numId w:val="45"/>
              </w:numPr>
              <w:rPr>
                <w:szCs w:val="24"/>
              </w:rPr>
            </w:pPr>
            <w:r>
              <w:rPr>
                <w:szCs w:val="24"/>
              </w:rPr>
              <w:t xml:space="preserve">Halaman </w:t>
            </w:r>
            <w:proofErr w:type="spellStart"/>
            <w:r>
              <w:rPr>
                <w:szCs w:val="24"/>
              </w:rPr>
              <w:t>detil</w:t>
            </w:r>
            <w:proofErr w:type="spellEnd"/>
            <w:r>
              <w:rPr>
                <w:szCs w:val="24"/>
              </w:rPr>
              <w:t xml:space="preserve"> </w:t>
            </w:r>
            <w:proofErr w:type="spellStart"/>
            <w:r w:rsidR="002910DF">
              <w:rPr>
                <w:szCs w:val="24"/>
              </w:rPr>
              <w:t>prodi</w:t>
            </w:r>
            <w:proofErr w:type="spellEnd"/>
            <w:r>
              <w:rPr>
                <w:szCs w:val="24"/>
              </w:rPr>
              <w:t xml:space="preserve"> tampil.</w:t>
            </w:r>
          </w:p>
          <w:p w14:paraId="3BAA99CB" w14:textId="77777777" w:rsidR="008C3BD1" w:rsidRDefault="008C3BD1" w:rsidP="00260C3C">
            <w:pPr>
              <w:pStyle w:val="ListParagraph"/>
              <w:numPr>
                <w:ilvl w:val="0"/>
                <w:numId w:val="45"/>
              </w:numPr>
              <w:rPr>
                <w:szCs w:val="24"/>
              </w:rPr>
            </w:pPr>
            <w:r>
              <w:rPr>
                <w:szCs w:val="24"/>
              </w:rPr>
              <w:t xml:space="preserve">Aktor menekan tombol hapus pada halaman </w:t>
            </w:r>
            <w:proofErr w:type="spellStart"/>
            <w:r>
              <w:rPr>
                <w:szCs w:val="24"/>
              </w:rPr>
              <w:t>detil</w:t>
            </w:r>
            <w:proofErr w:type="spellEnd"/>
            <w:r>
              <w:rPr>
                <w:szCs w:val="24"/>
              </w:rPr>
              <w:t xml:space="preserve"> profil perguruan tinggi.</w:t>
            </w:r>
          </w:p>
          <w:p w14:paraId="1ADAC562" w14:textId="77777777" w:rsidR="008C3BD1" w:rsidRPr="00291660" w:rsidRDefault="008C3BD1" w:rsidP="00260C3C">
            <w:pPr>
              <w:pStyle w:val="ListParagraph"/>
              <w:numPr>
                <w:ilvl w:val="0"/>
                <w:numId w:val="45"/>
              </w:numPr>
              <w:rPr>
                <w:i/>
                <w:iCs/>
                <w:szCs w:val="24"/>
              </w:rPr>
            </w:pPr>
            <w:r>
              <w:rPr>
                <w:szCs w:val="24"/>
              </w:rPr>
              <w:t>Pesan konfirmasi penghapusan muncul.</w:t>
            </w:r>
          </w:p>
          <w:p w14:paraId="55D302C3" w14:textId="77777777" w:rsidR="008C3BD1" w:rsidRPr="00E73582" w:rsidRDefault="008C3BD1" w:rsidP="00260C3C">
            <w:pPr>
              <w:pStyle w:val="ListParagraph"/>
              <w:numPr>
                <w:ilvl w:val="0"/>
                <w:numId w:val="45"/>
              </w:numPr>
              <w:rPr>
                <w:szCs w:val="24"/>
              </w:rPr>
            </w:pPr>
            <w:r w:rsidRPr="00E73582">
              <w:rPr>
                <w:szCs w:val="24"/>
              </w:rPr>
              <w:t>Aktor menekan tombol konfirmasi.</w:t>
            </w:r>
          </w:p>
        </w:tc>
      </w:tr>
      <w:tr w:rsidR="008C3BD1" w:rsidRPr="00291660" w14:paraId="1166835A" w14:textId="77777777" w:rsidTr="008D5ADF">
        <w:tc>
          <w:tcPr>
            <w:tcW w:w="2122" w:type="dxa"/>
          </w:tcPr>
          <w:p w14:paraId="637E0725" w14:textId="77777777" w:rsidR="008C3BD1" w:rsidRPr="00291660" w:rsidRDefault="008C3BD1" w:rsidP="008D5ADF">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74E507BB" w14:textId="77777777" w:rsidR="008C3BD1" w:rsidRPr="00386584" w:rsidRDefault="008C3BD1" w:rsidP="008D5ADF">
            <w:pPr>
              <w:rPr>
                <w:szCs w:val="24"/>
              </w:rPr>
            </w:pPr>
            <w:r>
              <w:rPr>
                <w:szCs w:val="24"/>
              </w:rPr>
              <w:t>Tidak Ada.</w:t>
            </w:r>
          </w:p>
        </w:tc>
      </w:tr>
      <w:tr w:rsidR="008C3BD1" w:rsidRPr="00291660" w14:paraId="21D72DDE" w14:textId="77777777" w:rsidTr="008D5ADF">
        <w:tc>
          <w:tcPr>
            <w:tcW w:w="2122" w:type="dxa"/>
          </w:tcPr>
          <w:p w14:paraId="24C9D542" w14:textId="77777777" w:rsidR="008C3BD1" w:rsidRPr="00291660" w:rsidRDefault="008C3BD1" w:rsidP="008D5ADF">
            <w:pPr>
              <w:rPr>
                <w:szCs w:val="24"/>
              </w:rPr>
            </w:pPr>
            <w:r w:rsidRPr="00291660">
              <w:rPr>
                <w:szCs w:val="24"/>
              </w:rPr>
              <w:t>Kondisi Akhir</w:t>
            </w:r>
          </w:p>
        </w:tc>
        <w:tc>
          <w:tcPr>
            <w:tcW w:w="5806" w:type="dxa"/>
          </w:tcPr>
          <w:p w14:paraId="6E071C57" w14:textId="6998BB37" w:rsidR="008C3BD1" w:rsidRPr="00291660" w:rsidRDefault="008C3BD1" w:rsidP="008D5ADF">
            <w:pPr>
              <w:keepNext/>
              <w:rPr>
                <w:szCs w:val="24"/>
              </w:rPr>
            </w:pPr>
            <w:r w:rsidRPr="00291660">
              <w:rPr>
                <w:szCs w:val="24"/>
              </w:rPr>
              <w:t xml:space="preserve">Berhasil </w:t>
            </w:r>
            <w:r>
              <w:rPr>
                <w:szCs w:val="24"/>
              </w:rPr>
              <w:t xml:space="preserve">menghapus </w:t>
            </w:r>
            <w:proofErr w:type="spellStart"/>
            <w:r w:rsidR="002910DF">
              <w:rPr>
                <w:szCs w:val="24"/>
              </w:rPr>
              <w:t>prodi</w:t>
            </w:r>
            <w:proofErr w:type="spellEnd"/>
            <w:r w:rsidRPr="00291660">
              <w:rPr>
                <w:szCs w:val="24"/>
              </w:rPr>
              <w:t>.</w:t>
            </w:r>
          </w:p>
        </w:tc>
      </w:tr>
    </w:tbl>
    <w:p w14:paraId="570765A7" w14:textId="77777777" w:rsidR="008C3BD1" w:rsidRDefault="008C3BD1" w:rsidP="008C3BD1">
      <w:pPr>
        <w:tabs>
          <w:tab w:val="left" w:pos="4571"/>
        </w:tabs>
      </w:pPr>
    </w:p>
    <w:p w14:paraId="51D3A6DC" w14:textId="3514A818" w:rsidR="008C3BD1" w:rsidRDefault="008C3BD1" w:rsidP="008C3BD1">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19</w:t>
      </w:r>
      <w:r w:rsidR="00B22397">
        <w:fldChar w:fldCharType="end"/>
      </w:r>
      <w:r>
        <w:t xml:space="preserve"> Spesifikasi Mengubah </w:t>
      </w:r>
      <w:proofErr w:type="spellStart"/>
      <w:r w:rsidR="0076449E">
        <w:t>Prodi</w:t>
      </w:r>
      <w:proofErr w:type="spellEnd"/>
    </w:p>
    <w:tbl>
      <w:tblPr>
        <w:tblStyle w:val="TableGrid"/>
        <w:tblW w:w="0" w:type="auto"/>
        <w:tblLook w:val="04A0" w:firstRow="1" w:lastRow="0" w:firstColumn="1" w:lastColumn="0" w:noHBand="0" w:noVBand="1"/>
      </w:tblPr>
      <w:tblGrid>
        <w:gridCol w:w="2122"/>
        <w:gridCol w:w="5806"/>
      </w:tblGrid>
      <w:tr w:rsidR="008C3BD1" w:rsidRPr="00291660" w14:paraId="25C0A8C9" w14:textId="77777777" w:rsidTr="008D5ADF">
        <w:tc>
          <w:tcPr>
            <w:tcW w:w="7928" w:type="dxa"/>
            <w:gridSpan w:val="2"/>
          </w:tcPr>
          <w:p w14:paraId="3FB5350A" w14:textId="187DE87A" w:rsidR="008C3BD1" w:rsidRPr="00291660" w:rsidRDefault="008C3BD1" w:rsidP="008D5ADF">
            <w:pPr>
              <w:rPr>
                <w:b/>
                <w:bCs/>
                <w:szCs w:val="24"/>
              </w:rPr>
            </w:pPr>
            <w:proofErr w:type="spellStart"/>
            <w:r w:rsidRPr="00291660">
              <w:rPr>
                <w:b/>
                <w:bCs/>
                <w:i/>
                <w:iCs/>
                <w:szCs w:val="24"/>
              </w:rPr>
              <w:t>Usecase</w:t>
            </w:r>
            <w:proofErr w:type="spellEnd"/>
            <w:r>
              <w:rPr>
                <w:b/>
                <w:bCs/>
                <w:szCs w:val="24"/>
              </w:rPr>
              <w:t xml:space="preserve"> Manajemen </w:t>
            </w:r>
            <w:proofErr w:type="spellStart"/>
            <w:r w:rsidR="0076449E">
              <w:rPr>
                <w:b/>
                <w:bCs/>
                <w:szCs w:val="24"/>
              </w:rPr>
              <w:t>Prodi</w:t>
            </w:r>
            <w:proofErr w:type="spellEnd"/>
            <w:r>
              <w:rPr>
                <w:b/>
                <w:bCs/>
                <w:szCs w:val="24"/>
              </w:rPr>
              <w:t xml:space="preserve">: Mengubah </w:t>
            </w:r>
            <w:proofErr w:type="spellStart"/>
            <w:r w:rsidR="0076449E">
              <w:rPr>
                <w:b/>
                <w:bCs/>
                <w:szCs w:val="24"/>
              </w:rPr>
              <w:t>Prodi</w:t>
            </w:r>
            <w:proofErr w:type="spellEnd"/>
          </w:p>
        </w:tc>
      </w:tr>
      <w:tr w:rsidR="008C3BD1" w:rsidRPr="00291660" w14:paraId="7F499EB0" w14:textId="77777777" w:rsidTr="008D5ADF">
        <w:tc>
          <w:tcPr>
            <w:tcW w:w="2122" w:type="dxa"/>
          </w:tcPr>
          <w:p w14:paraId="6B17ECED" w14:textId="77777777" w:rsidR="008C3BD1" w:rsidRPr="00291660" w:rsidRDefault="008C3BD1" w:rsidP="008D5ADF">
            <w:pPr>
              <w:rPr>
                <w:szCs w:val="24"/>
              </w:rPr>
            </w:pPr>
            <w:r w:rsidRPr="00291660">
              <w:rPr>
                <w:szCs w:val="24"/>
              </w:rPr>
              <w:t>Deskripsi</w:t>
            </w:r>
          </w:p>
        </w:tc>
        <w:tc>
          <w:tcPr>
            <w:tcW w:w="5806" w:type="dxa"/>
          </w:tcPr>
          <w:p w14:paraId="0FE92BFF" w14:textId="45B1DB82" w:rsidR="008C3BD1" w:rsidRPr="00291660" w:rsidRDefault="008C3BD1"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 xml:space="preserve">mengubah </w:t>
            </w:r>
            <w:proofErr w:type="spellStart"/>
            <w:r w:rsidR="002910DF">
              <w:rPr>
                <w:szCs w:val="24"/>
              </w:rPr>
              <w:t>prodi</w:t>
            </w:r>
            <w:proofErr w:type="spellEnd"/>
            <w:r>
              <w:rPr>
                <w:szCs w:val="24"/>
              </w:rPr>
              <w:t xml:space="preserve"> di sistem.</w:t>
            </w:r>
          </w:p>
        </w:tc>
      </w:tr>
      <w:tr w:rsidR="008C3BD1" w:rsidRPr="00291660" w14:paraId="5A828B4E" w14:textId="77777777" w:rsidTr="008D5ADF">
        <w:tc>
          <w:tcPr>
            <w:tcW w:w="2122" w:type="dxa"/>
          </w:tcPr>
          <w:p w14:paraId="4659C9F6" w14:textId="77777777" w:rsidR="008C3BD1" w:rsidRPr="00291660" w:rsidRDefault="008C3BD1" w:rsidP="008D5ADF">
            <w:pPr>
              <w:rPr>
                <w:szCs w:val="24"/>
              </w:rPr>
            </w:pPr>
            <w:r w:rsidRPr="00291660">
              <w:rPr>
                <w:szCs w:val="24"/>
              </w:rPr>
              <w:t>Aktor Utama</w:t>
            </w:r>
          </w:p>
        </w:tc>
        <w:tc>
          <w:tcPr>
            <w:tcW w:w="5806" w:type="dxa"/>
          </w:tcPr>
          <w:p w14:paraId="7DA5BE4D" w14:textId="77777777" w:rsidR="008C3BD1" w:rsidRPr="00291660" w:rsidRDefault="008C3BD1" w:rsidP="008D5ADF">
            <w:pPr>
              <w:rPr>
                <w:szCs w:val="24"/>
              </w:rPr>
            </w:pPr>
            <w:r>
              <w:rPr>
                <w:szCs w:val="24"/>
              </w:rPr>
              <w:t>LPM</w:t>
            </w:r>
          </w:p>
        </w:tc>
      </w:tr>
      <w:tr w:rsidR="008C3BD1" w:rsidRPr="00291660" w14:paraId="12A0AB15" w14:textId="77777777" w:rsidTr="008D5ADF">
        <w:tc>
          <w:tcPr>
            <w:tcW w:w="2122" w:type="dxa"/>
          </w:tcPr>
          <w:p w14:paraId="5D270893" w14:textId="77777777" w:rsidR="008C3BD1" w:rsidRPr="00291660" w:rsidRDefault="008C3BD1" w:rsidP="008D5ADF">
            <w:pPr>
              <w:rPr>
                <w:szCs w:val="24"/>
              </w:rPr>
            </w:pPr>
            <w:r w:rsidRPr="00291660">
              <w:rPr>
                <w:szCs w:val="24"/>
              </w:rPr>
              <w:t>Kondisi Awal</w:t>
            </w:r>
          </w:p>
        </w:tc>
        <w:tc>
          <w:tcPr>
            <w:tcW w:w="5806" w:type="dxa"/>
          </w:tcPr>
          <w:p w14:paraId="3D80D60E" w14:textId="30CB5A50" w:rsidR="008C3BD1" w:rsidRPr="003C7420" w:rsidRDefault="008C3BD1" w:rsidP="008D5ADF">
            <w:pPr>
              <w:rPr>
                <w:szCs w:val="24"/>
              </w:rPr>
            </w:pPr>
            <w:r>
              <w:rPr>
                <w:szCs w:val="24"/>
              </w:rPr>
              <w:t xml:space="preserve">Halaman </w:t>
            </w:r>
            <w:proofErr w:type="spellStart"/>
            <w:r w:rsidR="002910DF">
              <w:rPr>
                <w:szCs w:val="24"/>
              </w:rPr>
              <w:t>prodi</w:t>
            </w:r>
            <w:proofErr w:type="spellEnd"/>
            <w:r>
              <w:rPr>
                <w:szCs w:val="24"/>
              </w:rPr>
              <w:t xml:space="preserve"> tampil.</w:t>
            </w:r>
          </w:p>
        </w:tc>
      </w:tr>
      <w:tr w:rsidR="008C3BD1" w:rsidRPr="00291660" w14:paraId="20FD2C7D" w14:textId="77777777" w:rsidTr="008D5ADF">
        <w:tc>
          <w:tcPr>
            <w:tcW w:w="7928" w:type="dxa"/>
            <w:gridSpan w:val="2"/>
          </w:tcPr>
          <w:p w14:paraId="38D00FDC" w14:textId="77777777" w:rsidR="008C3BD1" w:rsidRPr="00291660" w:rsidRDefault="008C3BD1"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8C3BD1" w:rsidRPr="00291660" w14:paraId="037BDD1E" w14:textId="77777777" w:rsidTr="008D5ADF">
        <w:tc>
          <w:tcPr>
            <w:tcW w:w="2122" w:type="dxa"/>
          </w:tcPr>
          <w:p w14:paraId="2BA0686A" w14:textId="77777777" w:rsidR="008C3BD1" w:rsidRPr="00291660" w:rsidRDefault="008C3BD1" w:rsidP="008D5ADF">
            <w:pPr>
              <w:rPr>
                <w:i/>
                <w:iCs/>
                <w:szCs w:val="24"/>
              </w:rPr>
            </w:pPr>
            <w:r>
              <w:rPr>
                <w:i/>
                <w:iCs/>
                <w:szCs w:val="24"/>
              </w:rPr>
              <w:t xml:space="preserve">Basic </w:t>
            </w:r>
            <w:proofErr w:type="spellStart"/>
            <w:r>
              <w:rPr>
                <w:i/>
                <w:iCs/>
                <w:szCs w:val="24"/>
              </w:rPr>
              <w:t>Flow</w:t>
            </w:r>
            <w:proofErr w:type="spellEnd"/>
          </w:p>
        </w:tc>
        <w:tc>
          <w:tcPr>
            <w:tcW w:w="5806" w:type="dxa"/>
          </w:tcPr>
          <w:p w14:paraId="43D27C68" w14:textId="6A46F1E3" w:rsidR="008C3BD1" w:rsidRPr="00291660" w:rsidRDefault="008C3BD1" w:rsidP="00260C3C">
            <w:pPr>
              <w:pStyle w:val="ListParagraph"/>
              <w:numPr>
                <w:ilvl w:val="0"/>
                <w:numId w:val="46"/>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aktor menekan tombol ubah pada tabel </w:t>
            </w:r>
            <w:proofErr w:type="spellStart"/>
            <w:r w:rsidR="002910DF">
              <w:rPr>
                <w:szCs w:val="24"/>
              </w:rPr>
              <w:t>prodi</w:t>
            </w:r>
            <w:proofErr w:type="spellEnd"/>
            <w:r>
              <w:rPr>
                <w:szCs w:val="24"/>
              </w:rPr>
              <w:t>.</w:t>
            </w:r>
          </w:p>
          <w:p w14:paraId="7CFB69B6" w14:textId="6B5325B6" w:rsidR="008C3BD1" w:rsidRPr="006A214B" w:rsidRDefault="008C3BD1" w:rsidP="00260C3C">
            <w:pPr>
              <w:pStyle w:val="ListParagraph"/>
              <w:numPr>
                <w:ilvl w:val="0"/>
                <w:numId w:val="46"/>
              </w:numPr>
              <w:rPr>
                <w:i/>
                <w:iCs/>
                <w:szCs w:val="24"/>
              </w:rPr>
            </w:pPr>
            <w:proofErr w:type="spellStart"/>
            <w:r>
              <w:rPr>
                <w:i/>
                <w:iCs/>
                <w:szCs w:val="24"/>
              </w:rPr>
              <w:t>Form</w:t>
            </w:r>
            <w:proofErr w:type="spellEnd"/>
            <w:r>
              <w:rPr>
                <w:szCs w:val="24"/>
              </w:rPr>
              <w:t xml:space="preserve"> </w:t>
            </w:r>
            <w:proofErr w:type="spellStart"/>
            <w:r w:rsidR="002910DF">
              <w:rPr>
                <w:szCs w:val="24"/>
              </w:rPr>
              <w:t>prodi</w:t>
            </w:r>
            <w:proofErr w:type="spellEnd"/>
            <w:r>
              <w:rPr>
                <w:szCs w:val="24"/>
              </w:rPr>
              <w:t xml:space="preserve"> muncul.</w:t>
            </w:r>
          </w:p>
          <w:p w14:paraId="54135357" w14:textId="351F11E2" w:rsidR="008C3BD1" w:rsidRPr="006A214B" w:rsidRDefault="008C3BD1" w:rsidP="00260C3C">
            <w:pPr>
              <w:pStyle w:val="ListParagraph"/>
              <w:numPr>
                <w:ilvl w:val="0"/>
                <w:numId w:val="46"/>
              </w:numPr>
              <w:rPr>
                <w:i/>
                <w:iCs/>
                <w:szCs w:val="24"/>
              </w:rPr>
            </w:pPr>
            <w:r>
              <w:rPr>
                <w:szCs w:val="24"/>
              </w:rPr>
              <w:t xml:space="preserve">Aktor mengisi </w:t>
            </w:r>
            <w:proofErr w:type="spellStart"/>
            <w:r>
              <w:rPr>
                <w:i/>
                <w:iCs/>
                <w:szCs w:val="24"/>
              </w:rPr>
              <w:t>form</w:t>
            </w:r>
            <w:proofErr w:type="spellEnd"/>
            <w:r>
              <w:rPr>
                <w:szCs w:val="24"/>
              </w:rPr>
              <w:t xml:space="preserve"> </w:t>
            </w:r>
            <w:proofErr w:type="spellStart"/>
            <w:r w:rsidR="002910DF">
              <w:rPr>
                <w:szCs w:val="24"/>
              </w:rPr>
              <w:t>prodi</w:t>
            </w:r>
            <w:proofErr w:type="spellEnd"/>
            <w:r>
              <w:rPr>
                <w:szCs w:val="24"/>
              </w:rPr>
              <w:t>.</w:t>
            </w:r>
          </w:p>
          <w:p w14:paraId="047123ED" w14:textId="77777777" w:rsidR="008C3BD1" w:rsidRPr="006A214B" w:rsidRDefault="008C3BD1" w:rsidP="00260C3C">
            <w:pPr>
              <w:pStyle w:val="ListParagraph"/>
              <w:numPr>
                <w:ilvl w:val="0"/>
                <w:numId w:val="46"/>
              </w:numPr>
              <w:rPr>
                <w:i/>
                <w:iCs/>
                <w:szCs w:val="24"/>
              </w:rPr>
            </w:pPr>
            <w:r>
              <w:rPr>
                <w:szCs w:val="24"/>
              </w:rPr>
              <w:t>Aktor menekan tombol simpan.</w:t>
            </w:r>
          </w:p>
        </w:tc>
      </w:tr>
      <w:tr w:rsidR="008C3BD1" w:rsidRPr="00291660" w14:paraId="41D5AFFB" w14:textId="77777777" w:rsidTr="008D5ADF">
        <w:tc>
          <w:tcPr>
            <w:tcW w:w="2122" w:type="dxa"/>
          </w:tcPr>
          <w:p w14:paraId="41DE8D35" w14:textId="77777777" w:rsidR="008C3BD1" w:rsidRPr="00291660" w:rsidRDefault="008C3BD1" w:rsidP="008D5ADF">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11DC04C5" w14:textId="3A457143" w:rsidR="008C3BD1" w:rsidRDefault="008C3BD1" w:rsidP="00260C3C">
            <w:pPr>
              <w:pStyle w:val="ListParagraph"/>
              <w:numPr>
                <w:ilvl w:val="0"/>
                <w:numId w:val="47"/>
              </w:numPr>
              <w:rPr>
                <w:szCs w:val="24"/>
              </w:rPr>
            </w:pPr>
            <w:proofErr w:type="spellStart"/>
            <w:r>
              <w:rPr>
                <w:i/>
                <w:iCs/>
                <w:szCs w:val="24"/>
              </w:rPr>
              <w:t>Usecase</w:t>
            </w:r>
            <w:proofErr w:type="spellEnd"/>
            <w:r>
              <w:rPr>
                <w:szCs w:val="24"/>
              </w:rPr>
              <w:t xml:space="preserve"> dimulai dengan aktor menekan tombol lihat pada tabel </w:t>
            </w:r>
            <w:proofErr w:type="spellStart"/>
            <w:r w:rsidR="002910DF">
              <w:rPr>
                <w:szCs w:val="24"/>
              </w:rPr>
              <w:t>prodi</w:t>
            </w:r>
            <w:proofErr w:type="spellEnd"/>
            <w:r>
              <w:rPr>
                <w:szCs w:val="24"/>
              </w:rPr>
              <w:t>.</w:t>
            </w:r>
          </w:p>
          <w:p w14:paraId="40AFBD3A" w14:textId="2D827420" w:rsidR="008C3BD1" w:rsidRDefault="008C3BD1" w:rsidP="00260C3C">
            <w:pPr>
              <w:pStyle w:val="ListParagraph"/>
              <w:numPr>
                <w:ilvl w:val="0"/>
                <w:numId w:val="47"/>
              </w:numPr>
              <w:rPr>
                <w:szCs w:val="24"/>
              </w:rPr>
            </w:pPr>
            <w:r>
              <w:rPr>
                <w:szCs w:val="24"/>
              </w:rPr>
              <w:t xml:space="preserve">Halaman </w:t>
            </w:r>
            <w:proofErr w:type="spellStart"/>
            <w:r>
              <w:rPr>
                <w:szCs w:val="24"/>
              </w:rPr>
              <w:t>detil</w:t>
            </w:r>
            <w:proofErr w:type="spellEnd"/>
            <w:r>
              <w:rPr>
                <w:szCs w:val="24"/>
              </w:rPr>
              <w:t xml:space="preserve"> </w:t>
            </w:r>
            <w:proofErr w:type="spellStart"/>
            <w:r w:rsidR="002910DF">
              <w:rPr>
                <w:szCs w:val="24"/>
              </w:rPr>
              <w:t>prodi</w:t>
            </w:r>
            <w:proofErr w:type="spellEnd"/>
            <w:r>
              <w:rPr>
                <w:szCs w:val="24"/>
              </w:rPr>
              <w:t xml:space="preserve"> tampil.</w:t>
            </w:r>
          </w:p>
          <w:p w14:paraId="30FB34BC" w14:textId="2222D96D" w:rsidR="008C3BD1" w:rsidRDefault="008C3BD1" w:rsidP="00260C3C">
            <w:pPr>
              <w:pStyle w:val="ListParagraph"/>
              <w:numPr>
                <w:ilvl w:val="0"/>
                <w:numId w:val="47"/>
              </w:numPr>
              <w:rPr>
                <w:szCs w:val="24"/>
              </w:rPr>
            </w:pPr>
            <w:r>
              <w:rPr>
                <w:szCs w:val="24"/>
              </w:rPr>
              <w:t xml:space="preserve">Aktor menekan tombol edit pada halaman </w:t>
            </w:r>
            <w:proofErr w:type="spellStart"/>
            <w:r>
              <w:rPr>
                <w:szCs w:val="24"/>
              </w:rPr>
              <w:t>detil</w:t>
            </w:r>
            <w:proofErr w:type="spellEnd"/>
            <w:r>
              <w:rPr>
                <w:szCs w:val="24"/>
              </w:rPr>
              <w:t xml:space="preserve"> </w:t>
            </w:r>
            <w:proofErr w:type="spellStart"/>
            <w:r w:rsidR="002910DF">
              <w:rPr>
                <w:szCs w:val="24"/>
              </w:rPr>
              <w:t>prodi</w:t>
            </w:r>
            <w:proofErr w:type="spellEnd"/>
            <w:r>
              <w:rPr>
                <w:szCs w:val="24"/>
              </w:rPr>
              <w:t>.</w:t>
            </w:r>
          </w:p>
          <w:p w14:paraId="3022E1E5" w14:textId="371DE70E" w:rsidR="008C3BD1" w:rsidRDefault="008C3BD1" w:rsidP="00260C3C">
            <w:pPr>
              <w:pStyle w:val="ListParagraph"/>
              <w:numPr>
                <w:ilvl w:val="0"/>
                <w:numId w:val="47"/>
              </w:numPr>
              <w:rPr>
                <w:i/>
                <w:iCs/>
                <w:szCs w:val="24"/>
              </w:rPr>
            </w:pPr>
            <w:proofErr w:type="spellStart"/>
            <w:r>
              <w:rPr>
                <w:i/>
                <w:iCs/>
                <w:szCs w:val="24"/>
              </w:rPr>
              <w:t>Form</w:t>
            </w:r>
            <w:proofErr w:type="spellEnd"/>
            <w:r>
              <w:rPr>
                <w:szCs w:val="24"/>
              </w:rPr>
              <w:t xml:space="preserve"> </w:t>
            </w:r>
            <w:proofErr w:type="spellStart"/>
            <w:r w:rsidR="002910DF">
              <w:rPr>
                <w:szCs w:val="24"/>
              </w:rPr>
              <w:t>prodi</w:t>
            </w:r>
            <w:proofErr w:type="spellEnd"/>
            <w:r>
              <w:rPr>
                <w:szCs w:val="24"/>
              </w:rPr>
              <w:t xml:space="preserve"> muncul.</w:t>
            </w:r>
          </w:p>
          <w:p w14:paraId="4540E09D" w14:textId="56B15B5C" w:rsidR="008C3BD1" w:rsidRDefault="008C3BD1" w:rsidP="00260C3C">
            <w:pPr>
              <w:pStyle w:val="ListParagraph"/>
              <w:numPr>
                <w:ilvl w:val="0"/>
                <w:numId w:val="47"/>
              </w:numPr>
              <w:rPr>
                <w:i/>
                <w:iCs/>
                <w:szCs w:val="24"/>
              </w:rPr>
            </w:pPr>
            <w:r>
              <w:rPr>
                <w:szCs w:val="24"/>
              </w:rPr>
              <w:t xml:space="preserve">Aktor mengisi </w:t>
            </w:r>
            <w:proofErr w:type="spellStart"/>
            <w:r>
              <w:rPr>
                <w:i/>
                <w:iCs/>
                <w:szCs w:val="24"/>
              </w:rPr>
              <w:t>form</w:t>
            </w:r>
            <w:proofErr w:type="spellEnd"/>
            <w:r>
              <w:rPr>
                <w:szCs w:val="24"/>
              </w:rPr>
              <w:t xml:space="preserve"> </w:t>
            </w:r>
            <w:proofErr w:type="spellStart"/>
            <w:r w:rsidR="002910DF">
              <w:rPr>
                <w:szCs w:val="24"/>
              </w:rPr>
              <w:t>prodi</w:t>
            </w:r>
            <w:proofErr w:type="spellEnd"/>
            <w:r>
              <w:rPr>
                <w:szCs w:val="24"/>
              </w:rPr>
              <w:t>.</w:t>
            </w:r>
          </w:p>
          <w:p w14:paraId="64F5B961" w14:textId="77777777" w:rsidR="008C3BD1" w:rsidRPr="00E73582" w:rsidRDefault="008C3BD1" w:rsidP="00260C3C">
            <w:pPr>
              <w:pStyle w:val="ListParagraph"/>
              <w:numPr>
                <w:ilvl w:val="0"/>
                <w:numId w:val="47"/>
              </w:numPr>
              <w:rPr>
                <w:szCs w:val="24"/>
              </w:rPr>
            </w:pPr>
            <w:r>
              <w:rPr>
                <w:szCs w:val="24"/>
              </w:rPr>
              <w:t>Aktor menekan tombol simpan.</w:t>
            </w:r>
          </w:p>
        </w:tc>
      </w:tr>
      <w:tr w:rsidR="008C3BD1" w:rsidRPr="00291660" w14:paraId="62BCC4AC" w14:textId="77777777" w:rsidTr="008D5ADF">
        <w:tc>
          <w:tcPr>
            <w:tcW w:w="2122" w:type="dxa"/>
          </w:tcPr>
          <w:p w14:paraId="3DCCFFAF" w14:textId="77777777" w:rsidR="008C3BD1" w:rsidRPr="00291660" w:rsidRDefault="008C3BD1" w:rsidP="008D5ADF">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7C79ABB2" w14:textId="77777777" w:rsidR="008C3BD1" w:rsidRPr="00386584" w:rsidRDefault="008C3BD1" w:rsidP="008D5ADF">
            <w:pPr>
              <w:rPr>
                <w:szCs w:val="24"/>
              </w:rPr>
            </w:pPr>
            <w:r>
              <w:rPr>
                <w:szCs w:val="24"/>
              </w:rPr>
              <w:t>Tidak ada.</w:t>
            </w:r>
          </w:p>
        </w:tc>
      </w:tr>
      <w:tr w:rsidR="008C3BD1" w:rsidRPr="00291660" w14:paraId="64C4FD82" w14:textId="77777777" w:rsidTr="008D5ADF">
        <w:tc>
          <w:tcPr>
            <w:tcW w:w="2122" w:type="dxa"/>
          </w:tcPr>
          <w:p w14:paraId="7ED1E1CF" w14:textId="77777777" w:rsidR="008C3BD1" w:rsidRPr="00291660" w:rsidRDefault="008C3BD1" w:rsidP="008D5ADF">
            <w:pPr>
              <w:rPr>
                <w:szCs w:val="24"/>
              </w:rPr>
            </w:pPr>
            <w:r w:rsidRPr="00291660">
              <w:rPr>
                <w:szCs w:val="24"/>
              </w:rPr>
              <w:lastRenderedPageBreak/>
              <w:t>Kondisi Akhir</w:t>
            </w:r>
          </w:p>
        </w:tc>
        <w:tc>
          <w:tcPr>
            <w:tcW w:w="5806" w:type="dxa"/>
          </w:tcPr>
          <w:p w14:paraId="54D0AE8B" w14:textId="4EE40052" w:rsidR="008C3BD1" w:rsidRPr="00291660" w:rsidRDefault="008C3BD1" w:rsidP="008D5ADF">
            <w:pPr>
              <w:keepNext/>
              <w:rPr>
                <w:szCs w:val="24"/>
              </w:rPr>
            </w:pPr>
            <w:r w:rsidRPr="00291660">
              <w:rPr>
                <w:szCs w:val="24"/>
              </w:rPr>
              <w:t xml:space="preserve">Berhasil </w:t>
            </w:r>
            <w:r>
              <w:rPr>
                <w:szCs w:val="24"/>
              </w:rPr>
              <w:t xml:space="preserve">mengubah </w:t>
            </w:r>
            <w:proofErr w:type="spellStart"/>
            <w:r w:rsidR="002910DF">
              <w:rPr>
                <w:szCs w:val="24"/>
              </w:rPr>
              <w:t>prodi</w:t>
            </w:r>
            <w:proofErr w:type="spellEnd"/>
            <w:r w:rsidRPr="00291660">
              <w:rPr>
                <w:szCs w:val="24"/>
              </w:rPr>
              <w:t>.</w:t>
            </w:r>
          </w:p>
        </w:tc>
      </w:tr>
    </w:tbl>
    <w:p w14:paraId="74DD7C85" w14:textId="5132B924" w:rsidR="008C3BD1" w:rsidRDefault="008C3BD1" w:rsidP="00291660">
      <w:pPr>
        <w:tabs>
          <w:tab w:val="left" w:pos="4571"/>
        </w:tabs>
      </w:pPr>
    </w:p>
    <w:p w14:paraId="61C2E0A7" w14:textId="3F0601EB" w:rsidR="006220A1" w:rsidRDefault="006220A1" w:rsidP="00260C3C">
      <w:pPr>
        <w:pStyle w:val="ListParagraph"/>
        <w:numPr>
          <w:ilvl w:val="0"/>
          <w:numId w:val="19"/>
        </w:numPr>
      </w:pPr>
      <w:r>
        <w:t>Manajemen Unit / Lembaga/ Satuan Kerja</w:t>
      </w:r>
    </w:p>
    <w:p w14:paraId="0C314861" w14:textId="464E6D42" w:rsidR="006220A1" w:rsidRDefault="006220A1" w:rsidP="006220A1">
      <w:pPr>
        <w:pStyle w:val="ListParagraph"/>
        <w:ind w:left="1080"/>
      </w:pPr>
      <w:proofErr w:type="spellStart"/>
      <w:r>
        <w:rPr>
          <w:i/>
          <w:iCs/>
        </w:rPr>
        <w:t>Usecase</w:t>
      </w:r>
      <w:proofErr w:type="spellEnd"/>
      <w:r>
        <w:t xml:space="preserve"> manajemen unit dibagi menjadi 3 buah aksi yaitu menambahkan, mengubah, dan menghapus.</w:t>
      </w:r>
    </w:p>
    <w:p w14:paraId="59B25F51" w14:textId="19972AB7" w:rsidR="006220A1" w:rsidRDefault="006220A1" w:rsidP="006220A1">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20</w:t>
      </w:r>
      <w:r w:rsidR="00B22397">
        <w:fldChar w:fldCharType="end"/>
      </w:r>
      <w:r>
        <w:t xml:space="preserve"> Spesifikasi Menambahkan </w:t>
      </w:r>
      <w:r w:rsidR="007C26E1">
        <w:t>Unit</w:t>
      </w:r>
    </w:p>
    <w:tbl>
      <w:tblPr>
        <w:tblStyle w:val="TableGrid"/>
        <w:tblW w:w="0" w:type="auto"/>
        <w:tblLook w:val="04A0" w:firstRow="1" w:lastRow="0" w:firstColumn="1" w:lastColumn="0" w:noHBand="0" w:noVBand="1"/>
      </w:tblPr>
      <w:tblGrid>
        <w:gridCol w:w="2122"/>
        <w:gridCol w:w="5806"/>
      </w:tblGrid>
      <w:tr w:rsidR="006220A1" w:rsidRPr="00291660" w14:paraId="2AFBF36E" w14:textId="77777777" w:rsidTr="008D5ADF">
        <w:tc>
          <w:tcPr>
            <w:tcW w:w="7928" w:type="dxa"/>
            <w:gridSpan w:val="2"/>
          </w:tcPr>
          <w:p w14:paraId="2AFF9B77" w14:textId="57966556" w:rsidR="006220A1" w:rsidRPr="00291660" w:rsidRDefault="006220A1" w:rsidP="008D5ADF">
            <w:pPr>
              <w:jc w:val="left"/>
              <w:rPr>
                <w:b/>
                <w:bCs/>
                <w:szCs w:val="24"/>
              </w:rPr>
            </w:pPr>
            <w:proofErr w:type="spellStart"/>
            <w:r w:rsidRPr="00291660">
              <w:rPr>
                <w:b/>
                <w:bCs/>
                <w:i/>
                <w:iCs/>
                <w:szCs w:val="24"/>
              </w:rPr>
              <w:t>Usecase</w:t>
            </w:r>
            <w:proofErr w:type="spellEnd"/>
            <w:r>
              <w:rPr>
                <w:b/>
                <w:bCs/>
                <w:szCs w:val="24"/>
              </w:rPr>
              <w:t xml:space="preserve"> Manajemen </w:t>
            </w:r>
            <w:r w:rsidR="008672C2">
              <w:rPr>
                <w:b/>
                <w:bCs/>
                <w:szCs w:val="24"/>
              </w:rPr>
              <w:t>Unit</w:t>
            </w:r>
            <w:r>
              <w:rPr>
                <w:b/>
                <w:bCs/>
                <w:szCs w:val="24"/>
              </w:rPr>
              <w:t xml:space="preserve">: Menambahkan </w:t>
            </w:r>
            <w:r w:rsidR="008672C2">
              <w:rPr>
                <w:b/>
                <w:bCs/>
                <w:szCs w:val="24"/>
              </w:rPr>
              <w:t>Unit</w:t>
            </w:r>
          </w:p>
        </w:tc>
      </w:tr>
      <w:tr w:rsidR="006220A1" w:rsidRPr="00291660" w14:paraId="7818C528" w14:textId="77777777" w:rsidTr="008D5ADF">
        <w:tc>
          <w:tcPr>
            <w:tcW w:w="2122" w:type="dxa"/>
          </w:tcPr>
          <w:p w14:paraId="1EB69C94" w14:textId="77777777" w:rsidR="006220A1" w:rsidRPr="00291660" w:rsidRDefault="006220A1" w:rsidP="008D5ADF">
            <w:pPr>
              <w:rPr>
                <w:szCs w:val="24"/>
              </w:rPr>
            </w:pPr>
            <w:r w:rsidRPr="00291660">
              <w:rPr>
                <w:szCs w:val="24"/>
              </w:rPr>
              <w:t>Deskripsi</w:t>
            </w:r>
          </w:p>
        </w:tc>
        <w:tc>
          <w:tcPr>
            <w:tcW w:w="5806" w:type="dxa"/>
          </w:tcPr>
          <w:p w14:paraId="5EA19688" w14:textId="611737BA" w:rsidR="006220A1" w:rsidRPr="00291660" w:rsidRDefault="006220A1"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 xml:space="preserve">menambahkan </w:t>
            </w:r>
            <w:r w:rsidR="008672C2">
              <w:rPr>
                <w:szCs w:val="24"/>
              </w:rPr>
              <w:t>unit</w:t>
            </w:r>
            <w:r>
              <w:rPr>
                <w:szCs w:val="24"/>
              </w:rPr>
              <w:t xml:space="preserve"> ke dalam sistem.</w:t>
            </w:r>
          </w:p>
        </w:tc>
      </w:tr>
      <w:tr w:rsidR="006220A1" w:rsidRPr="00291660" w14:paraId="2EB7C1F1" w14:textId="77777777" w:rsidTr="008D5ADF">
        <w:tc>
          <w:tcPr>
            <w:tcW w:w="2122" w:type="dxa"/>
          </w:tcPr>
          <w:p w14:paraId="695082FE" w14:textId="77777777" w:rsidR="006220A1" w:rsidRPr="00291660" w:rsidRDefault="006220A1" w:rsidP="008D5ADF">
            <w:pPr>
              <w:rPr>
                <w:szCs w:val="24"/>
              </w:rPr>
            </w:pPr>
            <w:r w:rsidRPr="00291660">
              <w:rPr>
                <w:szCs w:val="24"/>
              </w:rPr>
              <w:t>Aktor Utama</w:t>
            </w:r>
          </w:p>
        </w:tc>
        <w:tc>
          <w:tcPr>
            <w:tcW w:w="5806" w:type="dxa"/>
          </w:tcPr>
          <w:p w14:paraId="50BE4707" w14:textId="77777777" w:rsidR="006220A1" w:rsidRPr="00291660" w:rsidRDefault="006220A1" w:rsidP="008D5ADF">
            <w:pPr>
              <w:rPr>
                <w:szCs w:val="24"/>
              </w:rPr>
            </w:pPr>
            <w:r>
              <w:rPr>
                <w:szCs w:val="24"/>
              </w:rPr>
              <w:t>LPM</w:t>
            </w:r>
          </w:p>
        </w:tc>
      </w:tr>
      <w:tr w:rsidR="006220A1" w:rsidRPr="00291660" w14:paraId="66FF7F53" w14:textId="77777777" w:rsidTr="008D5ADF">
        <w:tc>
          <w:tcPr>
            <w:tcW w:w="2122" w:type="dxa"/>
          </w:tcPr>
          <w:p w14:paraId="5A9811B1" w14:textId="77777777" w:rsidR="006220A1" w:rsidRPr="00291660" w:rsidRDefault="006220A1" w:rsidP="008D5ADF">
            <w:pPr>
              <w:rPr>
                <w:szCs w:val="24"/>
              </w:rPr>
            </w:pPr>
            <w:r w:rsidRPr="00291660">
              <w:rPr>
                <w:szCs w:val="24"/>
              </w:rPr>
              <w:t>Kondisi Awal</w:t>
            </w:r>
          </w:p>
        </w:tc>
        <w:tc>
          <w:tcPr>
            <w:tcW w:w="5806" w:type="dxa"/>
          </w:tcPr>
          <w:p w14:paraId="16EB96A9" w14:textId="77777777" w:rsidR="006220A1" w:rsidRPr="003C7420" w:rsidRDefault="006220A1" w:rsidP="008D5ADF">
            <w:pPr>
              <w:rPr>
                <w:szCs w:val="24"/>
              </w:rPr>
            </w:pPr>
            <w:r>
              <w:rPr>
                <w:szCs w:val="24"/>
              </w:rPr>
              <w:t>Halaman Utama tampil.</w:t>
            </w:r>
          </w:p>
        </w:tc>
      </w:tr>
      <w:tr w:rsidR="006220A1" w:rsidRPr="00291660" w14:paraId="7692E70D" w14:textId="77777777" w:rsidTr="008D5ADF">
        <w:tc>
          <w:tcPr>
            <w:tcW w:w="7928" w:type="dxa"/>
            <w:gridSpan w:val="2"/>
          </w:tcPr>
          <w:p w14:paraId="72C47A40" w14:textId="77777777" w:rsidR="006220A1" w:rsidRPr="00291660" w:rsidRDefault="006220A1"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6220A1" w:rsidRPr="00291660" w14:paraId="20313CAF" w14:textId="77777777" w:rsidTr="008D5ADF">
        <w:tc>
          <w:tcPr>
            <w:tcW w:w="2122" w:type="dxa"/>
          </w:tcPr>
          <w:p w14:paraId="7CB6DD06" w14:textId="77777777" w:rsidR="006220A1" w:rsidRPr="00291660" w:rsidRDefault="006220A1" w:rsidP="008D5ADF">
            <w:pPr>
              <w:rPr>
                <w:i/>
                <w:iCs/>
                <w:szCs w:val="24"/>
              </w:rPr>
            </w:pPr>
            <w:r>
              <w:rPr>
                <w:i/>
                <w:iCs/>
                <w:szCs w:val="24"/>
              </w:rPr>
              <w:t xml:space="preserve">Basic </w:t>
            </w:r>
            <w:proofErr w:type="spellStart"/>
            <w:r>
              <w:rPr>
                <w:i/>
                <w:iCs/>
                <w:szCs w:val="24"/>
              </w:rPr>
              <w:t>Flow</w:t>
            </w:r>
            <w:proofErr w:type="spellEnd"/>
          </w:p>
        </w:tc>
        <w:tc>
          <w:tcPr>
            <w:tcW w:w="5806" w:type="dxa"/>
          </w:tcPr>
          <w:p w14:paraId="0E4A2066" w14:textId="6E20CD2B" w:rsidR="006220A1" w:rsidRDefault="006220A1" w:rsidP="00260C3C">
            <w:pPr>
              <w:pStyle w:val="ListParagraph"/>
              <w:numPr>
                <w:ilvl w:val="0"/>
                <w:numId w:val="48"/>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aktor menekan menu </w:t>
            </w:r>
            <w:r w:rsidR="008672C2">
              <w:rPr>
                <w:szCs w:val="24"/>
              </w:rPr>
              <w:t>Unit</w:t>
            </w:r>
            <w:r>
              <w:rPr>
                <w:szCs w:val="24"/>
              </w:rPr>
              <w:t>.</w:t>
            </w:r>
          </w:p>
          <w:p w14:paraId="4CC9AE37" w14:textId="6ED3938D" w:rsidR="006220A1" w:rsidRPr="00291660" w:rsidRDefault="006220A1" w:rsidP="00260C3C">
            <w:pPr>
              <w:pStyle w:val="ListParagraph"/>
              <w:numPr>
                <w:ilvl w:val="0"/>
                <w:numId w:val="48"/>
              </w:numPr>
              <w:rPr>
                <w:szCs w:val="24"/>
              </w:rPr>
            </w:pPr>
            <w:r>
              <w:rPr>
                <w:szCs w:val="24"/>
              </w:rPr>
              <w:t xml:space="preserve">Aktor menekan tombol tambah </w:t>
            </w:r>
            <w:r w:rsidR="008672C2">
              <w:rPr>
                <w:szCs w:val="24"/>
              </w:rPr>
              <w:t>unit</w:t>
            </w:r>
            <w:r>
              <w:rPr>
                <w:szCs w:val="24"/>
              </w:rPr>
              <w:t>.</w:t>
            </w:r>
          </w:p>
          <w:p w14:paraId="702D408E" w14:textId="6B34192C" w:rsidR="006220A1" w:rsidRPr="006A214B" w:rsidRDefault="006220A1" w:rsidP="00260C3C">
            <w:pPr>
              <w:pStyle w:val="ListParagraph"/>
              <w:numPr>
                <w:ilvl w:val="0"/>
                <w:numId w:val="48"/>
              </w:numPr>
              <w:rPr>
                <w:i/>
                <w:iCs/>
                <w:szCs w:val="24"/>
              </w:rPr>
            </w:pPr>
            <w:proofErr w:type="spellStart"/>
            <w:r>
              <w:rPr>
                <w:i/>
                <w:iCs/>
                <w:szCs w:val="24"/>
              </w:rPr>
              <w:t>Form</w:t>
            </w:r>
            <w:proofErr w:type="spellEnd"/>
            <w:r>
              <w:rPr>
                <w:szCs w:val="24"/>
              </w:rPr>
              <w:t xml:space="preserve"> </w:t>
            </w:r>
            <w:r w:rsidR="008672C2">
              <w:rPr>
                <w:szCs w:val="24"/>
              </w:rPr>
              <w:t>unit</w:t>
            </w:r>
            <w:r>
              <w:rPr>
                <w:szCs w:val="24"/>
              </w:rPr>
              <w:t xml:space="preserve"> muncul.</w:t>
            </w:r>
          </w:p>
          <w:p w14:paraId="131279DB" w14:textId="1F4AA85D" w:rsidR="006220A1" w:rsidRPr="006A214B" w:rsidRDefault="006220A1" w:rsidP="00260C3C">
            <w:pPr>
              <w:pStyle w:val="ListParagraph"/>
              <w:numPr>
                <w:ilvl w:val="0"/>
                <w:numId w:val="48"/>
              </w:numPr>
              <w:rPr>
                <w:i/>
                <w:iCs/>
                <w:szCs w:val="24"/>
              </w:rPr>
            </w:pPr>
            <w:r>
              <w:rPr>
                <w:szCs w:val="24"/>
              </w:rPr>
              <w:t xml:space="preserve">Aktor mengisi </w:t>
            </w:r>
            <w:proofErr w:type="spellStart"/>
            <w:r>
              <w:rPr>
                <w:i/>
                <w:iCs/>
                <w:szCs w:val="24"/>
              </w:rPr>
              <w:t>form</w:t>
            </w:r>
            <w:proofErr w:type="spellEnd"/>
            <w:r>
              <w:rPr>
                <w:szCs w:val="24"/>
              </w:rPr>
              <w:t xml:space="preserve"> </w:t>
            </w:r>
            <w:r w:rsidR="008672C2">
              <w:rPr>
                <w:szCs w:val="24"/>
              </w:rPr>
              <w:t>unit</w:t>
            </w:r>
            <w:r>
              <w:rPr>
                <w:szCs w:val="24"/>
              </w:rPr>
              <w:t>.</w:t>
            </w:r>
          </w:p>
          <w:p w14:paraId="46D97A2F" w14:textId="77777777" w:rsidR="006220A1" w:rsidRPr="006A214B" w:rsidRDefault="006220A1" w:rsidP="00260C3C">
            <w:pPr>
              <w:pStyle w:val="ListParagraph"/>
              <w:numPr>
                <w:ilvl w:val="0"/>
                <w:numId w:val="48"/>
              </w:numPr>
              <w:rPr>
                <w:i/>
                <w:iCs/>
                <w:szCs w:val="24"/>
              </w:rPr>
            </w:pPr>
            <w:r>
              <w:rPr>
                <w:szCs w:val="24"/>
              </w:rPr>
              <w:t>Aktor menekan tombol simpan.</w:t>
            </w:r>
          </w:p>
        </w:tc>
      </w:tr>
      <w:tr w:rsidR="006220A1" w:rsidRPr="00291660" w14:paraId="22DC3DC9" w14:textId="77777777" w:rsidTr="008D5ADF">
        <w:tc>
          <w:tcPr>
            <w:tcW w:w="2122" w:type="dxa"/>
          </w:tcPr>
          <w:p w14:paraId="1BF1D6B9" w14:textId="77777777" w:rsidR="006220A1" w:rsidRPr="00291660" w:rsidRDefault="006220A1" w:rsidP="008D5ADF">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27C7462F" w14:textId="77777777" w:rsidR="006220A1" w:rsidRPr="00291660" w:rsidRDefault="006220A1" w:rsidP="008D5ADF">
            <w:pPr>
              <w:rPr>
                <w:szCs w:val="24"/>
              </w:rPr>
            </w:pPr>
            <w:r w:rsidRPr="00291660">
              <w:rPr>
                <w:szCs w:val="24"/>
              </w:rPr>
              <w:t>Tidak ada.</w:t>
            </w:r>
          </w:p>
        </w:tc>
      </w:tr>
      <w:tr w:rsidR="006220A1" w:rsidRPr="00291660" w14:paraId="520F5111" w14:textId="77777777" w:rsidTr="008D5ADF">
        <w:tc>
          <w:tcPr>
            <w:tcW w:w="2122" w:type="dxa"/>
          </w:tcPr>
          <w:p w14:paraId="763B1126" w14:textId="77777777" w:rsidR="006220A1" w:rsidRPr="00291660" w:rsidRDefault="006220A1" w:rsidP="008D5ADF">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530DC36F" w14:textId="77777777" w:rsidR="006220A1" w:rsidRPr="00386584" w:rsidRDefault="006220A1" w:rsidP="008D5ADF">
            <w:pPr>
              <w:rPr>
                <w:szCs w:val="24"/>
              </w:rPr>
            </w:pPr>
            <w:r>
              <w:rPr>
                <w:szCs w:val="24"/>
              </w:rPr>
              <w:t>Tidak ada.</w:t>
            </w:r>
          </w:p>
        </w:tc>
      </w:tr>
      <w:tr w:rsidR="006220A1" w:rsidRPr="00291660" w14:paraId="10B7E5BF" w14:textId="77777777" w:rsidTr="008D5ADF">
        <w:tc>
          <w:tcPr>
            <w:tcW w:w="2122" w:type="dxa"/>
          </w:tcPr>
          <w:p w14:paraId="30A5C78D" w14:textId="77777777" w:rsidR="006220A1" w:rsidRPr="00291660" w:rsidRDefault="006220A1" w:rsidP="008D5ADF">
            <w:pPr>
              <w:rPr>
                <w:szCs w:val="24"/>
              </w:rPr>
            </w:pPr>
            <w:r w:rsidRPr="00291660">
              <w:rPr>
                <w:szCs w:val="24"/>
              </w:rPr>
              <w:t>Kondisi Akhir</w:t>
            </w:r>
          </w:p>
        </w:tc>
        <w:tc>
          <w:tcPr>
            <w:tcW w:w="5806" w:type="dxa"/>
          </w:tcPr>
          <w:p w14:paraId="62E545E9" w14:textId="2276541A" w:rsidR="006220A1" w:rsidRPr="00291660" w:rsidRDefault="006220A1" w:rsidP="008D5ADF">
            <w:pPr>
              <w:keepNext/>
              <w:rPr>
                <w:szCs w:val="24"/>
              </w:rPr>
            </w:pPr>
            <w:r w:rsidRPr="00291660">
              <w:rPr>
                <w:szCs w:val="24"/>
              </w:rPr>
              <w:t xml:space="preserve">Berhasil </w:t>
            </w:r>
            <w:r>
              <w:rPr>
                <w:szCs w:val="24"/>
              </w:rPr>
              <w:t xml:space="preserve">menambahkan </w:t>
            </w:r>
            <w:r w:rsidR="003E72C7">
              <w:rPr>
                <w:szCs w:val="24"/>
              </w:rPr>
              <w:t>unit</w:t>
            </w:r>
            <w:r w:rsidRPr="00291660">
              <w:rPr>
                <w:szCs w:val="24"/>
              </w:rPr>
              <w:t>.</w:t>
            </w:r>
          </w:p>
        </w:tc>
      </w:tr>
    </w:tbl>
    <w:p w14:paraId="79F58BA7" w14:textId="77777777" w:rsidR="006220A1" w:rsidRPr="000B007A" w:rsidRDefault="006220A1" w:rsidP="006220A1">
      <w:pPr>
        <w:pStyle w:val="ListParagraph"/>
        <w:ind w:left="1080"/>
      </w:pPr>
    </w:p>
    <w:p w14:paraId="5BFB7981" w14:textId="3D330E5F" w:rsidR="006220A1" w:rsidRDefault="006220A1" w:rsidP="006220A1">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21</w:t>
      </w:r>
      <w:r w:rsidR="00B22397">
        <w:fldChar w:fldCharType="end"/>
      </w:r>
      <w:r>
        <w:t xml:space="preserve"> Spesifikasi Menghapus </w:t>
      </w:r>
      <w:r w:rsidR="008672C2">
        <w:t>Unit</w:t>
      </w:r>
    </w:p>
    <w:tbl>
      <w:tblPr>
        <w:tblStyle w:val="TableGrid"/>
        <w:tblW w:w="0" w:type="auto"/>
        <w:tblLook w:val="04A0" w:firstRow="1" w:lastRow="0" w:firstColumn="1" w:lastColumn="0" w:noHBand="0" w:noVBand="1"/>
      </w:tblPr>
      <w:tblGrid>
        <w:gridCol w:w="2122"/>
        <w:gridCol w:w="5806"/>
      </w:tblGrid>
      <w:tr w:rsidR="006220A1" w:rsidRPr="00291660" w14:paraId="692ACBBE" w14:textId="77777777" w:rsidTr="008D5ADF">
        <w:tc>
          <w:tcPr>
            <w:tcW w:w="7928" w:type="dxa"/>
            <w:gridSpan w:val="2"/>
          </w:tcPr>
          <w:p w14:paraId="5971432C" w14:textId="4D9AA5C1" w:rsidR="006220A1" w:rsidRPr="00291660" w:rsidRDefault="006220A1" w:rsidP="008D5ADF">
            <w:pPr>
              <w:rPr>
                <w:b/>
                <w:bCs/>
                <w:szCs w:val="24"/>
              </w:rPr>
            </w:pPr>
            <w:proofErr w:type="spellStart"/>
            <w:r w:rsidRPr="00291660">
              <w:rPr>
                <w:b/>
                <w:bCs/>
                <w:i/>
                <w:iCs/>
                <w:szCs w:val="24"/>
              </w:rPr>
              <w:t>Usecase</w:t>
            </w:r>
            <w:proofErr w:type="spellEnd"/>
            <w:r>
              <w:rPr>
                <w:b/>
                <w:bCs/>
                <w:szCs w:val="24"/>
              </w:rPr>
              <w:t xml:space="preserve"> Manajemen </w:t>
            </w:r>
            <w:r w:rsidR="008672C2">
              <w:rPr>
                <w:b/>
                <w:bCs/>
                <w:szCs w:val="24"/>
              </w:rPr>
              <w:t>Unit</w:t>
            </w:r>
            <w:r>
              <w:rPr>
                <w:b/>
                <w:bCs/>
                <w:szCs w:val="24"/>
              </w:rPr>
              <w:t xml:space="preserve">: Menghapus </w:t>
            </w:r>
            <w:r w:rsidR="008672C2">
              <w:rPr>
                <w:b/>
                <w:bCs/>
                <w:szCs w:val="24"/>
              </w:rPr>
              <w:t>Unit</w:t>
            </w:r>
          </w:p>
        </w:tc>
      </w:tr>
      <w:tr w:rsidR="006220A1" w:rsidRPr="00291660" w14:paraId="3B7137A1" w14:textId="77777777" w:rsidTr="008D5ADF">
        <w:tc>
          <w:tcPr>
            <w:tcW w:w="2122" w:type="dxa"/>
          </w:tcPr>
          <w:p w14:paraId="29D73348" w14:textId="77777777" w:rsidR="006220A1" w:rsidRPr="00291660" w:rsidRDefault="006220A1" w:rsidP="008D5ADF">
            <w:pPr>
              <w:rPr>
                <w:szCs w:val="24"/>
              </w:rPr>
            </w:pPr>
            <w:r w:rsidRPr="00291660">
              <w:rPr>
                <w:szCs w:val="24"/>
              </w:rPr>
              <w:t>Deskripsi</w:t>
            </w:r>
          </w:p>
        </w:tc>
        <w:tc>
          <w:tcPr>
            <w:tcW w:w="5806" w:type="dxa"/>
          </w:tcPr>
          <w:p w14:paraId="3FD72347" w14:textId="6F821C2C" w:rsidR="006220A1" w:rsidRPr="00291660" w:rsidRDefault="006220A1"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 xml:space="preserve">menghapus </w:t>
            </w:r>
            <w:r w:rsidR="008672C2">
              <w:rPr>
                <w:szCs w:val="24"/>
              </w:rPr>
              <w:t>unit</w:t>
            </w:r>
            <w:r>
              <w:rPr>
                <w:szCs w:val="24"/>
              </w:rPr>
              <w:t xml:space="preserve"> dari sistem.</w:t>
            </w:r>
          </w:p>
        </w:tc>
      </w:tr>
      <w:tr w:rsidR="006220A1" w:rsidRPr="00291660" w14:paraId="6DF45AE0" w14:textId="77777777" w:rsidTr="008D5ADF">
        <w:tc>
          <w:tcPr>
            <w:tcW w:w="2122" w:type="dxa"/>
          </w:tcPr>
          <w:p w14:paraId="016FF75B" w14:textId="77777777" w:rsidR="006220A1" w:rsidRPr="00291660" w:rsidRDefault="006220A1" w:rsidP="008D5ADF">
            <w:pPr>
              <w:rPr>
                <w:szCs w:val="24"/>
              </w:rPr>
            </w:pPr>
            <w:r w:rsidRPr="00291660">
              <w:rPr>
                <w:szCs w:val="24"/>
              </w:rPr>
              <w:t>Aktor Utama</w:t>
            </w:r>
          </w:p>
        </w:tc>
        <w:tc>
          <w:tcPr>
            <w:tcW w:w="5806" w:type="dxa"/>
          </w:tcPr>
          <w:p w14:paraId="3F7105B2" w14:textId="77777777" w:rsidR="006220A1" w:rsidRPr="00291660" w:rsidRDefault="006220A1" w:rsidP="008D5ADF">
            <w:pPr>
              <w:rPr>
                <w:szCs w:val="24"/>
              </w:rPr>
            </w:pPr>
            <w:r>
              <w:rPr>
                <w:szCs w:val="24"/>
              </w:rPr>
              <w:t>LPM</w:t>
            </w:r>
          </w:p>
        </w:tc>
      </w:tr>
      <w:tr w:rsidR="006220A1" w:rsidRPr="00291660" w14:paraId="08221B85" w14:textId="77777777" w:rsidTr="008D5ADF">
        <w:tc>
          <w:tcPr>
            <w:tcW w:w="2122" w:type="dxa"/>
          </w:tcPr>
          <w:p w14:paraId="524F272E" w14:textId="77777777" w:rsidR="006220A1" w:rsidRPr="00291660" w:rsidRDefault="006220A1" w:rsidP="008D5ADF">
            <w:pPr>
              <w:rPr>
                <w:szCs w:val="24"/>
              </w:rPr>
            </w:pPr>
            <w:r w:rsidRPr="00291660">
              <w:rPr>
                <w:szCs w:val="24"/>
              </w:rPr>
              <w:t>Kondisi Awal</w:t>
            </w:r>
          </w:p>
        </w:tc>
        <w:tc>
          <w:tcPr>
            <w:tcW w:w="5806" w:type="dxa"/>
          </w:tcPr>
          <w:p w14:paraId="419EE774" w14:textId="59541A15" w:rsidR="006220A1" w:rsidRPr="003C7420" w:rsidRDefault="006220A1" w:rsidP="008D5ADF">
            <w:pPr>
              <w:rPr>
                <w:szCs w:val="24"/>
              </w:rPr>
            </w:pPr>
            <w:r>
              <w:rPr>
                <w:szCs w:val="24"/>
              </w:rPr>
              <w:t xml:space="preserve">Halaman </w:t>
            </w:r>
            <w:r w:rsidR="008672C2">
              <w:rPr>
                <w:szCs w:val="24"/>
              </w:rPr>
              <w:t>unit</w:t>
            </w:r>
            <w:r>
              <w:rPr>
                <w:szCs w:val="24"/>
              </w:rPr>
              <w:t xml:space="preserve"> tampil.</w:t>
            </w:r>
          </w:p>
        </w:tc>
      </w:tr>
      <w:tr w:rsidR="006220A1" w:rsidRPr="00291660" w14:paraId="039C2DAE" w14:textId="77777777" w:rsidTr="008D5ADF">
        <w:tc>
          <w:tcPr>
            <w:tcW w:w="7928" w:type="dxa"/>
            <w:gridSpan w:val="2"/>
          </w:tcPr>
          <w:p w14:paraId="1F8670A5" w14:textId="77777777" w:rsidR="006220A1" w:rsidRPr="00291660" w:rsidRDefault="006220A1"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6220A1" w:rsidRPr="00291660" w14:paraId="62E95BB4" w14:textId="77777777" w:rsidTr="008D5ADF">
        <w:tc>
          <w:tcPr>
            <w:tcW w:w="2122" w:type="dxa"/>
          </w:tcPr>
          <w:p w14:paraId="1991277B" w14:textId="77777777" w:rsidR="006220A1" w:rsidRPr="00291660" w:rsidRDefault="006220A1" w:rsidP="008D5ADF">
            <w:pPr>
              <w:rPr>
                <w:i/>
                <w:iCs/>
                <w:szCs w:val="24"/>
              </w:rPr>
            </w:pPr>
            <w:r>
              <w:rPr>
                <w:i/>
                <w:iCs/>
                <w:szCs w:val="24"/>
              </w:rPr>
              <w:t xml:space="preserve">Basic </w:t>
            </w:r>
            <w:proofErr w:type="spellStart"/>
            <w:r>
              <w:rPr>
                <w:i/>
                <w:iCs/>
                <w:szCs w:val="24"/>
              </w:rPr>
              <w:t>Flow</w:t>
            </w:r>
            <w:proofErr w:type="spellEnd"/>
          </w:p>
        </w:tc>
        <w:tc>
          <w:tcPr>
            <w:tcW w:w="5806" w:type="dxa"/>
          </w:tcPr>
          <w:p w14:paraId="70A46728" w14:textId="72A93BBE" w:rsidR="006220A1" w:rsidRPr="00291660" w:rsidRDefault="006220A1" w:rsidP="00260C3C">
            <w:pPr>
              <w:pStyle w:val="ListParagraph"/>
              <w:numPr>
                <w:ilvl w:val="0"/>
                <w:numId w:val="49"/>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aktor menekan tombol hapus pada tabel </w:t>
            </w:r>
            <w:r w:rsidR="008672C2">
              <w:rPr>
                <w:szCs w:val="24"/>
              </w:rPr>
              <w:t>unit</w:t>
            </w:r>
            <w:r>
              <w:rPr>
                <w:szCs w:val="24"/>
              </w:rPr>
              <w:t>.</w:t>
            </w:r>
          </w:p>
          <w:p w14:paraId="6E1662B0" w14:textId="1B7422E0" w:rsidR="006220A1" w:rsidRPr="00291660" w:rsidRDefault="006220A1" w:rsidP="00260C3C">
            <w:pPr>
              <w:pStyle w:val="ListParagraph"/>
              <w:numPr>
                <w:ilvl w:val="0"/>
                <w:numId w:val="49"/>
              </w:numPr>
              <w:rPr>
                <w:i/>
                <w:iCs/>
                <w:szCs w:val="24"/>
              </w:rPr>
            </w:pPr>
            <w:r>
              <w:rPr>
                <w:szCs w:val="24"/>
              </w:rPr>
              <w:lastRenderedPageBreak/>
              <w:t xml:space="preserve">Muncul pesan konfirmasi untuk penghapusan </w:t>
            </w:r>
            <w:r w:rsidR="008672C2">
              <w:rPr>
                <w:szCs w:val="24"/>
              </w:rPr>
              <w:t>unit</w:t>
            </w:r>
            <w:r>
              <w:rPr>
                <w:szCs w:val="24"/>
              </w:rPr>
              <w:t>.</w:t>
            </w:r>
          </w:p>
          <w:p w14:paraId="6BD4EF33" w14:textId="77777777" w:rsidR="006220A1" w:rsidRPr="006A214B" w:rsidRDefault="006220A1" w:rsidP="00260C3C">
            <w:pPr>
              <w:pStyle w:val="ListParagraph"/>
              <w:numPr>
                <w:ilvl w:val="0"/>
                <w:numId w:val="49"/>
              </w:numPr>
              <w:rPr>
                <w:i/>
                <w:iCs/>
                <w:szCs w:val="24"/>
              </w:rPr>
            </w:pPr>
            <w:r>
              <w:rPr>
                <w:szCs w:val="24"/>
              </w:rPr>
              <w:t>Aktor menekan tombol konfirmasi</w:t>
            </w:r>
            <w:r w:rsidRPr="00291660">
              <w:rPr>
                <w:szCs w:val="24"/>
              </w:rPr>
              <w:t>.</w:t>
            </w:r>
          </w:p>
        </w:tc>
      </w:tr>
      <w:tr w:rsidR="006220A1" w:rsidRPr="00291660" w14:paraId="25B7DF29" w14:textId="77777777" w:rsidTr="008D5ADF">
        <w:tc>
          <w:tcPr>
            <w:tcW w:w="2122" w:type="dxa"/>
          </w:tcPr>
          <w:p w14:paraId="2D70030D" w14:textId="77777777" w:rsidR="006220A1" w:rsidRPr="00291660" w:rsidRDefault="006220A1" w:rsidP="008D5ADF">
            <w:pPr>
              <w:rPr>
                <w:i/>
                <w:iCs/>
                <w:szCs w:val="24"/>
              </w:rPr>
            </w:pPr>
            <w:proofErr w:type="spellStart"/>
            <w:r w:rsidRPr="00291660">
              <w:rPr>
                <w:i/>
                <w:iCs/>
                <w:szCs w:val="24"/>
              </w:rPr>
              <w:lastRenderedPageBreak/>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3D31CA76" w14:textId="033A38EA" w:rsidR="006220A1" w:rsidRDefault="006220A1" w:rsidP="00260C3C">
            <w:pPr>
              <w:pStyle w:val="ListParagraph"/>
              <w:numPr>
                <w:ilvl w:val="0"/>
                <w:numId w:val="50"/>
              </w:numPr>
              <w:rPr>
                <w:szCs w:val="24"/>
              </w:rPr>
            </w:pPr>
            <w:proofErr w:type="spellStart"/>
            <w:r>
              <w:rPr>
                <w:i/>
                <w:iCs/>
                <w:szCs w:val="24"/>
              </w:rPr>
              <w:t>Usecase</w:t>
            </w:r>
            <w:proofErr w:type="spellEnd"/>
            <w:r>
              <w:rPr>
                <w:szCs w:val="24"/>
              </w:rPr>
              <w:t xml:space="preserve"> dimulai dengan aktor menekan tombol lihat pada tabel </w:t>
            </w:r>
            <w:r w:rsidR="008672C2">
              <w:rPr>
                <w:szCs w:val="24"/>
              </w:rPr>
              <w:t>unit</w:t>
            </w:r>
            <w:r>
              <w:rPr>
                <w:szCs w:val="24"/>
              </w:rPr>
              <w:t>.</w:t>
            </w:r>
          </w:p>
          <w:p w14:paraId="3A30E84F" w14:textId="5CFEC579" w:rsidR="006220A1" w:rsidRDefault="006220A1" w:rsidP="00260C3C">
            <w:pPr>
              <w:pStyle w:val="ListParagraph"/>
              <w:numPr>
                <w:ilvl w:val="0"/>
                <w:numId w:val="50"/>
              </w:numPr>
              <w:rPr>
                <w:szCs w:val="24"/>
              </w:rPr>
            </w:pPr>
            <w:r>
              <w:rPr>
                <w:szCs w:val="24"/>
              </w:rPr>
              <w:t xml:space="preserve">Halaman </w:t>
            </w:r>
            <w:proofErr w:type="spellStart"/>
            <w:r>
              <w:rPr>
                <w:szCs w:val="24"/>
              </w:rPr>
              <w:t>detil</w:t>
            </w:r>
            <w:proofErr w:type="spellEnd"/>
            <w:r>
              <w:rPr>
                <w:szCs w:val="24"/>
              </w:rPr>
              <w:t xml:space="preserve"> </w:t>
            </w:r>
            <w:r w:rsidR="008672C2">
              <w:rPr>
                <w:szCs w:val="24"/>
              </w:rPr>
              <w:t>unit</w:t>
            </w:r>
            <w:r>
              <w:rPr>
                <w:szCs w:val="24"/>
              </w:rPr>
              <w:t xml:space="preserve"> tampil.</w:t>
            </w:r>
          </w:p>
          <w:p w14:paraId="014CF791" w14:textId="77777777" w:rsidR="006220A1" w:rsidRDefault="006220A1" w:rsidP="00260C3C">
            <w:pPr>
              <w:pStyle w:val="ListParagraph"/>
              <w:numPr>
                <w:ilvl w:val="0"/>
                <w:numId w:val="50"/>
              </w:numPr>
              <w:rPr>
                <w:szCs w:val="24"/>
              </w:rPr>
            </w:pPr>
            <w:r>
              <w:rPr>
                <w:szCs w:val="24"/>
              </w:rPr>
              <w:t xml:space="preserve">Aktor menekan tombol hapus pada halaman </w:t>
            </w:r>
            <w:proofErr w:type="spellStart"/>
            <w:r>
              <w:rPr>
                <w:szCs w:val="24"/>
              </w:rPr>
              <w:t>detil</w:t>
            </w:r>
            <w:proofErr w:type="spellEnd"/>
            <w:r>
              <w:rPr>
                <w:szCs w:val="24"/>
              </w:rPr>
              <w:t xml:space="preserve"> profil perguruan tinggi.</w:t>
            </w:r>
          </w:p>
          <w:p w14:paraId="00C2397D" w14:textId="77777777" w:rsidR="006220A1" w:rsidRPr="00291660" w:rsidRDefault="006220A1" w:rsidP="00260C3C">
            <w:pPr>
              <w:pStyle w:val="ListParagraph"/>
              <w:numPr>
                <w:ilvl w:val="0"/>
                <w:numId w:val="50"/>
              </w:numPr>
              <w:rPr>
                <w:i/>
                <w:iCs/>
                <w:szCs w:val="24"/>
              </w:rPr>
            </w:pPr>
            <w:r>
              <w:rPr>
                <w:szCs w:val="24"/>
              </w:rPr>
              <w:t>Pesan konfirmasi penghapusan muncul.</w:t>
            </w:r>
          </w:p>
          <w:p w14:paraId="362432A6" w14:textId="77777777" w:rsidR="006220A1" w:rsidRPr="00E73582" w:rsidRDefault="006220A1" w:rsidP="00260C3C">
            <w:pPr>
              <w:pStyle w:val="ListParagraph"/>
              <w:numPr>
                <w:ilvl w:val="0"/>
                <w:numId w:val="50"/>
              </w:numPr>
              <w:rPr>
                <w:szCs w:val="24"/>
              </w:rPr>
            </w:pPr>
            <w:r w:rsidRPr="00E73582">
              <w:rPr>
                <w:szCs w:val="24"/>
              </w:rPr>
              <w:t>Aktor menekan tombol konfirmasi.</w:t>
            </w:r>
          </w:p>
        </w:tc>
      </w:tr>
      <w:tr w:rsidR="006220A1" w:rsidRPr="00291660" w14:paraId="60DFFB59" w14:textId="77777777" w:rsidTr="008D5ADF">
        <w:tc>
          <w:tcPr>
            <w:tcW w:w="2122" w:type="dxa"/>
          </w:tcPr>
          <w:p w14:paraId="19F8F2C0" w14:textId="77777777" w:rsidR="006220A1" w:rsidRPr="00291660" w:rsidRDefault="006220A1" w:rsidP="008D5ADF">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7E8574D5" w14:textId="77777777" w:rsidR="006220A1" w:rsidRPr="00386584" w:rsidRDefault="006220A1" w:rsidP="008D5ADF">
            <w:pPr>
              <w:rPr>
                <w:szCs w:val="24"/>
              </w:rPr>
            </w:pPr>
            <w:r>
              <w:rPr>
                <w:szCs w:val="24"/>
              </w:rPr>
              <w:t>Tidak Ada.</w:t>
            </w:r>
          </w:p>
        </w:tc>
      </w:tr>
      <w:tr w:rsidR="006220A1" w:rsidRPr="00291660" w14:paraId="0E52C4A8" w14:textId="77777777" w:rsidTr="008D5ADF">
        <w:tc>
          <w:tcPr>
            <w:tcW w:w="2122" w:type="dxa"/>
          </w:tcPr>
          <w:p w14:paraId="0BBA7BCC" w14:textId="77777777" w:rsidR="006220A1" w:rsidRPr="00291660" w:rsidRDefault="006220A1" w:rsidP="008D5ADF">
            <w:pPr>
              <w:rPr>
                <w:szCs w:val="24"/>
              </w:rPr>
            </w:pPr>
            <w:r w:rsidRPr="00291660">
              <w:rPr>
                <w:szCs w:val="24"/>
              </w:rPr>
              <w:t>Kondisi Akhir</w:t>
            </w:r>
          </w:p>
        </w:tc>
        <w:tc>
          <w:tcPr>
            <w:tcW w:w="5806" w:type="dxa"/>
          </w:tcPr>
          <w:p w14:paraId="0C2BFB42" w14:textId="2619B4EB" w:rsidR="006220A1" w:rsidRPr="00291660" w:rsidRDefault="006220A1" w:rsidP="008D5ADF">
            <w:pPr>
              <w:keepNext/>
              <w:rPr>
                <w:szCs w:val="24"/>
              </w:rPr>
            </w:pPr>
            <w:r w:rsidRPr="00291660">
              <w:rPr>
                <w:szCs w:val="24"/>
              </w:rPr>
              <w:t xml:space="preserve">Berhasil </w:t>
            </w:r>
            <w:r>
              <w:rPr>
                <w:szCs w:val="24"/>
              </w:rPr>
              <w:t xml:space="preserve">menghapus </w:t>
            </w:r>
            <w:r w:rsidR="008672C2">
              <w:rPr>
                <w:szCs w:val="24"/>
              </w:rPr>
              <w:t>unit</w:t>
            </w:r>
            <w:r w:rsidRPr="00291660">
              <w:rPr>
                <w:szCs w:val="24"/>
              </w:rPr>
              <w:t>.</w:t>
            </w:r>
          </w:p>
        </w:tc>
      </w:tr>
    </w:tbl>
    <w:p w14:paraId="184F24EB" w14:textId="77777777" w:rsidR="006220A1" w:rsidRDefault="006220A1" w:rsidP="006220A1">
      <w:pPr>
        <w:tabs>
          <w:tab w:val="left" w:pos="4571"/>
        </w:tabs>
      </w:pPr>
    </w:p>
    <w:p w14:paraId="2F481494" w14:textId="3126C18E" w:rsidR="006220A1" w:rsidRDefault="006220A1" w:rsidP="006220A1">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22</w:t>
      </w:r>
      <w:r w:rsidR="00B22397">
        <w:fldChar w:fldCharType="end"/>
      </w:r>
      <w:r>
        <w:t xml:space="preserve"> Spesifikasi Mengubah </w:t>
      </w:r>
      <w:r w:rsidR="008672C2">
        <w:t>Unit</w:t>
      </w:r>
    </w:p>
    <w:tbl>
      <w:tblPr>
        <w:tblStyle w:val="TableGrid"/>
        <w:tblW w:w="0" w:type="auto"/>
        <w:tblLook w:val="04A0" w:firstRow="1" w:lastRow="0" w:firstColumn="1" w:lastColumn="0" w:noHBand="0" w:noVBand="1"/>
      </w:tblPr>
      <w:tblGrid>
        <w:gridCol w:w="2122"/>
        <w:gridCol w:w="5806"/>
      </w:tblGrid>
      <w:tr w:rsidR="006220A1" w:rsidRPr="00291660" w14:paraId="692CCE8B" w14:textId="77777777" w:rsidTr="008D5ADF">
        <w:tc>
          <w:tcPr>
            <w:tcW w:w="7928" w:type="dxa"/>
            <w:gridSpan w:val="2"/>
          </w:tcPr>
          <w:p w14:paraId="7B4A36FF" w14:textId="276DADB4" w:rsidR="006220A1" w:rsidRPr="00291660" w:rsidRDefault="006220A1" w:rsidP="008D5ADF">
            <w:pPr>
              <w:rPr>
                <w:b/>
                <w:bCs/>
                <w:szCs w:val="24"/>
              </w:rPr>
            </w:pPr>
            <w:proofErr w:type="spellStart"/>
            <w:r w:rsidRPr="00291660">
              <w:rPr>
                <w:b/>
                <w:bCs/>
                <w:i/>
                <w:iCs/>
                <w:szCs w:val="24"/>
              </w:rPr>
              <w:t>Usecase</w:t>
            </w:r>
            <w:proofErr w:type="spellEnd"/>
            <w:r>
              <w:rPr>
                <w:b/>
                <w:bCs/>
                <w:szCs w:val="24"/>
              </w:rPr>
              <w:t xml:space="preserve"> Manajemen </w:t>
            </w:r>
            <w:r w:rsidR="008672C2">
              <w:rPr>
                <w:b/>
                <w:bCs/>
                <w:szCs w:val="24"/>
              </w:rPr>
              <w:t>Unit</w:t>
            </w:r>
            <w:r>
              <w:rPr>
                <w:b/>
                <w:bCs/>
                <w:szCs w:val="24"/>
              </w:rPr>
              <w:t xml:space="preserve">: Mengubah </w:t>
            </w:r>
            <w:r w:rsidR="008672C2">
              <w:rPr>
                <w:b/>
                <w:bCs/>
                <w:szCs w:val="24"/>
              </w:rPr>
              <w:t>Unit</w:t>
            </w:r>
          </w:p>
        </w:tc>
      </w:tr>
      <w:tr w:rsidR="006220A1" w:rsidRPr="00291660" w14:paraId="44C674CF" w14:textId="77777777" w:rsidTr="008D5ADF">
        <w:tc>
          <w:tcPr>
            <w:tcW w:w="2122" w:type="dxa"/>
          </w:tcPr>
          <w:p w14:paraId="76FC98B6" w14:textId="77777777" w:rsidR="006220A1" w:rsidRPr="00291660" w:rsidRDefault="006220A1" w:rsidP="008D5ADF">
            <w:pPr>
              <w:rPr>
                <w:szCs w:val="24"/>
              </w:rPr>
            </w:pPr>
            <w:r w:rsidRPr="00291660">
              <w:rPr>
                <w:szCs w:val="24"/>
              </w:rPr>
              <w:t>Deskripsi</w:t>
            </w:r>
          </w:p>
        </w:tc>
        <w:tc>
          <w:tcPr>
            <w:tcW w:w="5806" w:type="dxa"/>
          </w:tcPr>
          <w:p w14:paraId="537B85BD" w14:textId="4DEFAC9E" w:rsidR="006220A1" w:rsidRPr="00291660" w:rsidRDefault="006220A1"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 xml:space="preserve">mengubah </w:t>
            </w:r>
            <w:r w:rsidR="008672C2">
              <w:rPr>
                <w:szCs w:val="24"/>
              </w:rPr>
              <w:t>unit</w:t>
            </w:r>
            <w:r>
              <w:rPr>
                <w:szCs w:val="24"/>
              </w:rPr>
              <w:t xml:space="preserve"> di sistem.</w:t>
            </w:r>
          </w:p>
        </w:tc>
      </w:tr>
      <w:tr w:rsidR="006220A1" w:rsidRPr="00291660" w14:paraId="32055795" w14:textId="77777777" w:rsidTr="008D5ADF">
        <w:tc>
          <w:tcPr>
            <w:tcW w:w="2122" w:type="dxa"/>
          </w:tcPr>
          <w:p w14:paraId="0C7BF82D" w14:textId="77777777" w:rsidR="006220A1" w:rsidRPr="00291660" w:rsidRDefault="006220A1" w:rsidP="008D5ADF">
            <w:pPr>
              <w:rPr>
                <w:szCs w:val="24"/>
              </w:rPr>
            </w:pPr>
            <w:r w:rsidRPr="00291660">
              <w:rPr>
                <w:szCs w:val="24"/>
              </w:rPr>
              <w:t>Aktor Utama</w:t>
            </w:r>
          </w:p>
        </w:tc>
        <w:tc>
          <w:tcPr>
            <w:tcW w:w="5806" w:type="dxa"/>
          </w:tcPr>
          <w:p w14:paraId="0AEC9B0F" w14:textId="77777777" w:rsidR="006220A1" w:rsidRPr="00291660" w:rsidRDefault="006220A1" w:rsidP="008D5ADF">
            <w:pPr>
              <w:rPr>
                <w:szCs w:val="24"/>
              </w:rPr>
            </w:pPr>
            <w:r>
              <w:rPr>
                <w:szCs w:val="24"/>
              </w:rPr>
              <w:t>LPM</w:t>
            </w:r>
          </w:p>
        </w:tc>
      </w:tr>
      <w:tr w:rsidR="006220A1" w:rsidRPr="00291660" w14:paraId="174637D5" w14:textId="77777777" w:rsidTr="008D5ADF">
        <w:tc>
          <w:tcPr>
            <w:tcW w:w="2122" w:type="dxa"/>
          </w:tcPr>
          <w:p w14:paraId="11FDAD66" w14:textId="77777777" w:rsidR="006220A1" w:rsidRPr="00291660" w:rsidRDefault="006220A1" w:rsidP="008D5ADF">
            <w:pPr>
              <w:rPr>
                <w:szCs w:val="24"/>
              </w:rPr>
            </w:pPr>
            <w:r w:rsidRPr="00291660">
              <w:rPr>
                <w:szCs w:val="24"/>
              </w:rPr>
              <w:t>Kondisi Awal</w:t>
            </w:r>
          </w:p>
        </w:tc>
        <w:tc>
          <w:tcPr>
            <w:tcW w:w="5806" w:type="dxa"/>
          </w:tcPr>
          <w:p w14:paraId="4BF1D35B" w14:textId="5A1C1201" w:rsidR="006220A1" w:rsidRPr="003C7420" w:rsidRDefault="006220A1" w:rsidP="008D5ADF">
            <w:pPr>
              <w:rPr>
                <w:szCs w:val="24"/>
              </w:rPr>
            </w:pPr>
            <w:r>
              <w:rPr>
                <w:szCs w:val="24"/>
              </w:rPr>
              <w:t xml:space="preserve">Halaman </w:t>
            </w:r>
            <w:r w:rsidR="008672C2">
              <w:rPr>
                <w:szCs w:val="24"/>
              </w:rPr>
              <w:t>unit</w:t>
            </w:r>
            <w:r>
              <w:rPr>
                <w:szCs w:val="24"/>
              </w:rPr>
              <w:t xml:space="preserve"> tampil.</w:t>
            </w:r>
          </w:p>
        </w:tc>
      </w:tr>
      <w:tr w:rsidR="006220A1" w:rsidRPr="00291660" w14:paraId="402B9160" w14:textId="77777777" w:rsidTr="008D5ADF">
        <w:tc>
          <w:tcPr>
            <w:tcW w:w="7928" w:type="dxa"/>
            <w:gridSpan w:val="2"/>
          </w:tcPr>
          <w:p w14:paraId="7BD89DD3" w14:textId="77777777" w:rsidR="006220A1" w:rsidRPr="00291660" w:rsidRDefault="006220A1"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6220A1" w:rsidRPr="00291660" w14:paraId="2D547134" w14:textId="77777777" w:rsidTr="008D5ADF">
        <w:tc>
          <w:tcPr>
            <w:tcW w:w="2122" w:type="dxa"/>
          </w:tcPr>
          <w:p w14:paraId="6274F51A" w14:textId="77777777" w:rsidR="006220A1" w:rsidRPr="00291660" w:rsidRDefault="006220A1" w:rsidP="008D5ADF">
            <w:pPr>
              <w:rPr>
                <w:i/>
                <w:iCs/>
                <w:szCs w:val="24"/>
              </w:rPr>
            </w:pPr>
            <w:r>
              <w:rPr>
                <w:i/>
                <w:iCs/>
                <w:szCs w:val="24"/>
              </w:rPr>
              <w:t xml:space="preserve">Basic </w:t>
            </w:r>
            <w:proofErr w:type="spellStart"/>
            <w:r>
              <w:rPr>
                <w:i/>
                <w:iCs/>
                <w:szCs w:val="24"/>
              </w:rPr>
              <w:t>Flow</w:t>
            </w:r>
            <w:proofErr w:type="spellEnd"/>
          </w:p>
        </w:tc>
        <w:tc>
          <w:tcPr>
            <w:tcW w:w="5806" w:type="dxa"/>
          </w:tcPr>
          <w:p w14:paraId="3BEBCF7F" w14:textId="45CB2B6C" w:rsidR="006220A1" w:rsidRPr="00291660" w:rsidRDefault="006220A1" w:rsidP="00260C3C">
            <w:pPr>
              <w:pStyle w:val="ListParagraph"/>
              <w:numPr>
                <w:ilvl w:val="0"/>
                <w:numId w:val="51"/>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aktor menekan tombol ubah pada tabel </w:t>
            </w:r>
            <w:r w:rsidR="008672C2">
              <w:rPr>
                <w:szCs w:val="24"/>
              </w:rPr>
              <w:t>unit</w:t>
            </w:r>
            <w:r>
              <w:rPr>
                <w:szCs w:val="24"/>
              </w:rPr>
              <w:t>.</w:t>
            </w:r>
          </w:p>
          <w:p w14:paraId="608407F0" w14:textId="24BA03A1" w:rsidR="006220A1" w:rsidRPr="006A214B" w:rsidRDefault="006220A1" w:rsidP="00260C3C">
            <w:pPr>
              <w:pStyle w:val="ListParagraph"/>
              <w:numPr>
                <w:ilvl w:val="0"/>
                <w:numId w:val="51"/>
              </w:numPr>
              <w:rPr>
                <w:i/>
                <w:iCs/>
                <w:szCs w:val="24"/>
              </w:rPr>
            </w:pPr>
            <w:proofErr w:type="spellStart"/>
            <w:r>
              <w:rPr>
                <w:i/>
                <w:iCs/>
                <w:szCs w:val="24"/>
              </w:rPr>
              <w:t>Form</w:t>
            </w:r>
            <w:proofErr w:type="spellEnd"/>
            <w:r>
              <w:rPr>
                <w:szCs w:val="24"/>
              </w:rPr>
              <w:t xml:space="preserve"> </w:t>
            </w:r>
            <w:r w:rsidR="008672C2">
              <w:rPr>
                <w:szCs w:val="24"/>
              </w:rPr>
              <w:t>unit</w:t>
            </w:r>
            <w:r>
              <w:rPr>
                <w:szCs w:val="24"/>
              </w:rPr>
              <w:t xml:space="preserve"> muncul.</w:t>
            </w:r>
          </w:p>
          <w:p w14:paraId="443162FF" w14:textId="5AD0C1BB" w:rsidR="006220A1" w:rsidRPr="006A214B" w:rsidRDefault="006220A1" w:rsidP="00260C3C">
            <w:pPr>
              <w:pStyle w:val="ListParagraph"/>
              <w:numPr>
                <w:ilvl w:val="0"/>
                <w:numId w:val="51"/>
              </w:numPr>
              <w:rPr>
                <w:i/>
                <w:iCs/>
                <w:szCs w:val="24"/>
              </w:rPr>
            </w:pPr>
            <w:r>
              <w:rPr>
                <w:szCs w:val="24"/>
              </w:rPr>
              <w:t xml:space="preserve">Aktor mengisi </w:t>
            </w:r>
            <w:proofErr w:type="spellStart"/>
            <w:r>
              <w:rPr>
                <w:i/>
                <w:iCs/>
                <w:szCs w:val="24"/>
              </w:rPr>
              <w:t>form</w:t>
            </w:r>
            <w:proofErr w:type="spellEnd"/>
            <w:r>
              <w:rPr>
                <w:szCs w:val="24"/>
              </w:rPr>
              <w:t xml:space="preserve"> </w:t>
            </w:r>
            <w:r w:rsidR="008672C2">
              <w:rPr>
                <w:szCs w:val="24"/>
              </w:rPr>
              <w:t>unit</w:t>
            </w:r>
            <w:r>
              <w:rPr>
                <w:szCs w:val="24"/>
              </w:rPr>
              <w:t>.</w:t>
            </w:r>
          </w:p>
          <w:p w14:paraId="35AF9E30" w14:textId="77777777" w:rsidR="006220A1" w:rsidRPr="006A214B" w:rsidRDefault="006220A1" w:rsidP="00260C3C">
            <w:pPr>
              <w:pStyle w:val="ListParagraph"/>
              <w:numPr>
                <w:ilvl w:val="0"/>
                <w:numId w:val="51"/>
              </w:numPr>
              <w:rPr>
                <w:i/>
                <w:iCs/>
                <w:szCs w:val="24"/>
              </w:rPr>
            </w:pPr>
            <w:r>
              <w:rPr>
                <w:szCs w:val="24"/>
              </w:rPr>
              <w:t>Aktor menekan tombol simpan.</w:t>
            </w:r>
          </w:p>
        </w:tc>
      </w:tr>
      <w:tr w:rsidR="006220A1" w:rsidRPr="00291660" w14:paraId="120C0448" w14:textId="77777777" w:rsidTr="008D5ADF">
        <w:tc>
          <w:tcPr>
            <w:tcW w:w="2122" w:type="dxa"/>
          </w:tcPr>
          <w:p w14:paraId="1B87A299" w14:textId="77777777" w:rsidR="006220A1" w:rsidRPr="00291660" w:rsidRDefault="006220A1" w:rsidP="008D5ADF">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3D757EBB" w14:textId="77DACE92" w:rsidR="006220A1" w:rsidRDefault="006220A1" w:rsidP="00260C3C">
            <w:pPr>
              <w:pStyle w:val="ListParagraph"/>
              <w:numPr>
                <w:ilvl w:val="0"/>
                <w:numId w:val="52"/>
              </w:numPr>
              <w:rPr>
                <w:szCs w:val="24"/>
              </w:rPr>
            </w:pPr>
            <w:proofErr w:type="spellStart"/>
            <w:r>
              <w:rPr>
                <w:i/>
                <w:iCs/>
                <w:szCs w:val="24"/>
              </w:rPr>
              <w:t>Usecase</w:t>
            </w:r>
            <w:proofErr w:type="spellEnd"/>
            <w:r>
              <w:rPr>
                <w:szCs w:val="24"/>
              </w:rPr>
              <w:t xml:space="preserve"> dimulai dengan aktor menekan tombol lihat pada tabel </w:t>
            </w:r>
            <w:r w:rsidR="008672C2">
              <w:rPr>
                <w:szCs w:val="24"/>
              </w:rPr>
              <w:t>unit</w:t>
            </w:r>
            <w:r>
              <w:rPr>
                <w:szCs w:val="24"/>
              </w:rPr>
              <w:t>.</w:t>
            </w:r>
          </w:p>
          <w:p w14:paraId="5F8B99C8" w14:textId="786055FE" w:rsidR="006220A1" w:rsidRDefault="006220A1" w:rsidP="00260C3C">
            <w:pPr>
              <w:pStyle w:val="ListParagraph"/>
              <w:numPr>
                <w:ilvl w:val="0"/>
                <w:numId w:val="52"/>
              </w:numPr>
              <w:rPr>
                <w:szCs w:val="24"/>
              </w:rPr>
            </w:pPr>
            <w:r>
              <w:rPr>
                <w:szCs w:val="24"/>
              </w:rPr>
              <w:t xml:space="preserve">Halaman </w:t>
            </w:r>
            <w:proofErr w:type="spellStart"/>
            <w:r>
              <w:rPr>
                <w:szCs w:val="24"/>
              </w:rPr>
              <w:t>detil</w:t>
            </w:r>
            <w:proofErr w:type="spellEnd"/>
            <w:r>
              <w:rPr>
                <w:szCs w:val="24"/>
              </w:rPr>
              <w:t xml:space="preserve"> </w:t>
            </w:r>
            <w:r w:rsidR="008672C2">
              <w:rPr>
                <w:szCs w:val="24"/>
              </w:rPr>
              <w:t>unit</w:t>
            </w:r>
            <w:r>
              <w:rPr>
                <w:szCs w:val="24"/>
              </w:rPr>
              <w:t xml:space="preserve"> tampil.</w:t>
            </w:r>
          </w:p>
          <w:p w14:paraId="0997834C" w14:textId="1D58D3B0" w:rsidR="006220A1" w:rsidRDefault="006220A1" w:rsidP="00260C3C">
            <w:pPr>
              <w:pStyle w:val="ListParagraph"/>
              <w:numPr>
                <w:ilvl w:val="0"/>
                <w:numId w:val="52"/>
              </w:numPr>
              <w:rPr>
                <w:szCs w:val="24"/>
              </w:rPr>
            </w:pPr>
            <w:r>
              <w:rPr>
                <w:szCs w:val="24"/>
              </w:rPr>
              <w:t xml:space="preserve">Aktor menekan tombol edit pada halaman </w:t>
            </w:r>
            <w:proofErr w:type="spellStart"/>
            <w:r>
              <w:rPr>
                <w:szCs w:val="24"/>
              </w:rPr>
              <w:t>detil</w:t>
            </w:r>
            <w:proofErr w:type="spellEnd"/>
            <w:r>
              <w:rPr>
                <w:szCs w:val="24"/>
              </w:rPr>
              <w:t xml:space="preserve"> </w:t>
            </w:r>
            <w:r w:rsidR="008672C2">
              <w:rPr>
                <w:szCs w:val="24"/>
              </w:rPr>
              <w:t>unit</w:t>
            </w:r>
            <w:r>
              <w:rPr>
                <w:szCs w:val="24"/>
              </w:rPr>
              <w:t>.</w:t>
            </w:r>
          </w:p>
          <w:p w14:paraId="1494B4D5" w14:textId="5514B318" w:rsidR="006220A1" w:rsidRDefault="006220A1" w:rsidP="00260C3C">
            <w:pPr>
              <w:pStyle w:val="ListParagraph"/>
              <w:numPr>
                <w:ilvl w:val="0"/>
                <w:numId w:val="52"/>
              </w:numPr>
              <w:rPr>
                <w:i/>
                <w:iCs/>
                <w:szCs w:val="24"/>
              </w:rPr>
            </w:pPr>
            <w:proofErr w:type="spellStart"/>
            <w:r>
              <w:rPr>
                <w:i/>
                <w:iCs/>
                <w:szCs w:val="24"/>
              </w:rPr>
              <w:t>Form</w:t>
            </w:r>
            <w:proofErr w:type="spellEnd"/>
            <w:r>
              <w:rPr>
                <w:szCs w:val="24"/>
              </w:rPr>
              <w:t xml:space="preserve"> </w:t>
            </w:r>
            <w:r w:rsidR="008672C2">
              <w:rPr>
                <w:szCs w:val="24"/>
              </w:rPr>
              <w:t>unit</w:t>
            </w:r>
            <w:r>
              <w:rPr>
                <w:szCs w:val="24"/>
              </w:rPr>
              <w:t xml:space="preserve"> muncul.</w:t>
            </w:r>
          </w:p>
          <w:p w14:paraId="27EA0807" w14:textId="06A54FA3" w:rsidR="006220A1" w:rsidRDefault="006220A1" w:rsidP="00260C3C">
            <w:pPr>
              <w:pStyle w:val="ListParagraph"/>
              <w:numPr>
                <w:ilvl w:val="0"/>
                <w:numId w:val="52"/>
              </w:numPr>
              <w:rPr>
                <w:i/>
                <w:iCs/>
                <w:szCs w:val="24"/>
              </w:rPr>
            </w:pPr>
            <w:r>
              <w:rPr>
                <w:szCs w:val="24"/>
              </w:rPr>
              <w:t xml:space="preserve">Aktor mengisi </w:t>
            </w:r>
            <w:proofErr w:type="spellStart"/>
            <w:r>
              <w:rPr>
                <w:i/>
                <w:iCs/>
                <w:szCs w:val="24"/>
              </w:rPr>
              <w:t>form</w:t>
            </w:r>
            <w:proofErr w:type="spellEnd"/>
            <w:r>
              <w:rPr>
                <w:szCs w:val="24"/>
              </w:rPr>
              <w:t xml:space="preserve"> </w:t>
            </w:r>
            <w:r w:rsidR="008672C2">
              <w:rPr>
                <w:szCs w:val="24"/>
              </w:rPr>
              <w:t>unit</w:t>
            </w:r>
            <w:r>
              <w:rPr>
                <w:szCs w:val="24"/>
              </w:rPr>
              <w:t>.</w:t>
            </w:r>
          </w:p>
          <w:p w14:paraId="5842B44E" w14:textId="77777777" w:rsidR="006220A1" w:rsidRPr="00E73582" w:rsidRDefault="006220A1" w:rsidP="00260C3C">
            <w:pPr>
              <w:pStyle w:val="ListParagraph"/>
              <w:numPr>
                <w:ilvl w:val="0"/>
                <w:numId w:val="52"/>
              </w:numPr>
              <w:rPr>
                <w:szCs w:val="24"/>
              </w:rPr>
            </w:pPr>
            <w:r>
              <w:rPr>
                <w:szCs w:val="24"/>
              </w:rPr>
              <w:t>Aktor menekan tombol simpan.</w:t>
            </w:r>
          </w:p>
        </w:tc>
      </w:tr>
      <w:tr w:rsidR="006220A1" w:rsidRPr="00291660" w14:paraId="3A83764C" w14:textId="77777777" w:rsidTr="008D5ADF">
        <w:tc>
          <w:tcPr>
            <w:tcW w:w="2122" w:type="dxa"/>
          </w:tcPr>
          <w:p w14:paraId="720CFFDE" w14:textId="77777777" w:rsidR="006220A1" w:rsidRPr="00291660" w:rsidRDefault="006220A1" w:rsidP="008D5ADF">
            <w:pPr>
              <w:rPr>
                <w:i/>
                <w:iCs/>
                <w:szCs w:val="24"/>
              </w:rPr>
            </w:pPr>
            <w:proofErr w:type="spellStart"/>
            <w:r w:rsidRPr="00291660">
              <w:rPr>
                <w:i/>
                <w:iCs/>
                <w:szCs w:val="24"/>
              </w:rPr>
              <w:lastRenderedPageBreak/>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77C0CCF3" w14:textId="77777777" w:rsidR="006220A1" w:rsidRPr="00386584" w:rsidRDefault="006220A1" w:rsidP="008D5ADF">
            <w:pPr>
              <w:rPr>
                <w:szCs w:val="24"/>
              </w:rPr>
            </w:pPr>
            <w:r>
              <w:rPr>
                <w:szCs w:val="24"/>
              </w:rPr>
              <w:t>Tidak ada.</w:t>
            </w:r>
          </w:p>
        </w:tc>
      </w:tr>
      <w:tr w:rsidR="006220A1" w:rsidRPr="00291660" w14:paraId="7D12B218" w14:textId="77777777" w:rsidTr="008D5ADF">
        <w:tc>
          <w:tcPr>
            <w:tcW w:w="2122" w:type="dxa"/>
          </w:tcPr>
          <w:p w14:paraId="605E0A5D" w14:textId="77777777" w:rsidR="006220A1" w:rsidRPr="00291660" w:rsidRDefault="006220A1" w:rsidP="008D5ADF">
            <w:pPr>
              <w:rPr>
                <w:szCs w:val="24"/>
              </w:rPr>
            </w:pPr>
            <w:r w:rsidRPr="00291660">
              <w:rPr>
                <w:szCs w:val="24"/>
              </w:rPr>
              <w:t>Kondisi Akhir</w:t>
            </w:r>
          </w:p>
        </w:tc>
        <w:tc>
          <w:tcPr>
            <w:tcW w:w="5806" w:type="dxa"/>
          </w:tcPr>
          <w:p w14:paraId="12C079F0" w14:textId="3008ED63" w:rsidR="006220A1" w:rsidRPr="00291660" w:rsidRDefault="006220A1" w:rsidP="008D5ADF">
            <w:pPr>
              <w:keepNext/>
              <w:rPr>
                <w:szCs w:val="24"/>
              </w:rPr>
            </w:pPr>
            <w:r w:rsidRPr="00291660">
              <w:rPr>
                <w:szCs w:val="24"/>
              </w:rPr>
              <w:t xml:space="preserve">Berhasil </w:t>
            </w:r>
            <w:r>
              <w:rPr>
                <w:szCs w:val="24"/>
              </w:rPr>
              <w:t xml:space="preserve">mengubah </w:t>
            </w:r>
            <w:r w:rsidR="008672C2">
              <w:rPr>
                <w:szCs w:val="24"/>
              </w:rPr>
              <w:t>unit</w:t>
            </w:r>
            <w:r w:rsidRPr="00291660">
              <w:rPr>
                <w:szCs w:val="24"/>
              </w:rPr>
              <w:t>.</w:t>
            </w:r>
          </w:p>
        </w:tc>
      </w:tr>
    </w:tbl>
    <w:p w14:paraId="21F57CD6" w14:textId="54A7A895" w:rsidR="006220A1" w:rsidRDefault="006220A1" w:rsidP="00291660">
      <w:pPr>
        <w:tabs>
          <w:tab w:val="left" w:pos="4571"/>
        </w:tabs>
      </w:pPr>
    </w:p>
    <w:p w14:paraId="4A011259" w14:textId="289896D9" w:rsidR="007C26E1" w:rsidRDefault="007C26E1" w:rsidP="00260C3C">
      <w:pPr>
        <w:pStyle w:val="ListParagraph"/>
        <w:numPr>
          <w:ilvl w:val="0"/>
          <w:numId w:val="19"/>
        </w:numPr>
      </w:pPr>
      <w:r>
        <w:t>Manajemen Sertifikat</w:t>
      </w:r>
    </w:p>
    <w:p w14:paraId="2629B0BB" w14:textId="43FEF9B8" w:rsidR="007C26E1" w:rsidRDefault="007C26E1" w:rsidP="007C26E1">
      <w:pPr>
        <w:pStyle w:val="ListParagraph"/>
        <w:ind w:left="1080"/>
      </w:pPr>
      <w:proofErr w:type="spellStart"/>
      <w:r>
        <w:rPr>
          <w:i/>
          <w:iCs/>
        </w:rPr>
        <w:t>Usecase</w:t>
      </w:r>
      <w:proofErr w:type="spellEnd"/>
      <w:r>
        <w:t xml:space="preserve"> manajemen unit dibagi 2 jenis yaitu sertifikat </w:t>
      </w:r>
      <w:proofErr w:type="spellStart"/>
      <w:r>
        <w:t>prodi</w:t>
      </w:r>
      <w:proofErr w:type="spellEnd"/>
      <w:r>
        <w:t xml:space="preserve"> dan sertifikat perguruan </w:t>
      </w:r>
      <w:proofErr w:type="spellStart"/>
      <w:r>
        <w:t>tinngi</w:t>
      </w:r>
      <w:proofErr w:type="spellEnd"/>
      <w:r>
        <w:t>, dan dibagi menjadi 3 buah aksi yaitu menambahkan, mengubah, dan menghapus.</w:t>
      </w:r>
    </w:p>
    <w:p w14:paraId="286DCBF4" w14:textId="2720C8E7" w:rsidR="007C26E1" w:rsidRDefault="007C26E1" w:rsidP="007C26E1">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23</w:t>
      </w:r>
      <w:r w:rsidR="00B22397">
        <w:fldChar w:fldCharType="end"/>
      </w:r>
      <w:r>
        <w:t xml:space="preserve"> Spesifikasi Menambahkan </w:t>
      </w:r>
      <w:r w:rsidR="001B7BF6">
        <w:t xml:space="preserve">Sertifikat </w:t>
      </w:r>
      <w:proofErr w:type="spellStart"/>
      <w:r w:rsidR="001B7BF6">
        <w:t>Prodi</w:t>
      </w:r>
      <w:proofErr w:type="spellEnd"/>
    </w:p>
    <w:tbl>
      <w:tblPr>
        <w:tblStyle w:val="TableGrid"/>
        <w:tblW w:w="0" w:type="auto"/>
        <w:tblLook w:val="04A0" w:firstRow="1" w:lastRow="0" w:firstColumn="1" w:lastColumn="0" w:noHBand="0" w:noVBand="1"/>
      </w:tblPr>
      <w:tblGrid>
        <w:gridCol w:w="2122"/>
        <w:gridCol w:w="5806"/>
      </w:tblGrid>
      <w:tr w:rsidR="007C26E1" w:rsidRPr="00291660" w14:paraId="1124C4EA" w14:textId="77777777" w:rsidTr="008D5ADF">
        <w:tc>
          <w:tcPr>
            <w:tcW w:w="7928" w:type="dxa"/>
            <w:gridSpan w:val="2"/>
          </w:tcPr>
          <w:p w14:paraId="17361733" w14:textId="669FB4CD" w:rsidR="007C26E1" w:rsidRPr="00291660" w:rsidRDefault="007C26E1" w:rsidP="008D5ADF">
            <w:pPr>
              <w:jc w:val="left"/>
              <w:rPr>
                <w:b/>
                <w:bCs/>
                <w:szCs w:val="24"/>
              </w:rPr>
            </w:pPr>
            <w:proofErr w:type="spellStart"/>
            <w:r w:rsidRPr="00291660">
              <w:rPr>
                <w:b/>
                <w:bCs/>
                <w:i/>
                <w:iCs/>
                <w:szCs w:val="24"/>
              </w:rPr>
              <w:t>Usecase</w:t>
            </w:r>
            <w:proofErr w:type="spellEnd"/>
            <w:r>
              <w:rPr>
                <w:b/>
                <w:bCs/>
                <w:szCs w:val="24"/>
              </w:rPr>
              <w:t xml:space="preserve"> Manajemen </w:t>
            </w:r>
            <w:r w:rsidR="001B7BF6">
              <w:rPr>
                <w:b/>
                <w:bCs/>
                <w:szCs w:val="24"/>
              </w:rPr>
              <w:t xml:space="preserve">Sertifikat </w:t>
            </w:r>
            <w:proofErr w:type="spellStart"/>
            <w:r w:rsidR="001B7BF6">
              <w:rPr>
                <w:b/>
                <w:bCs/>
                <w:szCs w:val="24"/>
              </w:rPr>
              <w:t>Prodi</w:t>
            </w:r>
            <w:proofErr w:type="spellEnd"/>
            <w:r>
              <w:rPr>
                <w:b/>
                <w:bCs/>
                <w:szCs w:val="24"/>
              </w:rPr>
              <w:t xml:space="preserve">: Menambahkan </w:t>
            </w:r>
            <w:r w:rsidR="001B7BF6">
              <w:rPr>
                <w:b/>
                <w:bCs/>
                <w:szCs w:val="24"/>
              </w:rPr>
              <w:t xml:space="preserve">Sertifikat </w:t>
            </w:r>
            <w:proofErr w:type="spellStart"/>
            <w:r w:rsidR="001B7BF6">
              <w:rPr>
                <w:b/>
                <w:bCs/>
                <w:szCs w:val="24"/>
              </w:rPr>
              <w:t>Prodi</w:t>
            </w:r>
            <w:proofErr w:type="spellEnd"/>
          </w:p>
        </w:tc>
      </w:tr>
      <w:tr w:rsidR="007C26E1" w:rsidRPr="00291660" w14:paraId="01CF6316" w14:textId="77777777" w:rsidTr="008D5ADF">
        <w:tc>
          <w:tcPr>
            <w:tcW w:w="2122" w:type="dxa"/>
          </w:tcPr>
          <w:p w14:paraId="4AA30020" w14:textId="77777777" w:rsidR="007C26E1" w:rsidRPr="00291660" w:rsidRDefault="007C26E1" w:rsidP="008D5ADF">
            <w:pPr>
              <w:rPr>
                <w:szCs w:val="24"/>
              </w:rPr>
            </w:pPr>
            <w:r w:rsidRPr="00291660">
              <w:rPr>
                <w:szCs w:val="24"/>
              </w:rPr>
              <w:t>Deskripsi</w:t>
            </w:r>
          </w:p>
        </w:tc>
        <w:tc>
          <w:tcPr>
            <w:tcW w:w="5806" w:type="dxa"/>
          </w:tcPr>
          <w:p w14:paraId="6A48B186" w14:textId="718202E9" w:rsidR="007C26E1" w:rsidRPr="00291660" w:rsidRDefault="007C26E1"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 xml:space="preserve">menambahkan </w:t>
            </w:r>
            <w:r w:rsidR="001B7BF6">
              <w:rPr>
                <w:szCs w:val="24"/>
              </w:rPr>
              <w:t xml:space="preserve">sertifikat </w:t>
            </w:r>
            <w:proofErr w:type="spellStart"/>
            <w:r w:rsidR="001B7BF6">
              <w:rPr>
                <w:szCs w:val="24"/>
              </w:rPr>
              <w:t>prodi</w:t>
            </w:r>
            <w:proofErr w:type="spellEnd"/>
            <w:r>
              <w:rPr>
                <w:szCs w:val="24"/>
              </w:rPr>
              <w:t xml:space="preserve"> ke dalam sistem.</w:t>
            </w:r>
          </w:p>
        </w:tc>
      </w:tr>
      <w:tr w:rsidR="007C26E1" w:rsidRPr="00291660" w14:paraId="5DBDCF40" w14:textId="77777777" w:rsidTr="008D5ADF">
        <w:tc>
          <w:tcPr>
            <w:tcW w:w="2122" w:type="dxa"/>
          </w:tcPr>
          <w:p w14:paraId="0C18EAB5" w14:textId="77777777" w:rsidR="007C26E1" w:rsidRPr="00291660" w:rsidRDefault="007C26E1" w:rsidP="008D5ADF">
            <w:pPr>
              <w:rPr>
                <w:szCs w:val="24"/>
              </w:rPr>
            </w:pPr>
            <w:r w:rsidRPr="00291660">
              <w:rPr>
                <w:szCs w:val="24"/>
              </w:rPr>
              <w:t>Aktor Utama</w:t>
            </w:r>
          </w:p>
        </w:tc>
        <w:tc>
          <w:tcPr>
            <w:tcW w:w="5806" w:type="dxa"/>
          </w:tcPr>
          <w:p w14:paraId="32F0DF93" w14:textId="77777777" w:rsidR="007C26E1" w:rsidRPr="00291660" w:rsidRDefault="007C26E1" w:rsidP="008D5ADF">
            <w:pPr>
              <w:rPr>
                <w:szCs w:val="24"/>
              </w:rPr>
            </w:pPr>
            <w:r>
              <w:rPr>
                <w:szCs w:val="24"/>
              </w:rPr>
              <w:t>LPM</w:t>
            </w:r>
          </w:p>
        </w:tc>
      </w:tr>
      <w:tr w:rsidR="007C26E1" w:rsidRPr="00291660" w14:paraId="2E361B2F" w14:textId="77777777" w:rsidTr="008D5ADF">
        <w:tc>
          <w:tcPr>
            <w:tcW w:w="2122" w:type="dxa"/>
          </w:tcPr>
          <w:p w14:paraId="55C4B86E" w14:textId="77777777" w:rsidR="007C26E1" w:rsidRPr="00291660" w:rsidRDefault="007C26E1" w:rsidP="008D5ADF">
            <w:pPr>
              <w:rPr>
                <w:szCs w:val="24"/>
              </w:rPr>
            </w:pPr>
            <w:r w:rsidRPr="00291660">
              <w:rPr>
                <w:szCs w:val="24"/>
              </w:rPr>
              <w:t>Kondisi Awal</w:t>
            </w:r>
          </w:p>
        </w:tc>
        <w:tc>
          <w:tcPr>
            <w:tcW w:w="5806" w:type="dxa"/>
          </w:tcPr>
          <w:p w14:paraId="76E444F3" w14:textId="77777777" w:rsidR="007C26E1" w:rsidRPr="003C7420" w:rsidRDefault="007C26E1" w:rsidP="008D5ADF">
            <w:pPr>
              <w:rPr>
                <w:szCs w:val="24"/>
              </w:rPr>
            </w:pPr>
            <w:r>
              <w:rPr>
                <w:szCs w:val="24"/>
              </w:rPr>
              <w:t>Halaman Utama tampil.</w:t>
            </w:r>
          </w:p>
        </w:tc>
      </w:tr>
      <w:tr w:rsidR="007C26E1" w:rsidRPr="00291660" w14:paraId="4380F721" w14:textId="77777777" w:rsidTr="008D5ADF">
        <w:tc>
          <w:tcPr>
            <w:tcW w:w="7928" w:type="dxa"/>
            <w:gridSpan w:val="2"/>
          </w:tcPr>
          <w:p w14:paraId="6CBDAC1E" w14:textId="77777777" w:rsidR="007C26E1" w:rsidRPr="00291660" w:rsidRDefault="007C26E1"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7C26E1" w:rsidRPr="00291660" w14:paraId="53EC7FEC" w14:textId="77777777" w:rsidTr="008D5ADF">
        <w:tc>
          <w:tcPr>
            <w:tcW w:w="2122" w:type="dxa"/>
          </w:tcPr>
          <w:p w14:paraId="45958D1F" w14:textId="77777777" w:rsidR="007C26E1" w:rsidRPr="00291660" w:rsidRDefault="007C26E1" w:rsidP="008D5ADF">
            <w:pPr>
              <w:rPr>
                <w:i/>
                <w:iCs/>
                <w:szCs w:val="24"/>
              </w:rPr>
            </w:pPr>
            <w:r>
              <w:rPr>
                <w:i/>
                <w:iCs/>
                <w:szCs w:val="24"/>
              </w:rPr>
              <w:t xml:space="preserve">Basic </w:t>
            </w:r>
            <w:proofErr w:type="spellStart"/>
            <w:r>
              <w:rPr>
                <w:i/>
                <w:iCs/>
                <w:szCs w:val="24"/>
              </w:rPr>
              <w:t>Flow</w:t>
            </w:r>
            <w:proofErr w:type="spellEnd"/>
          </w:p>
        </w:tc>
        <w:tc>
          <w:tcPr>
            <w:tcW w:w="5806" w:type="dxa"/>
          </w:tcPr>
          <w:p w14:paraId="1553B9D4" w14:textId="3D95968C" w:rsidR="007C26E1" w:rsidRDefault="007C26E1" w:rsidP="00260C3C">
            <w:pPr>
              <w:pStyle w:val="ListParagraph"/>
              <w:numPr>
                <w:ilvl w:val="0"/>
                <w:numId w:val="53"/>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aktor menekan menu </w:t>
            </w:r>
            <w:r w:rsidR="001B7BF6">
              <w:rPr>
                <w:szCs w:val="24"/>
              </w:rPr>
              <w:t xml:space="preserve">Sertifikat </w:t>
            </w:r>
            <w:proofErr w:type="spellStart"/>
            <w:r w:rsidR="001B7BF6">
              <w:rPr>
                <w:szCs w:val="24"/>
              </w:rPr>
              <w:t>Prodi</w:t>
            </w:r>
            <w:proofErr w:type="spellEnd"/>
            <w:r>
              <w:rPr>
                <w:szCs w:val="24"/>
              </w:rPr>
              <w:t>.</w:t>
            </w:r>
          </w:p>
          <w:p w14:paraId="480CAC24" w14:textId="30327257" w:rsidR="007C26E1" w:rsidRPr="00291660" w:rsidRDefault="007C26E1" w:rsidP="00260C3C">
            <w:pPr>
              <w:pStyle w:val="ListParagraph"/>
              <w:numPr>
                <w:ilvl w:val="0"/>
                <w:numId w:val="53"/>
              </w:numPr>
              <w:rPr>
                <w:szCs w:val="24"/>
              </w:rPr>
            </w:pPr>
            <w:r>
              <w:rPr>
                <w:szCs w:val="24"/>
              </w:rPr>
              <w:t xml:space="preserve">Aktor menekan tombol tambah </w:t>
            </w:r>
            <w:r w:rsidR="001B7BF6">
              <w:rPr>
                <w:szCs w:val="24"/>
              </w:rPr>
              <w:t xml:space="preserve">sertifikat </w:t>
            </w:r>
            <w:proofErr w:type="spellStart"/>
            <w:r w:rsidR="001B7BF6">
              <w:rPr>
                <w:szCs w:val="24"/>
              </w:rPr>
              <w:t>prodi</w:t>
            </w:r>
            <w:proofErr w:type="spellEnd"/>
            <w:r>
              <w:rPr>
                <w:szCs w:val="24"/>
              </w:rPr>
              <w:t>.</w:t>
            </w:r>
          </w:p>
          <w:p w14:paraId="2934CEC6" w14:textId="6CC69990" w:rsidR="007C26E1" w:rsidRPr="006A214B" w:rsidRDefault="007C26E1" w:rsidP="00260C3C">
            <w:pPr>
              <w:pStyle w:val="ListParagraph"/>
              <w:numPr>
                <w:ilvl w:val="0"/>
                <w:numId w:val="53"/>
              </w:numPr>
              <w:rPr>
                <w:i/>
                <w:iCs/>
                <w:szCs w:val="24"/>
              </w:rPr>
            </w:pPr>
            <w:proofErr w:type="spellStart"/>
            <w:r>
              <w:rPr>
                <w:i/>
                <w:iCs/>
                <w:szCs w:val="24"/>
              </w:rPr>
              <w:t>Form</w:t>
            </w:r>
            <w:proofErr w:type="spellEnd"/>
            <w:r>
              <w:rPr>
                <w:szCs w:val="24"/>
              </w:rPr>
              <w:t xml:space="preserve"> </w:t>
            </w:r>
            <w:r w:rsidR="001B7BF6">
              <w:rPr>
                <w:szCs w:val="24"/>
              </w:rPr>
              <w:t xml:space="preserve">sertifikat </w:t>
            </w:r>
            <w:proofErr w:type="spellStart"/>
            <w:r w:rsidR="001B7BF6">
              <w:rPr>
                <w:szCs w:val="24"/>
              </w:rPr>
              <w:t>prodi</w:t>
            </w:r>
            <w:proofErr w:type="spellEnd"/>
            <w:r>
              <w:rPr>
                <w:szCs w:val="24"/>
              </w:rPr>
              <w:t xml:space="preserve"> muncul.</w:t>
            </w:r>
          </w:p>
          <w:p w14:paraId="69ED58C5" w14:textId="41A916E2" w:rsidR="007C26E1" w:rsidRPr="006A214B" w:rsidRDefault="007C26E1" w:rsidP="00260C3C">
            <w:pPr>
              <w:pStyle w:val="ListParagraph"/>
              <w:numPr>
                <w:ilvl w:val="0"/>
                <w:numId w:val="53"/>
              </w:numPr>
              <w:rPr>
                <w:i/>
                <w:iCs/>
                <w:szCs w:val="24"/>
              </w:rPr>
            </w:pPr>
            <w:r>
              <w:rPr>
                <w:szCs w:val="24"/>
              </w:rPr>
              <w:t xml:space="preserve">Aktor mengisi </w:t>
            </w:r>
            <w:proofErr w:type="spellStart"/>
            <w:r>
              <w:rPr>
                <w:i/>
                <w:iCs/>
                <w:szCs w:val="24"/>
              </w:rPr>
              <w:t>form</w:t>
            </w:r>
            <w:proofErr w:type="spellEnd"/>
            <w:r>
              <w:rPr>
                <w:szCs w:val="24"/>
              </w:rPr>
              <w:t xml:space="preserve"> </w:t>
            </w:r>
            <w:r w:rsidR="001B7BF6">
              <w:rPr>
                <w:szCs w:val="24"/>
              </w:rPr>
              <w:t xml:space="preserve">sertifikat </w:t>
            </w:r>
            <w:proofErr w:type="spellStart"/>
            <w:r w:rsidR="001B7BF6">
              <w:rPr>
                <w:szCs w:val="24"/>
              </w:rPr>
              <w:t>prodi</w:t>
            </w:r>
            <w:proofErr w:type="spellEnd"/>
            <w:r>
              <w:rPr>
                <w:szCs w:val="24"/>
              </w:rPr>
              <w:t>.</w:t>
            </w:r>
          </w:p>
          <w:p w14:paraId="51736B69" w14:textId="77777777" w:rsidR="007C26E1" w:rsidRPr="006A214B" w:rsidRDefault="007C26E1" w:rsidP="00260C3C">
            <w:pPr>
              <w:pStyle w:val="ListParagraph"/>
              <w:numPr>
                <w:ilvl w:val="0"/>
                <w:numId w:val="53"/>
              </w:numPr>
              <w:rPr>
                <w:i/>
                <w:iCs/>
                <w:szCs w:val="24"/>
              </w:rPr>
            </w:pPr>
            <w:r>
              <w:rPr>
                <w:szCs w:val="24"/>
              </w:rPr>
              <w:t>Aktor menekan tombol simpan.</w:t>
            </w:r>
          </w:p>
        </w:tc>
      </w:tr>
      <w:tr w:rsidR="007C26E1" w:rsidRPr="00291660" w14:paraId="526A2220" w14:textId="77777777" w:rsidTr="008D5ADF">
        <w:tc>
          <w:tcPr>
            <w:tcW w:w="2122" w:type="dxa"/>
          </w:tcPr>
          <w:p w14:paraId="32F46657" w14:textId="77777777" w:rsidR="007C26E1" w:rsidRPr="00291660" w:rsidRDefault="007C26E1" w:rsidP="008D5ADF">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6506D6C5" w14:textId="77777777" w:rsidR="007C26E1" w:rsidRPr="00291660" w:rsidRDefault="007C26E1" w:rsidP="008D5ADF">
            <w:pPr>
              <w:rPr>
                <w:szCs w:val="24"/>
              </w:rPr>
            </w:pPr>
            <w:r w:rsidRPr="00291660">
              <w:rPr>
                <w:szCs w:val="24"/>
              </w:rPr>
              <w:t>Tidak ada.</w:t>
            </w:r>
          </w:p>
        </w:tc>
      </w:tr>
      <w:tr w:rsidR="007C26E1" w:rsidRPr="00291660" w14:paraId="45B8CB68" w14:textId="77777777" w:rsidTr="008D5ADF">
        <w:tc>
          <w:tcPr>
            <w:tcW w:w="2122" w:type="dxa"/>
          </w:tcPr>
          <w:p w14:paraId="4CAC084E" w14:textId="77777777" w:rsidR="007C26E1" w:rsidRPr="00291660" w:rsidRDefault="007C26E1" w:rsidP="008D5ADF">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7EC77AA3" w14:textId="77777777" w:rsidR="007C26E1" w:rsidRPr="00386584" w:rsidRDefault="007C26E1" w:rsidP="008D5ADF">
            <w:pPr>
              <w:rPr>
                <w:szCs w:val="24"/>
              </w:rPr>
            </w:pPr>
            <w:r>
              <w:rPr>
                <w:szCs w:val="24"/>
              </w:rPr>
              <w:t>Tidak ada.</w:t>
            </w:r>
          </w:p>
        </w:tc>
      </w:tr>
      <w:tr w:rsidR="007C26E1" w:rsidRPr="00291660" w14:paraId="4F7E1B06" w14:textId="77777777" w:rsidTr="008D5ADF">
        <w:tc>
          <w:tcPr>
            <w:tcW w:w="2122" w:type="dxa"/>
          </w:tcPr>
          <w:p w14:paraId="5D6028ED" w14:textId="77777777" w:rsidR="007C26E1" w:rsidRPr="00291660" w:rsidRDefault="007C26E1" w:rsidP="008D5ADF">
            <w:pPr>
              <w:rPr>
                <w:szCs w:val="24"/>
              </w:rPr>
            </w:pPr>
            <w:r w:rsidRPr="00291660">
              <w:rPr>
                <w:szCs w:val="24"/>
              </w:rPr>
              <w:t>Kondisi Akhir</w:t>
            </w:r>
          </w:p>
        </w:tc>
        <w:tc>
          <w:tcPr>
            <w:tcW w:w="5806" w:type="dxa"/>
          </w:tcPr>
          <w:p w14:paraId="4D0EE543" w14:textId="35B2E2FA" w:rsidR="007C26E1" w:rsidRPr="00291660" w:rsidRDefault="007C26E1" w:rsidP="008D5ADF">
            <w:pPr>
              <w:keepNext/>
              <w:rPr>
                <w:szCs w:val="24"/>
              </w:rPr>
            </w:pPr>
            <w:r w:rsidRPr="00291660">
              <w:rPr>
                <w:szCs w:val="24"/>
              </w:rPr>
              <w:t xml:space="preserve">Berhasil </w:t>
            </w:r>
            <w:r>
              <w:rPr>
                <w:szCs w:val="24"/>
              </w:rPr>
              <w:t xml:space="preserve">menambahkan </w:t>
            </w:r>
            <w:r w:rsidR="001B7BF6">
              <w:rPr>
                <w:szCs w:val="24"/>
              </w:rPr>
              <w:t xml:space="preserve">sertifikat </w:t>
            </w:r>
            <w:proofErr w:type="spellStart"/>
            <w:r w:rsidR="001B7BF6">
              <w:rPr>
                <w:szCs w:val="24"/>
              </w:rPr>
              <w:t>prodi</w:t>
            </w:r>
            <w:proofErr w:type="spellEnd"/>
            <w:r w:rsidRPr="00291660">
              <w:rPr>
                <w:szCs w:val="24"/>
              </w:rPr>
              <w:t>.</w:t>
            </w:r>
          </w:p>
        </w:tc>
      </w:tr>
    </w:tbl>
    <w:p w14:paraId="33DF8D4C" w14:textId="77777777" w:rsidR="007C26E1" w:rsidRPr="000B007A" w:rsidRDefault="007C26E1" w:rsidP="007C26E1">
      <w:pPr>
        <w:pStyle w:val="ListParagraph"/>
        <w:ind w:left="1080"/>
      </w:pPr>
    </w:p>
    <w:p w14:paraId="223C6777" w14:textId="1565A750" w:rsidR="007C26E1" w:rsidRDefault="007C26E1" w:rsidP="007C26E1">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24</w:t>
      </w:r>
      <w:r w:rsidR="00B22397">
        <w:fldChar w:fldCharType="end"/>
      </w:r>
      <w:r>
        <w:t xml:space="preserve"> Spesifikasi Menghapus </w:t>
      </w:r>
      <w:r w:rsidR="001B7BF6">
        <w:t xml:space="preserve">Sertifikat </w:t>
      </w:r>
      <w:proofErr w:type="spellStart"/>
      <w:r w:rsidR="001B7BF6">
        <w:t>Prodi</w:t>
      </w:r>
      <w:proofErr w:type="spellEnd"/>
    </w:p>
    <w:tbl>
      <w:tblPr>
        <w:tblStyle w:val="TableGrid"/>
        <w:tblW w:w="0" w:type="auto"/>
        <w:tblLook w:val="04A0" w:firstRow="1" w:lastRow="0" w:firstColumn="1" w:lastColumn="0" w:noHBand="0" w:noVBand="1"/>
      </w:tblPr>
      <w:tblGrid>
        <w:gridCol w:w="2122"/>
        <w:gridCol w:w="5806"/>
      </w:tblGrid>
      <w:tr w:rsidR="007C26E1" w:rsidRPr="00291660" w14:paraId="528ABA09" w14:textId="77777777" w:rsidTr="008D5ADF">
        <w:tc>
          <w:tcPr>
            <w:tcW w:w="7928" w:type="dxa"/>
            <w:gridSpan w:val="2"/>
          </w:tcPr>
          <w:p w14:paraId="025A0552" w14:textId="37A218C0" w:rsidR="007C26E1" w:rsidRPr="00291660" w:rsidRDefault="007C26E1" w:rsidP="008D5ADF">
            <w:pPr>
              <w:rPr>
                <w:b/>
                <w:bCs/>
                <w:szCs w:val="24"/>
              </w:rPr>
            </w:pPr>
            <w:proofErr w:type="spellStart"/>
            <w:r w:rsidRPr="00291660">
              <w:rPr>
                <w:b/>
                <w:bCs/>
                <w:i/>
                <w:iCs/>
                <w:szCs w:val="24"/>
              </w:rPr>
              <w:t>Usecase</w:t>
            </w:r>
            <w:proofErr w:type="spellEnd"/>
            <w:r>
              <w:rPr>
                <w:b/>
                <w:bCs/>
                <w:szCs w:val="24"/>
              </w:rPr>
              <w:t xml:space="preserve"> Manajemen </w:t>
            </w:r>
            <w:r w:rsidR="001B7BF6">
              <w:rPr>
                <w:b/>
                <w:bCs/>
                <w:szCs w:val="24"/>
              </w:rPr>
              <w:t xml:space="preserve">Sertifikat </w:t>
            </w:r>
            <w:proofErr w:type="spellStart"/>
            <w:r w:rsidR="001B7BF6">
              <w:rPr>
                <w:b/>
                <w:bCs/>
                <w:szCs w:val="24"/>
              </w:rPr>
              <w:t>Prodi</w:t>
            </w:r>
            <w:proofErr w:type="spellEnd"/>
            <w:r>
              <w:rPr>
                <w:b/>
                <w:bCs/>
                <w:szCs w:val="24"/>
              </w:rPr>
              <w:t xml:space="preserve">: Menghapus </w:t>
            </w:r>
            <w:r w:rsidR="001B7BF6">
              <w:rPr>
                <w:b/>
                <w:bCs/>
                <w:szCs w:val="24"/>
              </w:rPr>
              <w:t xml:space="preserve">Sertifikat </w:t>
            </w:r>
            <w:proofErr w:type="spellStart"/>
            <w:r w:rsidR="001B7BF6">
              <w:rPr>
                <w:b/>
                <w:bCs/>
                <w:szCs w:val="24"/>
              </w:rPr>
              <w:t>Prodi</w:t>
            </w:r>
            <w:proofErr w:type="spellEnd"/>
          </w:p>
        </w:tc>
      </w:tr>
      <w:tr w:rsidR="007C26E1" w:rsidRPr="00291660" w14:paraId="1F0A447B" w14:textId="77777777" w:rsidTr="008D5ADF">
        <w:tc>
          <w:tcPr>
            <w:tcW w:w="2122" w:type="dxa"/>
          </w:tcPr>
          <w:p w14:paraId="2F0FBB4C" w14:textId="77777777" w:rsidR="007C26E1" w:rsidRPr="00291660" w:rsidRDefault="007C26E1" w:rsidP="008D5ADF">
            <w:pPr>
              <w:rPr>
                <w:szCs w:val="24"/>
              </w:rPr>
            </w:pPr>
            <w:r w:rsidRPr="00291660">
              <w:rPr>
                <w:szCs w:val="24"/>
              </w:rPr>
              <w:t>Deskripsi</w:t>
            </w:r>
          </w:p>
        </w:tc>
        <w:tc>
          <w:tcPr>
            <w:tcW w:w="5806" w:type="dxa"/>
          </w:tcPr>
          <w:p w14:paraId="09911CCB" w14:textId="4A19A3E8" w:rsidR="007C26E1" w:rsidRPr="00291660" w:rsidRDefault="007C26E1"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 xml:space="preserve">menghapus </w:t>
            </w:r>
            <w:r w:rsidR="001B7BF6">
              <w:rPr>
                <w:szCs w:val="24"/>
              </w:rPr>
              <w:t xml:space="preserve">sertifikat </w:t>
            </w:r>
            <w:proofErr w:type="spellStart"/>
            <w:r w:rsidR="001B7BF6">
              <w:rPr>
                <w:szCs w:val="24"/>
              </w:rPr>
              <w:t>prodi</w:t>
            </w:r>
            <w:proofErr w:type="spellEnd"/>
            <w:r>
              <w:rPr>
                <w:szCs w:val="24"/>
              </w:rPr>
              <w:t xml:space="preserve"> dari sistem.</w:t>
            </w:r>
          </w:p>
        </w:tc>
      </w:tr>
      <w:tr w:rsidR="007C26E1" w:rsidRPr="00291660" w14:paraId="7F4C0976" w14:textId="77777777" w:rsidTr="008D5ADF">
        <w:tc>
          <w:tcPr>
            <w:tcW w:w="2122" w:type="dxa"/>
          </w:tcPr>
          <w:p w14:paraId="67F1E704" w14:textId="77777777" w:rsidR="007C26E1" w:rsidRPr="00291660" w:rsidRDefault="007C26E1" w:rsidP="008D5ADF">
            <w:pPr>
              <w:rPr>
                <w:szCs w:val="24"/>
              </w:rPr>
            </w:pPr>
            <w:r w:rsidRPr="00291660">
              <w:rPr>
                <w:szCs w:val="24"/>
              </w:rPr>
              <w:t>Aktor Utama</w:t>
            </w:r>
          </w:p>
        </w:tc>
        <w:tc>
          <w:tcPr>
            <w:tcW w:w="5806" w:type="dxa"/>
          </w:tcPr>
          <w:p w14:paraId="46387778" w14:textId="77777777" w:rsidR="007C26E1" w:rsidRPr="00291660" w:rsidRDefault="007C26E1" w:rsidP="008D5ADF">
            <w:pPr>
              <w:rPr>
                <w:szCs w:val="24"/>
              </w:rPr>
            </w:pPr>
            <w:r>
              <w:rPr>
                <w:szCs w:val="24"/>
              </w:rPr>
              <w:t>LPM</w:t>
            </w:r>
          </w:p>
        </w:tc>
      </w:tr>
      <w:tr w:rsidR="007C26E1" w:rsidRPr="00291660" w14:paraId="4C4702C8" w14:textId="77777777" w:rsidTr="008D5ADF">
        <w:tc>
          <w:tcPr>
            <w:tcW w:w="2122" w:type="dxa"/>
          </w:tcPr>
          <w:p w14:paraId="2313F007" w14:textId="77777777" w:rsidR="007C26E1" w:rsidRPr="00291660" w:rsidRDefault="007C26E1" w:rsidP="008D5ADF">
            <w:pPr>
              <w:rPr>
                <w:szCs w:val="24"/>
              </w:rPr>
            </w:pPr>
            <w:r w:rsidRPr="00291660">
              <w:rPr>
                <w:szCs w:val="24"/>
              </w:rPr>
              <w:t>Kondisi Awal</w:t>
            </w:r>
          </w:p>
        </w:tc>
        <w:tc>
          <w:tcPr>
            <w:tcW w:w="5806" w:type="dxa"/>
          </w:tcPr>
          <w:p w14:paraId="4EEBEF45" w14:textId="44F67BAF" w:rsidR="007C26E1" w:rsidRPr="003C7420" w:rsidRDefault="007C26E1" w:rsidP="008D5ADF">
            <w:pPr>
              <w:rPr>
                <w:szCs w:val="24"/>
              </w:rPr>
            </w:pPr>
            <w:r>
              <w:rPr>
                <w:szCs w:val="24"/>
              </w:rPr>
              <w:t xml:space="preserve">Halaman </w:t>
            </w:r>
            <w:r w:rsidR="001B7BF6">
              <w:rPr>
                <w:szCs w:val="24"/>
              </w:rPr>
              <w:t xml:space="preserve">sertifikat </w:t>
            </w:r>
            <w:proofErr w:type="spellStart"/>
            <w:r w:rsidR="001B7BF6">
              <w:rPr>
                <w:szCs w:val="24"/>
              </w:rPr>
              <w:t>prodi</w:t>
            </w:r>
            <w:proofErr w:type="spellEnd"/>
            <w:r>
              <w:rPr>
                <w:szCs w:val="24"/>
              </w:rPr>
              <w:t xml:space="preserve"> tampil.</w:t>
            </w:r>
          </w:p>
        </w:tc>
      </w:tr>
      <w:tr w:rsidR="007C26E1" w:rsidRPr="00291660" w14:paraId="2370B1AC" w14:textId="77777777" w:rsidTr="008D5ADF">
        <w:tc>
          <w:tcPr>
            <w:tcW w:w="7928" w:type="dxa"/>
            <w:gridSpan w:val="2"/>
          </w:tcPr>
          <w:p w14:paraId="5B428EE4" w14:textId="77777777" w:rsidR="007C26E1" w:rsidRPr="00291660" w:rsidRDefault="007C26E1" w:rsidP="008D5ADF">
            <w:pPr>
              <w:rPr>
                <w:i/>
                <w:iCs/>
                <w:szCs w:val="24"/>
              </w:rPr>
            </w:pPr>
            <w:proofErr w:type="spellStart"/>
            <w:r w:rsidRPr="00291660">
              <w:rPr>
                <w:b/>
                <w:bCs/>
                <w:i/>
                <w:iCs/>
                <w:szCs w:val="24"/>
              </w:rPr>
              <w:lastRenderedPageBreak/>
              <w:t>Flow</w:t>
            </w:r>
            <w:proofErr w:type="spellEnd"/>
            <w:r w:rsidRPr="00291660">
              <w:rPr>
                <w:b/>
                <w:bCs/>
                <w:i/>
                <w:iCs/>
                <w:szCs w:val="24"/>
              </w:rPr>
              <w:t xml:space="preserve"> Event</w:t>
            </w:r>
          </w:p>
        </w:tc>
      </w:tr>
      <w:tr w:rsidR="007C26E1" w:rsidRPr="00291660" w14:paraId="3C0CF5BE" w14:textId="77777777" w:rsidTr="008D5ADF">
        <w:tc>
          <w:tcPr>
            <w:tcW w:w="2122" w:type="dxa"/>
          </w:tcPr>
          <w:p w14:paraId="355CDC17" w14:textId="77777777" w:rsidR="007C26E1" w:rsidRPr="00291660" w:rsidRDefault="007C26E1" w:rsidP="008D5ADF">
            <w:pPr>
              <w:rPr>
                <w:i/>
                <w:iCs/>
                <w:szCs w:val="24"/>
              </w:rPr>
            </w:pPr>
            <w:r>
              <w:rPr>
                <w:i/>
                <w:iCs/>
                <w:szCs w:val="24"/>
              </w:rPr>
              <w:t xml:space="preserve">Basic </w:t>
            </w:r>
            <w:proofErr w:type="spellStart"/>
            <w:r>
              <w:rPr>
                <w:i/>
                <w:iCs/>
                <w:szCs w:val="24"/>
              </w:rPr>
              <w:t>Flow</w:t>
            </w:r>
            <w:proofErr w:type="spellEnd"/>
          </w:p>
        </w:tc>
        <w:tc>
          <w:tcPr>
            <w:tcW w:w="5806" w:type="dxa"/>
          </w:tcPr>
          <w:p w14:paraId="46743892" w14:textId="290E8754" w:rsidR="007C26E1" w:rsidRPr="00291660" w:rsidRDefault="007C26E1" w:rsidP="00260C3C">
            <w:pPr>
              <w:pStyle w:val="ListParagraph"/>
              <w:numPr>
                <w:ilvl w:val="0"/>
                <w:numId w:val="54"/>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aktor menekan tombol hapus pada tabel </w:t>
            </w:r>
            <w:r w:rsidR="001B7BF6">
              <w:rPr>
                <w:szCs w:val="24"/>
              </w:rPr>
              <w:t xml:space="preserve">sertifikat </w:t>
            </w:r>
            <w:proofErr w:type="spellStart"/>
            <w:r w:rsidR="001B7BF6">
              <w:rPr>
                <w:szCs w:val="24"/>
              </w:rPr>
              <w:t>prodi</w:t>
            </w:r>
            <w:proofErr w:type="spellEnd"/>
            <w:r>
              <w:rPr>
                <w:szCs w:val="24"/>
              </w:rPr>
              <w:t>.</w:t>
            </w:r>
          </w:p>
          <w:p w14:paraId="73AB0730" w14:textId="64FD726A" w:rsidR="007C26E1" w:rsidRPr="00291660" w:rsidRDefault="007C26E1" w:rsidP="00260C3C">
            <w:pPr>
              <w:pStyle w:val="ListParagraph"/>
              <w:numPr>
                <w:ilvl w:val="0"/>
                <w:numId w:val="54"/>
              </w:numPr>
              <w:rPr>
                <w:i/>
                <w:iCs/>
                <w:szCs w:val="24"/>
              </w:rPr>
            </w:pPr>
            <w:r>
              <w:rPr>
                <w:szCs w:val="24"/>
              </w:rPr>
              <w:t xml:space="preserve">Muncul pesan konfirmasi untuk penghapusan </w:t>
            </w:r>
            <w:r w:rsidR="001B7BF6">
              <w:rPr>
                <w:szCs w:val="24"/>
              </w:rPr>
              <w:t xml:space="preserve">sertifikat </w:t>
            </w:r>
            <w:proofErr w:type="spellStart"/>
            <w:r w:rsidR="001B7BF6">
              <w:rPr>
                <w:szCs w:val="24"/>
              </w:rPr>
              <w:t>prodi</w:t>
            </w:r>
            <w:proofErr w:type="spellEnd"/>
            <w:r>
              <w:rPr>
                <w:szCs w:val="24"/>
              </w:rPr>
              <w:t>.</w:t>
            </w:r>
          </w:p>
          <w:p w14:paraId="033FA797" w14:textId="77777777" w:rsidR="007C26E1" w:rsidRPr="006A214B" w:rsidRDefault="007C26E1" w:rsidP="00260C3C">
            <w:pPr>
              <w:pStyle w:val="ListParagraph"/>
              <w:numPr>
                <w:ilvl w:val="0"/>
                <w:numId w:val="54"/>
              </w:numPr>
              <w:rPr>
                <w:i/>
                <w:iCs/>
                <w:szCs w:val="24"/>
              </w:rPr>
            </w:pPr>
            <w:r>
              <w:rPr>
                <w:szCs w:val="24"/>
              </w:rPr>
              <w:t>Aktor menekan tombol konfirmasi</w:t>
            </w:r>
            <w:r w:rsidRPr="00291660">
              <w:rPr>
                <w:szCs w:val="24"/>
              </w:rPr>
              <w:t>.</w:t>
            </w:r>
          </w:p>
        </w:tc>
      </w:tr>
      <w:tr w:rsidR="007C26E1" w:rsidRPr="00291660" w14:paraId="38A4F448" w14:textId="77777777" w:rsidTr="008D5ADF">
        <w:tc>
          <w:tcPr>
            <w:tcW w:w="2122" w:type="dxa"/>
          </w:tcPr>
          <w:p w14:paraId="583C421B" w14:textId="77777777" w:rsidR="007C26E1" w:rsidRPr="00291660" w:rsidRDefault="007C26E1" w:rsidP="008D5ADF">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1AC0EC9D" w14:textId="3304A32E" w:rsidR="007C26E1" w:rsidRDefault="007C26E1" w:rsidP="00260C3C">
            <w:pPr>
              <w:pStyle w:val="ListParagraph"/>
              <w:numPr>
                <w:ilvl w:val="0"/>
                <w:numId w:val="55"/>
              </w:numPr>
              <w:rPr>
                <w:szCs w:val="24"/>
              </w:rPr>
            </w:pPr>
            <w:proofErr w:type="spellStart"/>
            <w:r>
              <w:rPr>
                <w:i/>
                <w:iCs/>
                <w:szCs w:val="24"/>
              </w:rPr>
              <w:t>Usecase</w:t>
            </w:r>
            <w:proofErr w:type="spellEnd"/>
            <w:r>
              <w:rPr>
                <w:szCs w:val="24"/>
              </w:rPr>
              <w:t xml:space="preserve"> dimulai dengan aktor menekan tombol lihat pada tabel </w:t>
            </w:r>
            <w:r w:rsidR="001B7BF6">
              <w:rPr>
                <w:szCs w:val="24"/>
              </w:rPr>
              <w:t xml:space="preserve">sertifikat </w:t>
            </w:r>
            <w:proofErr w:type="spellStart"/>
            <w:r w:rsidR="001B7BF6">
              <w:rPr>
                <w:szCs w:val="24"/>
              </w:rPr>
              <w:t>prodi</w:t>
            </w:r>
            <w:proofErr w:type="spellEnd"/>
            <w:r>
              <w:rPr>
                <w:szCs w:val="24"/>
              </w:rPr>
              <w:t>.</w:t>
            </w:r>
          </w:p>
          <w:p w14:paraId="7641FE9A" w14:textId="762CA306" w:rsidR="007C26E1" w:rsidRDefault="007C26E1" w:rsidP="00260C3C">
            <w:pPr>
              <w:pStyle w:val="ListParagraph"/>
              <w:numPr>
                <w:ilvl w:val="0"/>
                <w:numId w:val="55"/>
              </w:numPr>
              <w:rPr>
                <w:szCs w:val="24"/>
              </w:rPr>
            </w:pPr>
            <w:r>
              <w:rPr>
                <w:szCs w:val="24"/>
              </w:rPr>
              <w:t xml:space="preserve">Halaman </w:t>
            </w:r>
            <w:proofErr w:type="spellStart"/>
            <w:r>
              <w:rPr>
                <w:szCs w:val="24"/>
              </w:rPr>
              <w:t>detil</w:t>
            </w:r>
            <w:proofErr w:type="spellEnd"/>
            <w:r>
              <w:rPr>
                <w:szCs w:val="24"/>
              </w:rPr>
              <w:t xml:space="preserve"> </w:t>
            </w:r>
            <w:r w:rsidR="001B7BF6">
              <w:rPr>
                <w:szCs w:val="24"/>
              </w:rPr>
              <w:t xml:space="preserve">sertifikat </w:t>
            </w:r>
            <w:proofErr w:type="spellStart"/>
            <w:r w:rsidR="001B7BF6">
              <w:rPr>
                <w:szCs w:val="24"/>
              </w:rPr>
              <w:t>prodi</w:t>
            </w:r>
            <w:proofErr w:type="spellEnd"/>
            <w:r>
              <w:rPr>
                <w:szCs w:val="24"/>
              </w:rPr>
              <w:t xml:space="preserve"> tampil.</w:t>
            </w:r>
          </w:p>
          <w:p w14:paraId="5CD1434B" w14:textId="77777777" w:rsidR="007C26E1" w:rsidRDefault="007C26E1" w:rsidP="00260C3C">
            <w:pPr>
              <w:pStyle w:val="ListParagraph"/>
              <w:numPr>
                <w:ilvl w:val="0"/>
                <w:numId w:val="55"/>
              </w:numPr>
              <w:rPr>
                <w:szCs w:val="24"/>
              </w:rPr>
            </w:pPr>
            <w:r>
              <w:rPr>
                <w:szCs w:val="24"/>
              </w:rPr>
              <w:t xml:space="preserve">Aktor menekan tombol hapus pada halaman </w:t>
            </w:r>
            <w:proofErr w:type="spellStart"/>
            <w:r>
              <w:rPr>
                <w:szCs w:val="24"/>
              </w:rPr>
              <w:t>detil</w:t>
            </w:r>
            <w:proofErr w:type="spellEnd"/>
            <w:r>
              <w:rPr>
                <w:szCs w:val="24"/>
              </w:rPr>
              <w:t xml:space="preserve"> profil perguruan tinggi.</w:t>
            </w:r>
          </w:p>
          <w:p w14:paraId="630F7D12" w14:textId="77777777" w:rsidR="007C26E1" w:rsidRPr="00291660" w:rsidRDefault="007C26E1" w:rsidP="00260C3C">
            <w:pPr>
              <w:pStyle w:val="ListParagraph"/>
              <w:numPr>
                <w:ilvl w:val="0"/>
                <w:numId w:val="55"/>
              </w:numPr>
              <w:rPr>
                <w:i/>
                <w:iCs/>
                <w:szCs w:val="24"/>
              </w:rPr>
            </w:pPr>
            <w:r>
              <w:rPr>
                <w:szCs w:val="24"/>
              </w:rPr>
              <w:t>Pesan konfirmasi penghapusan muncul.</w:t>
            </w:r>
          </w:p>
          <w:p w14:paraId="643DF9CC" w14:textId="77777777" w:rsidR="007C26E1" w:rsidRPr="00E73582" w:rsidRDefault="007C26E1" w:rsidP="00260C3C">
            <w:pPr>
              <w:pStyle w:val="ListParagraph"/>
              <w:numPr>
                <w:ilvl w:val="0"/>
                <w:numId w:val="55"/>
              </w:numPr>
              <w:rPr>
                <w:szCs w:val="24"/>
              </w:rPr>
            </w:pPr>
            <w:r w:rsidRPr="00E73582">
              <w:rPr>
                <w:szCs w:val="24"/>
              </w:rPr>
              <w:t>Aktor menekan tombol konfirmasi.</w:t>
            </w:r>
          </w:p>
        </w:tc>
      </w:tr>
      <w:tr w:rsidR="007C26E1" w:rsidRPr="00291660" w14:paraId="60554CA9" w14:textId="77777777" w:rsidTr="008D5ADF">
        <w:tc>
          <w:tcPr>
            <w:tcW w:w="2122" w:type="dxa"/>
          </w:tcPr>
          <w:p w14:paraId="2B3C3A96" w14:textId="77777777" w:rsidR="007C26E1" w:rsidRPr="00291660" w:rsidRDefault="007C26E1" w:rsidP="008D5ADF">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40A04A75" w14:textId="77777777" w:rsidR="007C26E1" w:rsidRPr="00386584" w:rsidRDefault="007C26E1" w:rsidP="008D5ADF">
            <w:pPr>
              <w:rPr>
                <w:szCs w:val="24"/>
              </w:rPr>
            </w:pPr>
            <w:r>
              <w:rPr>
                <w:szCs w:val="24"/>
              </w:rPr>
              <w:t>Tidak Ada.</w:t>
            </w:r>
          </w:p>
        </w:tc>
      </w:tr>
      <w:tr w:rsidR="007C26E1" w:rsidRPr="00291660" w14:paraId="37DB17D4" w14:textId="77777777" w:rsidTr="008D5ADF">
        <w:tc>
          <w:tcPr>
            <w:tcW w:w="2122" w:type="dxa"/>
          </w:tcPr>
          <w:p w14:paraId="436AC749" w14:textId="77777777" w:rsidR="007C26E1" w:rsidRPr="00291660" w:rsidRDefault="007C26E1" w:rsidP="008D5ADF">
            <w:pPr>
              <w:rPr>
                <w:szCs w:val="24"/>
              </w:rPr>
            </w:pPr>
            <w:r w:rsidRPr="00291660">
              <w:rPr>
                <w:szCs w:val="24"/>
              </w:rPr>
              <w:t>Kondisi Akhir</w:t>
            </w:r>
          </w:p>
        </w:tc>
        <w:tc>
          <w:tcPr>
            <w:tcW w:w="5806" w:type="dxa"/>
          </w:tcPr>
          <w:p w14:paraId="726C17D4" w14:textId="572287A1" w:rsidR="007C26E1" w:rsidRPr="00291660" w:rsidRDefault="007C26E1" w:rsidP="008D5ADF">
            <w:pPr>
              <w:keepNext/>
              <w:rPr>
                <w:szCs w:val="24"/>
              </w:rPr>
            </w:pPr>
            <w:r w:rsidRPr="00291660">
              <w:rPr>
                <w:szCs w:val="24"/>
              </w:rPr>
              <w:t xml:space="preserve">Berhasil </w:t>
            </w:r>
            <w:r>
              <w:rPr>
                <w:szCs w:val="24"/>
              </w:rPr>
              <w:t xml:space="preserve">menghapus </w:t>
            </w:r>
            <w:r w:rsidR="001B7BF6">
              <w:rPr>
                <w:szCs w:val="24"/>
              </w:rPr>
              <w:t xml:space="preserve">sertifikat </w:t>
            </w:r>
            <w:proofErr w:type="spellStart"/>
            <w:r w:rsidR="001B7BF6">
              <w:rPr>
                <w:szCs w:val="24"/>
              </w:rPr>
              <w:t>prodi</w:t>
            </w:r>
            <w:proofErr w:type="spellEnd"/>
            <w:r w:rsidRPr="00291660">
              <w:rPr>
                <w:szCs w:val="24"/>
              </w:rPr>
              <w:t>.</w:t>
            </w:r>
          </w:p>
        </w:tc>
      </w:tr>
    </w:tbl>
    <w:p w14:paraId="6B2DE493" w14:textId="77777777" w:rsidR="007C26E1" w:rsidRDefault="007C26E1" w:rsidP="007C26E1">
      <w:pPr>
        <w:tabs>
          <w:tab w:val="left" w:pos="4571"/>
        </w:tabs>
      </w:pPr>
    </w:p>
    <w:p w14:paraId="5AA6BCF5" w14:textId="773FCA9A" w:rsidR="007C26E1" w:rsidRDefault="007C26E1" w:rsidP="007C26E1">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25</w:t>
      </w:r>
      <w:r w:rsidR="00B22397">
        <w:fldChar w:fldCharType="end"/>
      </w:r>
      <w:r>
        <w:t xml:space="preserve"> Spesifikasi Mengubah </w:t>
      </w:r>
      <w:r w:rsidR="001B7BF6">
        <w:t xml:space="preserve">Sertifikat </w:t>
      </w:r>
      <w:proofErr w:type="spellStart"/>
      <w:r w:rsidR="001B7BF6">
        <w:t>Prodi</w:t>
      </w:r>
      <w:proofErr w:type="spellEnd"/>
    </w:p>
    <w:tbl>
      <w:tblPr>
        <w:tblStyle w:val="TableGrid"/>
        <w:tblW w:w="0" w:type="auto"/>
        <w:tblLook w:val="04A0" w:firstRow="1" w:lastRow="0" w:firstColumn="1" w:lastColumn="0" w:noHBand="0" w:noVBand="1"/>
      </w:tblPr>
      <w:tblGrid>
        <w:gridCol w:w="2122"/>
        <w:gridCol w:w="5806"/>
      </w:tblGrid>
      <w:tr w:rsidR="007C26E1" w:rsidRPr="00291660" w14:paraId="6423FB08" w14:textId="77777777" w:rsidTr="008D5ADF">
        <w:tc>
          <w:tcPr>
            <w:tcW w:w="7928" w:type="dxa"/>
            <w:gridSpan w:val="2"/>
          </w:tcPr>
          <w:p w14:paraId="49ABF006" w14:textId="4DC3819A" w:rsidR="007C26E1" w:rsidRPr="00291660" w:rsidRDefault="007C26E1" w:rsidP="008D5ADF">
            <w:pPr>
              <w:rPr>
                <w:b/>
                <w:bCs/>
                <w:szCs w:val="24"/>
              </w:rPr>
            </w:pPr>
            <w:proofErr w:type="spellStart"/>
            <w:r w:rsidRPr="00291660">
              <w:rPr>
                <w:b/>
                <w:bCs/>
                <w:i/>
                <w:iCs/>
                <w:szCs w:val="24"/>
              </w:rPr>
              <w:t>Usecase</w:t>
            </w:r>
            <w:proofErr w:type="spellEnd"/>
            <w:r>
              <w:rPr>
                <w:b/>
                <w:bCs/>
                <w:szCs w:val="24"/>
              </w:rPr>
              <w:t xml:space="preserve"> Manajemen </w:t>
            </w:r>
            <w:r w:rsidR="001B7BF6">
              <w:rPr>
                <w:b/>
                <w:bCs/>
                <w:szCs w:val="24"/>
              </w:rPr>
              <w:t xml:space="preserve">Sertifikat </w:t>
            </w:r>
            <w:proofErr w:type="spellStart"/>
            <w:r w:rsidR="001B7BF6">
              <w:rPr>
                <w:b/>
                <w:bCs/>
                <w:szCs w:val="24"/>
              </w:rPr>
              <w:t>Prodi</w:t>
            </w:r>
            <w:proofErr w:type="spellEnd"/>
            <w:r>
              <w:rPr>
                <w:b/>
                <w:bCs/>
                <w:szCs w:val="24"/>
              </w:rPr>
              <w:t xml:space="preserve">: Mengubah </w:t>
            </w:r>
            <w:r w:rsidR="001B7BF6">
              <w:rPr>
                <w:b/>
                <w:bCs/>
                <w:szCs w:val="24"/>
              </w:rPr>
              <w:t xml:space="preserve">Sertifikat </w:t>
            </w:r>
            <w:proofErr w:type="spellStart"/>
            <w:r w:rsidR="001B7BF6">
              <w:rPr>
                <w:b/>
                <w:bCs/>
                <w:szCs w:val="24"/>
              </w:rPr>
              <w:t>Prodi</w:t>
            </w:r>
            <w:proofErr w:type="spellEnd"/>
          </w:p>
        </w:tc>
      </w:tr>
      <w:tr w:rsidR="007C26E1" w:rsidRPr="00291660" w14:paraId="5355E181" w14:textId="77777777" w:rsidTr="008D5ADF">
        <w:tc>
          <w:tcPr>
            <w:tcW w:w="2122" w:type="dxa"/>
          </w:tcPr>
          <w:p w14:paraId="53624E7A" w14:textId="77777777" w:rsidR="007C26E1" w:rsidRPr="00291660" w:rsidRDefault="007C26E1" w:rsidP="008D5ADF">
            <w:pPr>
              <w:rPr>
                <w:szCs w:val="24"/>
              </w:rPr>
            </w:pPr>
            <w:r w:rsidRPr="00291660">
              <w:rPr>
                <w:szCs w:val="24"/>
              </w:rPr>
              <w:t>Deskripsi</w:t>
            </w:r>
          </w:p>
        </w:tc>
        <w:tc>
          <w:tcPr>
            <w:tcW w:w="5806" w:type="dxa"/>
          </w:tcPr>
          <w:p w14:paraId="7D697FB9" w14:textId="1790407D" w:rsidR="007C26E1" w:rsidRPr="00291660" w:rsidRDefault="007C26E1"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 xml:space="preserve">mengubah </w:t>
            </w:r>
            <w:r w:rsidR="001B7BF6">
              <w:rPr>
                <w:szCs w:val="24"/>
              </w:rPr>
              <w:t xml:space="preserve">sertifikat </w:t>
            </w:r>
            <w:proofErr w:type="spellStart"/>
            <w:r w:rsidR="001B7BF6">
              <w:rPr>
                <w:szCs w:val="24"/>
              </w:rPr>
              <w:t>prodi</w:t>
            </w:r>
            <w:proofErr w:type="spellEnd"/>
            <w:r>
              <w:rPr>
                <w:szCs w:val="24"/>
              </w:rPr>
              <w:t xml:space="preserve"> di sistem.</w:t>
            </w:r>
          </w:p>
        </w:tc>
      </w:tr>
      <w:tr w:rsidR="007C26E1" w:rsidRPr="00291660" w14:paraId="70234954" w14:textId="77777777" w:rsidTr="008D5ADF">
        <w:tc>
          <w:tcPr>
            <w:tcW w:w="2122" w:type="dxa"/>
          </w:tcPr>
          <w:p w14:paraId="20B8F119" w14:textId="77777777" w:rsidR="007C26E1" w:rsidRPr="00291660" w:rsidRDefault="007C26E1" w:rsidP="008D5ADF">
            <w:pPr>
              <w:rPr>
                <w:szCs w:val="24"/>
              </w:rPr>
            </w:pPr>
            <w:r w:rsidRPr="00291660">
              <w:rPr>
                <w:szCs w:val="24"/>
              </w:rPr>
              <w:t>Aktor Utama</w:t>
            </w:r>
          </w:p>
        </w:tc>
        <w:tc>
          <w:tcPr>
            <w:tcW w:w="5806" w:type="dxa"/>
          </w:tcPr>
          <w:p w14:paraId="720620C0" w14:textId="77777777" w:rsidR="007C26E1" w:rsidRPr="00291660" w:rsidRDefault="007C26E1" w:rsidP="008D5ADF">
            <w:pPr>
              <w:rPr>
                <w:szCs w:val="24"/>
              </w:rPr>
            </w:pPr>
            <w:r>
              <w:rPr>
                <w:szCs w:val="24"/>
              </w:rPr>
              <w:t>LPM</w:t>
            </w:r>
          </w:p>
        </w:tc>
      </w:tr>
      <w:tr w:rsidR="007C26E1" w:rsidRPr="00291660" w14:paraId="290A75AC" w14:textId="77777777" w:rsidTr="008D5ADF">
        <w:tc>
          <w:tcPr>
            <w:tcW w:w="2122" w:type="dxa"/>
          </w:tcPr>
          <w:p w14:paraId="14C104CB" w14:textId="77777777" w:rsidR="007C26E1" w:rsidRPr="00291660" w:rsidRDefault="007C26E1" w:rsidP="008D5ADF">
            <w:pPr>
              <w:rPr>
                <w:szCs w:val="24"/>
              </w:rPr>
            </w:pPr>
            <w:r w:rsidRPr="00291660">
              <w:rPr>
                <w:szCs w:val="24"/>
              </w:rPr>
              <w:t>Kondisi Awal</w:t>
            </w:r>
          </w:p>
        </w:tc>
        <w:tc>
          <w:tcPr>
            <w:tcW w:w="5806" w:type="dxa"/>
          </w:tcPr>
          <w:p w14:paraId="4BE19B2A" w14:textId="6224CCF8" w:rsidR="007C26E1" w:rsidRPr="003C7420" w:rsidRDefault="007C26E1" w:rsidP="008D5ADF">
            <w:pPr>
              <w:rPr>
                <w:szCs w:val="24"/>
              </w:rPr>
            </w:pPr>
            <w:r>
              <w:rPr>
                <w:szCs w:val="24"/>
              </w:rPr>
              <w:t xml:space="preserve">Halaman </w:t>
            </w:r>
            <w:r w:rsidR="001B7BF6">
              <w:rPr>
                <w:szCs w:val="24"/>
              </w:rPr>
              <w:t xml:space="preserve">sertifikat </w:t>
            </w:r>
            <w:proofErr w:type="spellStart"/>
            <w:r w:rsidR="001B7BF6">
              <w:rPr>
                <w:szCs w:val="24"/>
              </w:rPr>
              <w:t>prodi</w:t>
            </w:r>
            <w:proofErr w:type="spellEnd"/>
            <w:r>
              <w:rPr>
                <w:szCs w:val="24"/>
              </w:rPr>
              <w:t xml:space="preserve"> tampil.</w:t>
            </w:r>
          </w:p>
        </w:tc>
      </w:tr>
      <w:tr w:rsidR="007C26E1" w:rsidRPr="00291660" w14:paraId="6E2DD934" w14:textId="77777777" w:rsidTr="008D5ADF">
        <w:tc>
          <w:tcPr>
            <w:tcW w:w="7928" w:type="dxa"/>
            <w:gridSpan w:val="2"/>
          </w:tcPr>
          <w:p w14:paraId="1151120B" w14:textId="77777777" w:rsidR="007C26E1" w:rsidRPr="00291660" w:rsidRDefault="007C26E1"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7C26E1" w:rsidRPr="00291660" w14:paraId="7CCFE18B" w14:textId="77777777" w:rsidTr="008D5ADF">
        <w:tc>
          <w:tcPr>
            <w:tcW w:w="2122" w:type="dxa"/>
          </w:tcPr>
          <w:p w14:paraId="6FF29C58" w14:textId="77777777" w:rsidR="007C26E1" w:rsidRPr="00291660" w:rsidRDefault="007C26E1" w:rsidP="008D5ADF">
            <w:pPr>
              <w:rPr>
                <w:i/>
                <w:iCs/>
                <w:szCs w:val="24"/>
              </w:rPr>
            </w:pPr>
            <w:r>
              <w:rPr>
                <w:i/>
                <w:iCs/>
                <w:szCs w:val="24"/>
              </w:rPr>
              <w:t xml:space="preserve">Basic </w:t>
            </w:r>
            <w:proofErr w:type="spellStart"/>
            <w:r>
              <w:rPr>
                <w:i/>
                <w:iCs/>
                <w:szCs w:val="24"/>
              </w:rPr>
              <w:t>Flow</w:t>
            </w:r>
            <w:proofErr w:type="spellEnd"/>
          </w:p>
        </w:tc>
        <w:tc>
          <w:tcPr>
            <w:tcW w:w="5806" w:type="dxa"/>
          </w:tcPr>
          <w:p w14:paraId="4964D0EE" w14:textId="56E07EE6" w:rsidR="007C26E1" w:rsidRPr="00291660" w:rsidRDefault="007C26E1" w:rsidP="00260C3C">
            <w:pPr>
              <w:pStyle w:val="ListParagraph"/>
              <w:numPr>
                <w:ilvl w:val="0"/>
                <w:numId w:val="56"/>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aktor menekan tombol ubah pada tabel </w:t>
            </w:r>
            <w:r w:rsidR="001B7BF6">
              <w:rPr>
                <w:szCs w:val="24"/>
              </w:rPr>
              <w:t xml:space="preserve">sertifikat </w:t>
            </w:r>
            <w:proofErr w:type="spellStart"/>
            <w:r w:rsidR="001B7BF6">
              <w:rPr>
                <w:szCs w:val="24"/>
              </w:rPr>
              <w:t>prodi</w:t>
            </w:r>
            <w:proofErr w:type="spellEnd"/>
            <w:r>
              <w:rPr>
                <w:szCs w:val="24"/>
              </w:rPr>
              <w:t>.</w:t>
            </w:r>
          </w:p>
          <w:p w14:paraId="3BB02921" w14:textId="79898D9B" w:rsidR="007C26E1" w:rsidRPr="006A214B" w:rsidRDefault="007C26E1" w:rsidP="00260C3C">
            <w:pPr>
              <w:pStyle w:val="ListParagraph"/>
              <w:numPr>
                <w:ilvl w:val="0"/>
                <w:numId w:val="56"/>
              </w:numPr>
              <w:rPr>
                <w:i/>
                <w:iCs/>
                <w:szCs w:val="24"/>
              </w:rPr>
            </w:pPr>
            <w:proofErr w:type="spellStart"/>
            <w:r>
              <w:rPr>
                <w:i/>
                <w:iCs/>
                <w:szCs w:val="24"/>
              </w:rPr>
              <w:t>Form</w:t>
            </w:r>
            <w:proofErr w:type="spellEnd"/>
            <w:r>
              <w:rPr>
                <w:szCs w:val="24"/>
              </w:rPr>
              <w:t xml:space="preserve"> </w:t>
            </w:r>
            <w:r w:rsidR="001B7BF6">
              <w:rPr>
                <w:szCs w:val="24"/>
              </w:rPr>
              <w:t xml:space="preserve">sertifikat </w:t>
            </w:r>
            <w:proofErr w:type="spellStart"/>
            <w:r w:rsidR="001B7BF6">
              <w:rPr>
                <w:szCs w:val="24"/>
              </w:rPr>
              <w:t>prodi</w:t>
            </w:r>
            <w:proofErr w:type="spellEnd"/>
            <w:r>
              <w:rPr>
                <w:szCs w:val="24"/>
              </w:rPr>
              <w:t xml:space="preserve"> muncul.</w:t>
            </w:r>
          </w:p>
          <w:p w14:paraId="7026BBB0" w14:textId="04B93D72" w:rsidR="007C26E1" w:rsidRPr="006A214B" w:rsidRDefault="007C26E1" w:rsidP="00260C3C">
            <w:pPr>
              <w:pStyle w:val="ListParagraph"/>
              <w:numPr>
                <w:ilvl w:val="0"/>
                <w:numId w:val="56"/>
              </w:numPr>
              <w:rPr>
                <w:i/>
                <w:iCs/>
                <w:szCs w:val="24"/>
              </w:rPr>
            </w:pPr>
            <w:r>
              <w:rPr>
                <w:szCs w:val="24"/>
              </w:rPr>
              <w:t xml:space="preserve">Aktor mengisi </w:t>
            </w:r>
            <w:proofErr w:type="spellStart"/>
            <w:r>
              <w:rPr>
                <w:i/>
                <w:iCs/>
                <w:szCs w:val="24"/>
              </w:rPr>
              <w:t>form</w:t>
            </w:r>
            <w:proofErr w:type="spellEnd"/>
            <w:r>
              <w:rPr>
                <w:szCs w:val="24"/>
              </w:rPr>
              <w:t xml:space="preserve"> </w:t>
            </w:r>
            <w:r w:rsidR="001B7BF6">
              <w:rPr>
                <w:szCs w:val="24"/>
              </w:rPr>
              <w:t xml:space="preserve">sertifikat </w:t>
            </w:r>
            <w:proofErr w:type="spellStart"/>
            <w:r w:rsidR="001B7BF6">
              <w:rPr>
                <w:szCs w:val="24"/>
              </w:rPr>
              <w:t>prodi</w:t>
            </w:r>
            <w:proofErr w:type="spellEnd"/>
            <w:r>
              <w:rPr>
                <w:szCs w:val="24"/>
              </w:rPr>
              <w:t>.</w:t>
            </w:r>
          </w:p>
          <w:p w14:paraId="18FB53F0" w14:textId="77777777" w:rsidR="007C26E1" w:rsidRPr="006A214B" w:rsidRDefault="007C26E1" w:rsidP="00260C3C">
            <w:pPr>
              <w:pStyle w:val="ListParagraph"/>
              <w:numPr>
                <w:ilvl w:val="0"/>
                <w:numId w:val="56"/>
              </w:numPr>
              <w:rPr>
                <w:i/>
                <w:iCs/>
                <w:szCs w:val="24"/>
              </w:rPr>
            </w:pPr>
            <w:r>
              <w:rPr>
                <w:szCs w:val="24"/>
              </w:rPr>
              <w:t>Aktor menekan tombol simpan.</w:t>
            </w:r>
          </w:p>
        </w:tc>
      </w:tr>
      <w:tr w:rsidR="007C26E1" w:rsidRPr="00291660" w14:paraId="62D6DDC9" w14:textId="77777777" w:rsidTr="008D5ADF">
        <w:tc>
          <w:tcPr>
            <w:tcW w:w="2122" w:type="dxa"/>
          </w:tcPr>
          <w:p w14:paraId="4E0C9D03" w14:textId="77777777" w:rsidR="007C26E1" w:rsidRPr="00291660" w:rsidRDefault="007C26E1" w:rsidP="008D5ADF">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54F05E52" w14:textId="59B7BA2F" w:rsidR="007C26E1" w:rsidRDefault="007C26E1" w:rsidP="00260C3C">
            <w:pPr>
              <w:pStyle w:val="ListParagraph"/>
              <w:numPr>
                <w:ilvl w:val="0"/>
                <w:numId w:val="52"/>
              </w:numPr>
              <w:rPr>
                <w:szCs w:val="24"/>
              </w:rPr>
            </w:pPr>
            <w:proofErr w:type="spellStart"/>
            <w:r>
              <w:rPr>
                <w:i/>
                <w:iCs/>
                <w:szCs w:val="24"/>
              </w:rPr>
              <w:t>Usecase</w:t>
            </w:r>
            <w:proofErr w:type="spellEnd"/>
            <w:r>
              <w:rPr>
                <w:szCs w:val="24"/>
              </w:rPr>
              <w:t xml:space="preserve"> dimulai dengan aktor menekan tombol lihat pada tabel </w:t>
            </w:r>
            <w:r w:rsidR="001B7BF6">
              <w:rPr>
                <w:szCs w:val="24"/>
              </w:rPr>
              <w:t xml:space="preserve">sertifikat </w:t>
            </w:r>
            <w:proofErr w:type="spellStart"/>
            <w:r w:rsidR="001B7BF6">
              <w:rPr>
                <w:szCs w:val="24"/>
              </w:rPr>
              <w:t>prodi</w:t>
            </w:r>
            <w:proofErr w:type="spellEnd"/>
            <w:r>
              <w:rPr>
                <w:szCs w:val="24"/>
              </w:rPr>
              <w:t>.</w:t>
            </w:r>
          </w:p>
          <w:p w14:paraId="245F4EA6" w14:textId="3FF1AAE6" w:rsidR="007C26E1" w:rsidRDefault="007C26E1" w:rsidP="00260C3C">
            <w:pPr>
              <w:pStyle w:val="ListParagraph"/>
              <w:numPr>
                <w:ilvl w:val="0"/>
                <w:numId w:val="52"/>
              </w:numPr>
              <w:rPr>
                <w:szCs w:val="24"/>
              </w:rPr>
            </w:pPr>
            <w:r>
              <w:rPr>
                <w:szCs w:val="24"/>
              </w:rPr>
              <w:t xml:space="preserve">Halaman </w:t>
            </w:r>
            <w:proofErr w:type="spellStart"/>
            <w:r>
              <w:rPr>
                <w:szCs w:val="24"/>
              </w:rPr>
              <w:t>detil</w:t>
            </w:r>
            <w:proofErr w:type="spellEnd"/>
            <w:r>
              <w:rPr>
                <w:szCs w:val="24"/>
              </w:rPr>
              <w:t xml:space="preserve"> </w:t>
            </w:r>
            <w:r w:rsidR="001B7BF6">
              <w:rPr>
                <w:szCs w:val="24"/>
              </w:rPr>
              <w:t xml:space="preserve">sertifikat </w:t>
            </w:r>
            <w:proofErr w:type="spellStart"/>
            <w:r w:rsidR="001B7BF6">
              <w:rPr>
                <w:szCs w:val="24"/>
              </w:rPr>
              <w:t>prodi</w:t>
            </w:r>
            <w:proofErr w:type="spellEnd"/>
            <w:r>
              <w:rPr>
                <w:szCs w:val="24"/>
              </w:rPr>
              <w:t xml:space="preserve"> tampil.</w:t>
            </w:r>
          </w:p>
          <w:p w14:paraId="77590E7E" w14:textId="73907E05" w:rsidR="007C26E1" w:rsidRDefault="007C26E1" w:rsidP="00260C3C">
            <w:pPr>
              <w:pStyle w:val="ListParagraph"/>
              <w:numPr>
                <w:ilvl w:val="0"/>
                <w:numId w:val="52"/>
              </w:numPr>
              <w:rPr>
                <w:szCs w:val="24"/>
              </w:rPr>
            </w:pPr>
            <w:r>
              <w:rPr>
                <w:szCs w:val="24"/>
              </w:rPr>
              <w:lastRenderedPageBreak/>
              <w:t xml:space="preserve">Aktor menekan tombol edit pada halaman </w:t>
            </w:r>
            <w:proofErr w:type="spellStart"/>
            <w:r>
              <w:rPr>
                <w:szCs w:val="24"/>
              </w:rPr>
              <w:t>detil</w:t>
            </w:r>
            <w:proofErr w:type="spellEnd"/>
            <w:r>
              <w:rPr>
                <w:szCs w:val="24"/>
              </w:rPr>
              <w:t xml:space="preserve"> </w:t>
            </w:r>
            <w:r w:rsidR="001B7BF6">
              <w:rPr>
                <w:szCs w:val="24"/>
              </w:rPr>
              <w:t xml:space="preserve">sertifikat </w:t>
            </w:r>
            <w:proofErr w:type="spellStart"/>
            <w:r w:rsidR="001B7BF6">
              <w:rPr>
                <w:szCs w:val="24"/>
              </w:rPr>
              <w:t>prodi</w:t>
            </w:r>
            <w:proofErr w:type="spellEnd"/>
            <w:r>
              <w:rPr>
                <w:szCs w:val="24"/>
              </w:rPr>
              <w:t>.</w:t>
            </w:r>
          </w:p>
          <w:p w14:paraId="2E8DEFF6" w14:textId="63BD8E4E" w:rsidR="007C26E1" w:rsidRDefault="007C26E1" w:rsidP="00260C3C">
            <w:pPr>
              <w:pStyle w:val="ListParagraph"/>
              <w:numPr>
                <w:ilvl w:val="0"/>
                <w:numId w:val="52"/>
              </w:numPr>
              <w:rPr>
                <w:i/>
                <w:iCs/>
                <w:szCs w:val="24"/>
              </w:rPr>
            </w:pPr>
            <w:proofErr w:type="spellStart"/>
            <w:r>
              <w:rPr>
                <w:i/>
                <w:iCs/>
                <w:szCs w:val="24"/>
              </w:rPr>
              <w:t>Form</w:t>
            </w:r>
            <w:proofErr w:type="spellEnd"/>
            <w:r>
              <w:rPr>
                <w:szCs w:val="24"/>
              </w:rPr>
              <w:t xml:space="preserve"> </w:t>
            </w:r>
            <w:r w:rsidR="001B7BF6">
              <w:rPr>
                <w:szCs w:val="24"/>
              </w:rPr>
              <w:t xml:space="preserve">sertifikat </w:t>
            </w:r>
            <w:proofErr w:type="spellStart"/>
            <w:r w:rsidR="001B7BF6">
              <w:rPr>
                <w:szCs w:val="24"/>
              </w:rPr>
              <w:t>prodi</w:t>
            </w:r>
            <w:proofErr w:type="spellEnd"/>
            <w:r>
              <w:rPr>
                <w:szCs w:val="24"/>
              </w:rPr>
              <w:t xml:space="preserve"> muncul.</w:t>
            </w:r>
          </w:p>
          <w:p w14:paraId="163B7155" w14:textId="4D887479" w:rsidR="007C26E1" w:rsidRDefault="007C26E1" w:rsidP="00260C3C">
            <w:pPr>
              <w:pStyle w:val="ListParagraph"/>
              <w:numPr>
                <w:ilvl w:val="0"/>
                <w:numId w:val="52"/>
              </w:numPr>
              <w:rPr>
                <w:i/>
                <w:iCs/>
                <w:szCs w:val="24"/>
              </w:rPr>
            </w:pPr>
            <w:r>
              <w:rPr>
                <w:szCs w:val="24"/>
              </w:rPr>
              <w:t xml:space="preserve">Aktor mengisi </w:t>
            </w:r>
            <w:proofErr w:type="spellStart"/>
            <w:r>
              <w:rPr>
                <w:i/>
                <w:iCs/>
                <w:szCs w:val="24"/>
              </w:rPr>
              <w:t>form</w:t>
            </w:r>
            <w:proofErr w:type="spellEnd"/>
            <w:r>
              <w:rPr>
                <w:szCs w:val="24"/>
              </w:rPr>
              <w:t xml:space="preserve"> </w:t>
            </w:r>
            <w:r w:rsidR="001B7BF6">
              <w:rPr>
                <w:szCs w:val="24"/>
              </w:rPr>
              <w:t xml:space="preserve">sertifikat </w:t>
            </w:r>
            <w:proofErr w:type="spellStart"/>
            <w:r w:rsidR="001B7BF6">
              <w:rPr>
                <w:szCs w:val="24"/>
              </w:rPr>
              <w:t>prodi</w:t>
            </w:r>
            <w:proofErr w:type="spellEnd"/>
            <w:r>
              <w:rPr>
                <w:szCs w:val="24"/>
              </w:rPr>
              <w:t>.</w:t>
            </w:r>
          </w:p>
          <w:p w14:paraId="01778FDE" w14:textId="77777777" w:rsidR="007C26E1" w:rsidRPr="00E73582" w:rsidRDefault="007C26E1" w:rsidP="00260C3C">
            <w:pPr>
              <w:pStyle w:val="ListParagraph"/>
              <w:numPr>
                <w:ilvl w:val="0"/>
                <w:numId w:val="52"/>
              </w:numPr>
              <w:rPr>
                <w:szCs w:val="24"/>
              </w:rPr>
            </w:pPr>
            <w:r>
              <w:rPr>
                <w:szCs w:val="24"/>
              </w:rPr>
              <w:t>Aktor menekan tombol simpan.</w:t>
            </w:r>
          </w:p>
        </w:tc>
      </w:tr>
      <w:tr w:rsidR="007C26E1" w:rsidRPr="00291660" w14:paraId="2E18DB59" w14:textId="77777777" w:rsidTr="008D5ADF">
        <w:tc>
          <w:tcPr>
            <w:tcW w:w="2122" w:type="dxa"/>
          </w:tcPr>
          <w:p w14:paraId="68075351" w14:textId="77777777" w:rsidR="007C26E1" w:rsidRPr="00291660" w:rsidRDefault="007C26E1" w:rsidP="008D5ADF">
            <w:pPr>
              <w:rPr>
                <w:i/>
                <w:iCs/>
                <w:szCs w:val="24"/>
              </w:rPr>
            </w:pPr>
            <w:proofErr w:type="spellStart"/>
            <w:r w:rsidRPr="00291660">
              <w:rPr>
                <w:i/>
                <w:iCs/>
                <w:szCs w:val="24"/>
              </w:rPr>
              <w:lastRenderedPageBreak/>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7C1433EC" w14:textId="77777777" w:rsidR="007C26E1" w:rsidRPr="00386584" w:rsidRDefault="007C26E1" w:rsidP="008D5ADF">
            <w:pPr>
              <w:rPr>
                <w:szCs w:val="24"/>
              </w:rPr>
            </w:pPr>
            <w:r>
              <w:rPr>
                <w:szCs w:val="24"/>
              </w:rPr>
              <w:t>Tidak ada.</w:t>
            </w:r>
          </w:p>
        </w:tc>
      </w:tr>
      <w:tr w:rsidR="007C26E1" w:rsidRPr="00291660" w14:paraId="69738439" w14:textId="77777777" w:rsidTr="008D5ADF">
        <w:tc>
          <w:tcPr>
            <w:tcW w:w="2122" w:type="dxa"/>
          </w:tcPr>
          <w:p w14:paraId="0AA3AD7E" w14:textId="77777777" w:rsidR="007C26E1" w:rsidRPr="00291660" w:rsidRDefault="007C26E1" w:rsidP="008D5ADF">
            <w:pPr>
              <w:rPr>
                <w:szCs w:val="24"/>
              </w:rPr>
            </w:pPr>
            <w:r w:rsidRPr="00291660">
              <w:rPr>
                <w:szCs w:val="24"/>
              </w:rPr>
              <w:t>Kondisi Akhir</w:t>
            </w:r>
          </w:p>
        </w:tc>
        <w:tc>
          <w:tcPr>
            <w:tcW w:w="5806" w:type="dxa"/>
          </w:tcPr>
          <w:p w14:paraId="44436B2D" w14:textId="39169F8A" w:rsidR="007C26E1" w:rsidRPr="00291660" w:rsidRDefault="007C26E1" w:rsidP="008D5ADF">
            <w:pPr>
              <w:keepNext/>
              <w:rPr>
                <w:szCs w:val="24"/>
              </w:rPr>
            </w:pPr>
            <w:r w:rsidRPr="00291660">
              <w:rPr>
                <w:szCs w:val="24"/>
              </w:rPr>
              <w:t xml:space="preserve">Berhasil </w:t>
            </w:r>
            <w:r>
              <w:rPr>
                <w:szCs w:val="24"/>
              </w:rPr>
              <w:t xml:space="preserve">mengubah </w:t>
            </w:r>
            <w:r w:rsidR="001B7BF6">
              <w:rPr>
                <w:szCs w:val="24"/>
              </w:rPr>
              <w:t xml:space="preserve">sertifikat </w:t>
            </w:r>
            <w:proofErr w:type="spellStart"/>
            <w:r w:rsidR="001B7BF6">
              <w:rPr>
                <w:szCs w:val="24"/>
              </w:rPr>
              <w:t>prodi</w:t>
            </w:r>
            <w:proofErr w:type="spellEnd"/>
            <w:r w:rsidRPr="00291660">
              <w:rPr>
                <w:szCs w:val="24"/>
              </w:rPr>
              <w:t>.</w:t>
            </w:r>
          </w:p>
        </w:tc>
      </w:tr>
    </w:tbl>
    <w:p w14:paraId="3EFB4E8B" w14:textId="761B1393" w:rsidR="007C26E1" w:rsidRDefault="007C26E1" w:rsidP="00291660">
      <w:pPr>
        <w:tabs>
          <w:tab w:val="left" w:pos="4571"/>
        </w:tabs>
      </w:pPr>
    </w:p>
    <w:p w14:paraId="0BD228DB" w14:textId="364C7B65" w:rsidR="001B7BF6" w:rsidRDefault="001B7BF6" w:rsidP="001B7BF6">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26</w:t>
      </w:r>
      <w:r w:rsidR="00B22397">
        <w:fldChar w:fldCharType="end"/>
      </w:r>
      <w:r>
        <w:t xml:space="preserve"> Spesifikasi Menambahkan Sertifikat </w:t>
      </w:r>
      <w:r w:rsidR="002976AC">
        <w:t>Perguruan Tinggi</w:t>
      </w:r>
    </w:p>
    <w:tbl>
      <w:tblPr>
        <w:tblStyle w:val="TableGrid"/>
        <w:tblW w:w="0" w:type="auto"/>
        <w:tblLook w:val="04A0" w:firstRow="1" w:lastRow="0" w:firstColumn="1" w:lastColumn="0" w:noHBand="0" w:noVBand="1"/>
      </w:tblPr>
      <w:tblGrid>
        <w:gridCol w:w="2122"/>
        <w:gridCol w:w="5806"/>
      </w:tblGrid>
      <w:tr w:rsidR="001B7BF6" w:rsidRPr="00291660" w14:paraId="062669B1" w14:textId="77777777" w:rsidTr="008D5ADF">
        <w:tc>
          <w:tcPr>
            <w:tcW w:w="7928" w:type="dxa"/>
            <w:gridSpan w:val="2"/>
          </w:tcPr>
          <w:p w14:paraId="18761C3F" w14:textId="0677A5EF" w:rsidR="001B7BF6" w:rsidRPr="00291660" w:rsidRDefault="001B7BF6" w:rsidP="008D5ADF">
            <w:pPr>
              <w:jc w:val="left"/>
              <w:rPr>
                <w:b/>
                <w:bCs/>
                <w:szCs w:val="24"/>
              </w:rPr>
            </w:pPr>
            <w:proofErr w:type="spellStart"/>
            <w:r w:rsidRPr="00291660">
              <w:rPr>
                <w:b/>
                <w:bCs/>
                <w:i/>
                <w:iCs/>
                <w:szCs w:val="24"/>
              </w:rPr>
              <w:t>Usecase</w:t>
            </w:r>
            <w:proofErr w:type="spellEnd"/>
            <w:r>
              <w:rPr>
                <w:b/>
                <w:bCs/>
                <w:szCs w:val="24"/>
              </w:rPr>
              <w:t xml:space="preserve"> Manajemen Sertifikat </w:t>
            </w:r>
            <w:r w:rsidR="002976AC">
              <w:rPr>
                <w:b/>
                <w:bCs/>
                <w:szCs w:val="24"/>
              </w:rPr>
              <w:t>Perguruan Tinggi</w:t>
            </w:r>
            <w:r>
              <w:rPr>
                <w:b/>
                <w:bCs/>
                <w:szCs w:val="24"/>
              </w:rPr>
              <w:t xml:space="preserve">: Menambahkan Sertifikat </w:t>
            </w:r>
            <w:r w:rsidR="002976AC">
              <w:rPr>
                <w:b/>
                <w:bCs/>
                <w:szCs w:val="24"/>
              </w:rPr>
              <w:t>Perguruan Tinggi</w:t>
            </w:r>
          </w:p>
        </w:tc>
      </w:tr>
      <w:tr w:rsidR="001B7BF6" w:rsidRPr="00291660" w14:paraId="571E59F3" w14:textId="77777777" w:rsidTr="008D5ADF">
        <w:tc>
          <w:tcPr>
            <w:tcW w:w="2122" w:type="dxa"/>
          </w:tcPr>
          <w:p w14:paraId="0AB165C0" w14:textId="77777777" w:rsidR="001B7BF6" w:rsidRPr="00291660" w:rsidRDefault="001B7BF6" w:rsidP="008D5ADF">
            <w:pPr>
              <w:rPr>
                <w:szCs w:val="24"/>
              </w:rPr>
            </w:pPr>
            <w:r w:rsidRPr="00291660">
              <w:rPr>
                <w:szCs w:val="24"/>
              </w:rPr>
              <w:t>Deskripsi</w:t>
            </w:r>
          </w:p>
        </w:tc>
        <w:tc>
          <w:tcPr>
            <w:tcW w:w="5806" w:type="dxa"/>
          </w:tcPr>
          <w:p w14:paraId="52991DF0" w14:textId="77777777" w:rsidR="001B7BF6" w:rsidRPr="00291660" w:rsidRDefault="001B7BF6"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 xml:space="preserve">menambahkan sertifikat </w:t>
            </w:r>
            <w:proofErr w:type="spellStart"/>
            <w:r>
              <w:rPr>
                <w:szCs w:val="24"/>
              </w:rPr>
              <w:t>prodi</w:t>
            </w:r>
            <w:proofErr w:type="spellEnd"/>
            <w:r>
              <w:rPr>
                <w:szCs w:val="24"/>
              </w:rPr>
              <w:t xml:space="preserve"> ke dalam sistem.</w:t>
            </w:r>
          </w:p>
        </w:tc>
      </w:tr>
      <w:tr w:rsidR="001B7BF6" w:rsidRPr="00291660" w14:paraId="44932589" w14:textId="77777777" w:rsidTr="008D5ADF">
        <w:tc>
          <w:tcPr>
            <w:tcW w:w="2122" w:type="dxa"/>
          </w:tcPr>
          <w:p w14:paraId="426DB058" w14:textId="77777777" w:rsidR="001B7BF6" w:rsidRPr="00291660" w:rsidRDefault="001B7BF6" w:rsidP="008D5ADF">
            <w:pPr>
              <w:rPr>
                <w:szCs w:val="24"/>
              </w:rPr>
            </w:pPr>
            <w:r w:rsidRPr="00291660">
              <w:rPr>
                <w:szCs w:val="24"/>
              </w:rPr>
              <w:t>Aktor Utama</w:t>
            </w:r>
          </w:p>
        </w:tc>
        <w:tc>
          <w:tcPr>
            <w:tcW w:w="5806" w:type="dxa"/>
          </w:tcPr>
          <w:p w14:paraId="0512FD7C" w14:textId="77777777" w:rsidR="001B7BF6" w:rsidRPr="00291660" w:rsidRDefault="001B7BF6" w:rsidP="008D5ADF">
            <w:pPr>
              <w:rPr>
                <w:szCs w:val="24"/>
              </w:rPr>
            </w:pPr>
            <w:r>
              <w:rPr>
                <w:szCs w:val="24"/>
              </w:rPr>
              <w:t>LPM</w:t>
            </w:r>
          </w:p>
        </w:tc>
      </w:tr>
      <w:tr w:rsidR="001B7BF6" w:rsidRPr="00291660" w14:paraId="357DC2C7" w14:textId="77777777" w:rsidTr="008D5ADF">
        <w:tc>
          <w:tcPr>
            <w:tcW w:w="2122" w:type="dxa"/>
          </w:tcPr>
          <w:p w14:paraId="5C13C80B" w14:textId="77777777" w:rsidR="001B7BF6" w:rsidRPr="00291660" w:rsidRDefault="001B7BF6" w:rsidP="008D5ADF">
            <w:pPr>
              <w:rPr>
                <w:szCs w:val="24"/>
              </w:rPr>
            </w:pPr>
            <w:r w:rsidRPr="00291660">
              <w:rPr>
                <w:szCs w:val="24"/>
              </w:rPr>
              <w:t>Kondisi Awal</w:t>
            </w:r>
          </w:p>
        </w:tc>
        <w:tc>
          <w:tcPr>
            <w:tcW w:w="5806" w:type="dxa"/>
          </w:tcPr>
          <w:p w14:paraId="7DEE2E93" w14:textId="77777777" w:rsidR="001B7BF6" w:rsidRPr="003C7420" w:rsidRDefault="001B7BF6" w:rsidP="008D5ADF">
            <w:pPr>
              <w:rPr>
                <w:szCs w:val="24"/>
              </w:rPr>
            </w:pPr>
            <w:r>
              <w:rPr>
                <w:szCs w:val="24"/>
              </w:rPr>
              <w:t>Halaman Utama tampil.</w:t>
            </w:r>
          </w:p>
        </w:tc>
      </w:tr>
      <w:tr w:rsidR="001B7BF6" w:rsidRPr="00291660" w14:paraId="61296507" w14:textId="77777777" w:rsidTr="008D5ADF">
        <w:tc>
          <w:tcPr>
            <w:tcW w:w="7928" w:type="dxa"/>
            <w:gridSpan w:val="2"/>
          </w:tcPr>
          <w:p w14:paraId="34A60C0F" w14:textId="77777777" w:rsidR="001B7BF6" w:rsidRPr="00291660" w:rsidRDefault="001B7BF6"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1B7BF6" w:rsidRPr="00291660" w14:paraId="58CBE1F1" w14:textId="77777777" w:rsidTr="008D5ADF">
        <w:tc>
          <w:tcPr>
            <w:tcW w:w="2122" w:type="dxa"/>
          </w:tcPr>
          <w:p w14:paraId="0C15A59F" w14:textId="77777777" w:rsidR="001B7BF6" w:rsidRPr="00291660" w:rsidRDefault="001B7BF6" w:rsidP="008D5ADF">
            <w:pPr>
              <w:rPr>
                <w:i/>
                <w:iCs/>
                <w:szCs w:val="24"/>
              </w:rPr>
            </w:pPr>
            <w:r>
              <w:rPr>
                <w:i/>
                <w:iCs/>
                <w:szCs w:val="24"/>
              </w:rPr>
              <w:t xml:space="preserve">Basic </w:t>
            </w:r>
            <w:proofErr w:type="spellStart"/>
            <w:r>
              <w:rPr>
                <w:i/>
                <w:iCs/>
                <w:szCs w:val="24"/>
              </w:rPr>
              <w:t>Flow</w:t>
            </w:r>
            <w:proofErr w:type="spellEnd"/>
          </w:p>
        </w:tc>
        <w:tc>
          <w:tcPr>
            <w:tcW w:w="5806" w:type="dxa"/>
          </w:tcPr>
          <w:p w14:paraId="357F83B4" w14:textId="309AE908" w:rsidR="001B7BF6" w:rsidRDefault="001B7BF6" w:rsidP="00260C3C">
            <w:pPr>
              <w:pStyle w:val="ListParagraph"/>
              <w:numPr>
                <w:ilvl w:val="0"/>
                <w:numId w:val="57"/>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aktor menekan menu Sertifikat </w:t>
            </w:r>
            <w:r w:rsidR="002976AC">
              <w:rPr>
                <w:szCs w:val="24"/>
              </w:rPr>
              <w:t>Perguruan Tinggi</w:t>
            </w:r>
            <w:r>
              <w:rPr>
                <w:szCs w:val="24"/>
              </w:rPr>
              <w:t>.</w:t>
            </w:r>
          </w:p>
          <w:p w14:paraId="77EC5A0B" w14:textId="77777777" w:rsidR="001B7BF6" w:rsidRPr="00291660" w:rsidRDefault="001B7BF6" w:rsidP="00260C3C">
            <w:pPr>
              <w:pStyle w:val="ListParagraph"/>
              <w:numPr>
                <w:ilvl w:val="0"/>
                <w:numId w:val="57"/>
              </w:numPr>
              <w:rPr>
                <w:szCs w:val="24"/>
              </w:rPr>
            </w:pPr>
            <w:r>
              <w:rPr>
                <w:szCs w:val="24"/>
              </w:rPr>
              <w:t xml:space="preserve">Aktor menekan tombol tambah sertifikat </w:t>
            </w:r>
            <w:proofErr w:type="spellStart"/>
            <w:r>
              <w:rPr>
                <w:szCs w:val="24"/>
              </w:rPr>
              <w:t>prodi</w:t>
            </w:r>
            <w:proofErr w:type="spellEnd"/>
            <w:r>
              <w:rPr>
                <w:szCs w:val="24"/>
              </w:rPr>
              <w:t>.</w:t>
            </w:r>
          </w:p>
          <w:p w14:paraId="4147470A" w14:textId="77777777" w:rsidR="001B7BF6" w:rsidRPr="006A214B" w:rsidRDefault="001B7BF6" w:rsidP="00260C3C">
            <w:pPr>
              <w:pStyle w:val="ListParagraph"/>
              <w:numPr>
                <w:ilvl w:val="0"/>
                <w:numId w:val="57"/>
              </w:numPr>
              <w:rPr>
                <w:i/>
                <w:iCs/>
                <w:szCs w:val="24"/>
              </w:rPr>
            </w:pPr>
            <w:proofErr w:type="spellStart"/>
            <w:r>
              <w:rPr>
                <w:i/>
                <w:iCs/>
                <w:szCs w:val="24"/>
              </w:rPr>
              <w:t>Form</w:t>
            </w:r>
            <w:proofErr w:type="spellEnd"/>
            <w:r>
              <w:rPr>
                <w:szCs w:val="24"/>
              </w:rPr>
              <w:t xml:space="preserve"> sertifikat </w:t>
            </w:r>
            <w:proofErr w:type="spellStart"/>
            <w:r>
              <w:rPr>
                <w:szCs w:val="24"/>
              </w:rPr>
              <w:t>prodi</w:t>
            </w:r>
            <w:proofErr w:type="spellEnd"/>
            <w:r>
              <w:rPr>
                <w:szCs w:val="24"/>
              </w:rPr>
              <w:t xml:space="preserve"> muncul.</w:t>
            </w:r>
          </w:p>
          <w:p w14:paraId="667D2BF6" w14:textId="77777777" w:rsidR="001B7BF6" w:rsidRPr="006A214B" w:rsidRDefault="001B7BF6" w:rsidP="00260C3C">
            <w:pPr>
              <w:pStyle w:val="ListParagraph"/>
              <w:numPr>
                <w:ilvl w:val="0"/>
                <w:numId w:val="57"/>
              </w:numPr>
              <w:rPr>
                <w:i/>
                <w:iCs/>
                <w:szCs w:val="24"/>
              </w:rPr>
            </w:pPr>
            <w:r>
              <w:rPr>
                <w:szCs w:val="24"/>
              </w:rPr>
              <w:t xml:space="preserve">Aktor mengisi </w:t>
            </w:r>
            <w:proofErr w:type="spellStart"/>
            <w:r>
              <w:rPr>
                <w:i/>
                <w:iCs/>
                <w:szCs w:val="24"/>
              </w:rPr>
              <w:t>form</w:t>
            </w:r>
            <w:proofErr w:type="spellEnd"/>
            <w:r>
              <w:rPr>
                <w:szCs w:val="24"/>
              </w:rPr>
              <w:t xml:space="preserve"> sertifikat </w:t>
            </w:r>
            <w:proofErr w:type="spellStart"/>
            <w:r>
              <w:rPr>
                <w:szCs w:val="24"/>
              </w:rPr>
              <w:t>prodi</w:t>
            </w:r>
            <w:proofErr w:type="spellEnd"/>
            <w:r>
              <w:rPr>
                <w:szCs w:val="24"/>
              </w:rPr>
              <w:t>.</w:t>
            </w:r>
          </w:p>
          <w:p w14:paraId="6B0C7AB2" w14:textId="77777777" w:rsidR="001B7BF6" w:rsidRPr="006A214B" w:rsidRDefault="001B7BF6" w:rsidP="00260C3C">
            <w:pPr>
              <w:pStyle w:val="ListParagraph"/>
              <w:numPr>
                <w:ilvl w:val="0"/>
                <w:numId w:val="57"/>
              </w:numPr>
              <w:rPr>
                <w:i/>
                <w:iCs/>
                <w:szCs w:val="24"/>
              </w:rPr>
            </w:pPr>
            <w:r>
              <w:rPr>
                <w:szCs w:val="24"/>
              </w:rPr>
              <w:t>Aktor menekan tombol simpan.</w:t>
            </w:r>
          </w:p>
        </w:tc>
      </w:tr>
      <w:tr w:rsidR="001B7BF6" w:rsidRPr="00291660" w14:paraId="5F76218F" w14:textId="77777777" w:rsidTr="008D5ADF">
        <w:tc>
          <w:tcPr>
            <w:tcW w:w="2122" w:type="dxa"/>
          </w:tcPr>
          <w:p w14:paraId="20A7CE51" w14:textId="77777777" w:rsidR="001B7BF6" w:rsidRPr="00291660" w:rsidRDefault="001B7BF6" w:rsidP="008D5ADF">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60A2C540" w14:textId="77777777" w:rsidR="001B7BF6" w:rsidRPr="00291660" w:rsidRDefault="001B7BF6" w:rsidP="008D5ADF">
            <w:pPr>
              <w:rPr>
                <w:szCs w:val="24"/>
              </w:rPr>
            </w:pPr>
            <w:r w:rsidRPr="00291660">
              <w:rPr>
                <w:szCs w:val="24"/>
              </w:rPr>
              <w:t>Tidak ada.</w:t>
            </w:r>
          </w:p>
        </w:tc>
      </w:tr>
      <w:tr w:rsidR="001B7BF6" w:rsidRPr="00291660" w14:paraId="1B45D337" w14:textId="77777777" w:rsidTr="008D5ADF">
        <w:tc>
          <w:tcPr>
            <w:tcW w:w="2122" w:type="dxa"/>
          </w:tcPr>
          <w:p w14:paraId="51F247B6" w14:textId="77777777" w:rsidR="001B7BF6" w:rsidRPr="00291660" w:rsidRDefault="001B7BF6" w:rsidP="008D5ADF">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56B5E603" w14:textId="77777777" w:rsidR="001B7BF6" w:rsidRPr="00386584" w:rsidRDefault="001B7BF6" w:rsidP="008D5ADF">
            <w:pPr>
              <w:rPr>
                <w:szCs w:val="24"/>
              </w:rPr>
            </w:pPr>
            <w:r>
              <w:rPr>
                <w:szCs w:val="24"/>
              </w:rPr>
              <w:t>Tidak ada.</w:t>
            </w:r>
          </w:p>
        </w:tc>
      </w:tr>
      <w:tr w:rsidR="001B7BF6" w:rsidRPr="00291660" w14:paraId="380A2D5D" w14:textId="77777777" w:rsidTr="008D5ADF">
        <w:tc>
          <w:tcPr>
            <w:tcW w:w="2122" w:type="dxa"/>
          </w:tcPr>
          <w:p w14:paraId="60C49B74" w14:textId="77777777" w:rsidR="001B7BF6" w:rsidRPr="00291660" w:rsidRDefault="001B7BF6" w:rsidP="008D5ADF">
            <w:pPr>
              <w:rPr>
                <w:szCs w:val="24"/>
              </w:rPr>
            </w:pPr>
            <w:r w:rsidRPr="00291660">
              <w:rPr>
                <w:szCs w:val="24"/>
              </w:rPr>
              <w:t>Kondisi Akhir</w:t>
            </w:r>
          </w:p>
        </w:tc>
        <w:tc>
          <w:tcPr>
            <w:tcW w:w="5806" w:type="dxa"/>
          </w:tcPr>
          <w:p w14:paraId="718C8D00" w14:textId="77777777" w:rsidR="001B7BF6" w:rsidRPr="00291660" w:rsidRDefault="001B7BF6" w:rsidP="008D5ADF">
            <w:pPr>
              <w:keepNext/>
              <w:rPr>
                <w:szCs w:val="24"/>
              </w:rPr>
            </w:pPr>
            <w:r w:rsidRPr="00291660">
              <w:rPr>
                <w:szCs w:val="24"/>
              </w:rPr>
              <w:t xml:space="preserve">Berhasil </w:t>
            </w:r>
            <w:r>
              <w:rPr>
                <w:szCs w:val="24"/>
              </w:rPr>
              <w:t xml:space="preserve">menambahkan sertifikat </w:t>
            </w:r>
            <w:proofErr w:type="spellStart"/>
            <w:r>
              <w:rPr>
                <w:szCs w:val="24"/>
              </w:rPr>
              <w:t>prodi</w:t>
            </w:r>
            <w:proofErr w:type="spellEnd"/>
            <w:r w:rsidRPr="00291660">
              <w:rPr>
                <w:szCs w:val="24"/>
              </w:rPr>
              <w:t>.</w:t>
            </w:r>
          </w:p>
        </w:tc>
      </w:tr>
    </w:tbl>
    <w:p w14:paraId="797B2611" w14:textId="77777777" w:rsidR="001B7BF6" w:rsidRPr="000B007A" w:rsidRDefault="001B7BF6" w:rsidP="001B7BF6">
      <w:pPr>
        <w:pStyle w:val="ListParagraph"/>
        <w:ind w:left="1080"/>
      </w:pPr>
    </w:p>
    <w:p w14:paraId="04705FDA" w14:textId="2E4F49BE" w:rsidR="001B7BF6" w:rsidRDefault="001B7BF6" w:rsidP="001B7BF6">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27</w:t>
      </w:r>
      <w:r w:rsidR="00B22397">
        <w:fldChar w:fldCharType="end"/>
      </w:r>
      <w:r>
        <w:t xml:space="preserve"> Spesifikasi Menghapus Sertifikat </w:t>
      </w:r>
      <w:r w:rsidR="002976AC">
        <w:t>Perguruan Tinggi</w:t>
      </w:r>
    </w:p>
    <w:tbl>
      <w:tblPr>
        <w:tblStyle w:val="TableGrid"/>
        <w:tblW w:w="0" w:type="auto"/>
        <w:tblLook w:val="04A0" w:firstRow="1" w:lastRow="0" w:firstColumn="1" w:lastColumn="0" w:noHBand="0" w:noVBand="1"/>
      </w:tblPr>
      <w:tblGrid>
        <w:gridCol w:w="2122"/>
        <w:gridCol w:w="5806"/>
      </w:tblGrid>
      <w:tr w:rsidR="001B7BF6" w:rsidRPr="00291660" w14:paraId="0A38520E" w14:textId="77777777" w:rsidTr="008D5ADF">
        <w:tc>
          <w:tcPr>
            <w:tcW w:w="7928" w:type="dxa"/>
            <w:gridSpan w:val="2"/>
          </w:tcPr>
          <w:p w14:paraId="6619E378" w14:textId="72F7EC8D" w:rsidR="001B7BF6" w:rsidRPr="00291660" w:rsidRDefault="001B7BF6" w:rsidP="008D5ADF">
            <w:pPr>
              <w:rPr>
                <w:b/>
                <w:bCs/>
                <w:szCs w:val="24"/>
              </w:rPr>
            </w:pPr>
            <w:proofErr w:type="spellStart"/>
            <w:r w:rsidRPr="00291660">
              <w:rPr>
                <w:b/>
                <w:bCs/>
                <w:i/>
                <w:iCs/>
                <w:szCs w:val="24"/>
              </w:rPr>
              <w:t>Usecase</w:t>
            </w:r>
            <w:proofErr w:type="spellEnd"/>
            <w:r>
              <w:rPr>
                <w:b/>
                <w:bCs/>
                <w:szCs w:val="24"/>
              </w:rPr>
              <w:t xml:space="preserve"> Manajemen Sertifikat </w:t>
            </w:r>
            <w:r w:rsidR="002976AC">
              <w:rPr>
                <w:b/>
                <w:bCs/>
                <w:szCs w:val="24"/>
              </w:rPr>
              <w:t>Perguruan Tinggi</w:t>
            </w:r>
            <w:r>
              <w:rPr>
                <w:b/>
                <w:bCs/>
                <w:szCs w:val="24"/>
              </w:rPr>
              <w:t xml:space="preserve">: Menghapus Sertifikat </w:t>
            </w:r>
            <w:r w:rsidR="002976AC">
              <w:rPr>
                <w:b/>
                <w:bCs/>
                <w:szCs w:val="24"/>
              </w:rPr>
              <w:t>Perguruan Tinggi</w:t>
            </w:r>
          </w:p>
        </w:tc>
      </w:tr>
      <w:tr w:rsidR="001B7BF6" w:rsidRPr="00291660" w14:paraId="2FD5F0FA" w14:textId="77777777" w:rsidTr="008D5ADF">
        <w:tc>
          <w:tcPr>
            <w:tcW w:w="2122" w:type="dxa"/>
          </w:tcPr>
          <w:p w14:paraId="2DB0A64C" w14:textId="77777777" w:rsidR="001B7BF6" w:rsidRPr="00291660" w:rsidRDefault="001B7BF6" w:rsidP="008D5ADF">
            <w:pPr>
              <w:rPr>
                <w:szCs w:val="24"/>
              </w:rPr>
            </w:pPr>
            <w:r w:rsidRPr="00291660">
              <w:rPr>
                <w:szCs w:val="24"/>
              </w:rPr>
              <w:lastRenderedPageBreak/>
              <w:t>Deskripsi</w:t>
            </w:r>
          </w:p>
        </w:tc>
        <w:tc>
          <w:tcPr>
            <w:tcW w:w="5806" w:type="dxa"/>
          </w:tcPr>
          <w:p w14:paraId="6CE888D3" w14:textId="77777777" w:rsidR="001B7BF6" w:rsidRPr="00291660" w:rsidRDefault="001B7BF6"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 xml:space="preserve">menghapus sertifikat </w:t>
            </w:r>
            <w:proofErr w:type="spellStart"/>
            <w:r>
              <w:rPr>
                <w:szCs w:val="24"/>
              </w:rPr>
              <w:t>prodi</w:t>
            </w:r>
            <w:proofErr w:type="spellEnd"/>
            <w:r>
              <w:rPr>
                <w:szCs w:val="24"/>
              </w:rPr>
              <w:t xml:space="preserve"> dari sistem.</w:t>
            </w:r>
          </w:p>
        </w:tc>
      </w:tr>
      <w:tr w:rsidR="001B7BF6" w:rsidRPr="00291660" w14:paraId="10726490" w14:textId="77777777" w:rsidTr="008D5ADF">
        <w:tc>
          <w:tcPr>
            <w:tcW w:w="2122" w:type="dxa"/>
          </w:tcPr>
          <w:p w14:paraId="3D8A7712" w14:textId="77777777" w:rsidR="001B7BF6" w:rsidRPr="00291660" w:rsidRDefault="001B7BF6" w:rsidP="008D5ADF">
            <w:pPr>
              <w:rPr>
                <w:szCs w:val="24"/>
              </w:rPr>
            </w:pPr>
            <w:r w:rsidRPr="00291660">
              <w:rPr>
                <w:szCs w:val="24"/>
              </w:rPr>
              <w:t>Aktor Utama</w:t>
            </w:r>
          </w:p>
        </w:tc>
        <w:tc>
          <w:tcPr>
            <w:tcW w:w="5806" w:type="dxa"/>
          </w:tcPr>
          <w:p w14:paraId="0406B5A0" w14:textId="77777777" w:rsidR="001B7BF6" w:rsidRPr="00291660" w:rsidRDefault="001B7BF6" w:rsidP="008D5ADF">
            <w:pPr>
              <w:rPr>
                <w:szCs w:val="24"/>
              </w:rPr>
            </w:pPr>
            <w:r>
              <w:rPr>
                <w:szCs w:val="24"/>
              </w:rPr>
              <w:t>LPM</w:t>
            </w:r>
          </w:p>
        </w:tc>
      </w:tr>
      <w:tr w:rsidR="001B7BF6" w:rsidRPr="00291660" w14:paraId="35CDB970" w14:textId="77777777" w:rsidTr="008D5ADF">
        <w:tc>
          <w:tcPr>
            <w:tcW w:w="2122" w:type="dxa"/>
          </w:tcPr>
          <w:p w14:paraId="0F88ACF3" w14:textId="77777777" w:rsidR="001B7BF6" w:rsidRPr="00291660" w:rsidRDefault="001B7BF6" w:rsidP="008D5ADF">
            <w:pPr>
              <w:rPr>
                <w:szCs w:val="24"/>
              </w:rPr>
            </w:pPr>
            <w:r w:rsidRPr="00291660">
              <w:rPr>
                <w:szCs w:val="24"/>
              </w:rPr>
              <w:t>Kondisi Awal</w:t>
            </w:r>
          </w:p>
        </w:tc>
        <w:tc>
          <w:tcPr>
            <w:tcW w:w="5806" w:type="dxa"/>
          </w:tcPr>
          <w:p w14:paraId="095FA871" w14:textId="77777777" w:rsidR="001B7BF6" w:rsidRPr="003C7420" w:rsidRDefault="001B7BF6" w:rsidP="008D5ADF">
            <w:pPr>
              <w:rPr>
                <w:szCs w:val="24"/>
              </w:rPr>
            </w:pPr>
            <w:r>
              <w:rPr>
                <w:szCs w:val="24"/>
              </w:rPr>
              <w:t xml:space="preserve">Halaman sertifikat </w:t>
            </w:r>
            <w:proofErr w:type="spellStart"/>
            <w:r>
              <w:rPr>
                <w:szCs w:val="24"/>
              </w:rPr>
              <w:t>prodi</w:t>
            </w:r>
            <w:proofErr w:type="spellEnd"/>
            <w:r>
              <w:rPr>
                <w:szCs w:val="24"/>
              </w:rPr>
              <w:t xml:space="preserve"> tampil.</w:t>
            </w:r>
          </w:p>
        </w:tc>
      </w:tr>
      <w:tr w:rsidR="001B7BF6" w:rsidRPr="00291660" w14:paraId="01AA6C1E" w14:textId="77777777" w:rsidTr="008D5ADF">
        <w:tc>
          <w:tcPr>
            <w:tcW w:w="7928" w:type="dxa"/>
            <w:gridSpan w:val="2"/>
          </w:tcPr>
          <w:p w14:paraId="304FD4FB" w14:textId="77777777" w:rsidR="001B7BF6" w:rsidRPr="00291660" w:rsidRDefault="001B7BF6"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1B7BF6" w:rsidRPr="00291660" w14:paraId="2EAA4B05" w14:textId="77777777" w:rsidTr="008D5ADF">
        <w:tc>
          <w:tcPr>
            <w:tcW w:w="2122" w:type="dxa"/>
          </w:tcPr>
          <w:p w14:paraId="02026097" w14:textId="77777777" w:rsidR="001B7BF6" w:rsidRPr="00291660" w:rsidRDefault="001B7BF6" w:rsidP="008D5ADF">
            <w:pPr>
              <w:rPr>
                <w:i/>
                <w:iCs/>
                <w:szCs w:val="24"/>
              </w:rPr>
            </w:pPr>
            <w:r>
              <w:rPr>
                <w:i/>
                <w:iCs/>
                <w:szCs w:val="24"/>
              </w:rPr>
              <w:t xml:space="preserve">Basic </w:t>
            </w:r>
            <w:proofErr w:type="spellStart"/>
            <w:r>
              <w:rPr>
                <w:i/>
                <w:iCs/>
                <w:szCs w:val="24"/>
              </w:rPr>
              <w:t>Flow</w:t>
            </w:r>
            <w:proofErr w:type="spellEnd"/>
          </w:p>
        </w:tc>
        <w:tc>
          <w:tcPr>
            <w:tcW w:w="5806" w:type="dxa"/>
          </w:tcPr>
          <w:p w14:paraId="30404259" w14:textId="77777777" w:rsidR="001B7BF6" w:rsidRPr="00291660" w:rsidRDefault="001B7BF6" w:rsidP="00260C3C">
            <w:pPr>
              <w:pStyle w:val="ListParagraph"/>
              <w:numPr>
                <w:ilvl w:val="0"/>
                <w:numId w:val="58"/>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aktor menekan tombol hapus pada tabel sertifikat </w:t>
            </w:r>
            <w:proofErr w:type="spellStart"/>
            <w:r>
              <w:rPr>
                <w:szCs w:val="24"/>
              </w:rPr>
              <w:t>prodi</w:t>
            </w:r>
            <w:proofErr w:type="spellEnd"/>
            <w:r>
              <w:rPr>
                <w:szCs w:val="24"/>
              </w:rPr>
              <w:t>.</w:t>
            </w:r>
          </w:p>
          <w:p w14:paraId="2C3E115E" w14:textId="77777777" w:rsidR="001B7BF6" w:rsidRPr="00291660" w:rsidRDefault="001B7BF6" w:rsidP="00260C3C">
            <w:pPr>
              <w:pStyle w:val="ListParagraph"/>
              <w:numPr>
                <w:ilvl w:val="0"/>
                <w:numId w:val="58"/>
              </w:numPr>
              <w:rPr>
                <w:i/>
                <w:iCs/>
                <w:szCs w:val="24"/>
              </w:rPr>
            </w:pPr>
            <w:r>
              <w:rPr>
                <w:szCs w:val="24"/>
              </w:rPr>
              <w:t xml:space="preserve">Muncul pesan konfirmasi untuk penghapusan sertifikat </w:t>
            </w:r>
            <w:proofErr w:type="spellStart"/>
            <w:r>
              <w:rPr>
                <w:szCs w:val="24"/>
              </w:rPr>
              <w:t>prodi</w:t>
            </w:r>
            <w:proofErr w:type="spellEnd"/>
            <w:r>
              <w:rPr>
                <w:szCs w:val="24"/>
              </w:rPr>
              <w:t>.</w:t>
            </w:r>
          </w:p>
          <w:p w14:paraId="642D0875" w14:textId="77777777" w:rsidR="001B7BF6" w:rsidRPr="006A214B" w:rsidRDefault="001B7BF6" w:rsidP="00260C3C">
            <w:pPr>
              <w:pStyle w:val="ListParagraph"/>
              <w:numPr>
                <w:ilvl w:val="0"/>
                <w:numId w:val="58"/>
              </w:numPr>
              <w:rPr>
                <w:i/>
                <w:iCs/>
                <w:szCs w:val="24"/>
              </w:rPr>
            </w:pPr>
            <w:r>
              <w:rPr>
                <w:szCs w:val="24"/>
              </w:rPr>
              <w:t>Aktor menekan tombol konfirmasi</w:t>
            </w:r>
            <w:r w:rsidRPr="00291660">
              <w:rPr>
                <w:szCs w:val="24"/>
              </w:rPr>
              <w:t>.</w:t>
            </w:r>
          </w:p>
        </w:tc>
      </w:tr>
      <w:tr w:rsidR="001B7BF6" w:rsidRPr="00291660" w14:paraId="226682EF" w14:textId="77777777" w:rsidTr="008D5ADF">
        <w:tc>
          <w:tcPr>
            <w:tcW w:w="2122" w:type="dxa"/>
          </w:tcPr>
          <w:p w14:paraId="560CC27A" w14:textId="77777777" w:rsidR="001B7BF6" w:rsidRPr="00291660" w:rsidRDefault="001B7BF6" w:rsidP="008D5ADF">
            <w:pPr>
              <w:rPr>
                <w:i/>
                <w:iCs/>
                <w:szCs w:val="24"/>
              </w:rPr>
            </w:pPr>
            <w:proofErr w:type="spellStart"/>
            <w:r w:rsidRPr="00291660">
              <w:rPr>
                <w:i/>
                <w:iCs/>
                <w:szCs w:val="24"/>
              </w:rPr>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428D9CFC" w14:textId="77777777" w:rsidR="001B7BF6" w:rsidRDefault="001B7BF6" w:rsidP="00260C3C">
            <w:pPr>
              <w:pStyle w:val="ListParagraph"/>
              <w:numPr>
                <w:ilvl w:val="0"/>
                <w:numId w:val="59"/>
              </w:numPr>
              <w:rPr>
                <w:szCs w:val="24"/>
              </w:rPr>
            </w:pPr>
            <w:proofErr w:type="spellStart"/>
            <w:r>
              <w:rPr>
                <w:i/>
                <w:iCs/>
                <w:szCs w:val="24"/>
              </w:rPr>
              <w:t>Usecase</w:t>
            </w:r>
            <w:proofErr w:type="spellEnd"/>
            <w:r>
              <w:rPr>
                <w:szCs w:val="24"/>
              </w:rPr>
              <w:t xml:space="preserve"> dimulai dengan aktor menekan tombol lihat pada tabel sertifikat </w:t>
            </w:r>
            <w:proofErr w:type="spellStart"/>
            <w:r>
              <w:rPr>
                <w:szCs w:val="24"/>
              </w:rPr>
              <w:t>prodi</w:t>
            </w:r>
            <w:proofErr w:type="spellEnd"/>
            <w:r>
              <w:rPr>
                <w:szCs w:val="24"/>
              </w:rPr>
              <w:t>.</w:t>
            </w:r>
          </w:p>
          <w:p w14:paraId="4DCC4125" w14:textId="77777777" w:rsidR="001B7BF6" w:rsidRDefault="001B7BF6" w:rsidP="00260C3C">
            <w:pPr>
              <w:pStyle w:val="ListParagraph"/>
              <w:numPr>
                <w:ilvl w:val="0"/>
                <w:numId w:val="59"/>
              </w:numPr>
              <w:rPr>
                <w:szCs w:val="24"/>
              </w:rPr>
            </w:pPr>
            <w:r>
              <w:rPr>
                <w:szCs w:val="24"/>
              </w:rPr>
              <w:t xml:space="preserve">Halaman </w:t>
            </w:r>
            <w:proofErr w:type="spellStart"/>
            <w:r>
              <w:rPr>
                <w:szCs w:val="24"/>
              </w:rPr>
              <w:t>detil</w:t>
            </w:r>
            <w:proofErr w:type="spellEnd"/>
            <w:r>
              <w:rPr>
                <w:szCs w:val="24"/>
              </w:rPr>
              <w:t xml:space="preserve"> sertifikat </w:t>
            </w:r>
            <w:proofErr w:type="spellStart"/>
            <w:r>
              <w:rPr>
                <w:szCs w:val="24"/>
              </w:rPr>
              <w:t>prodi</w:t>
            </w:r>
            <w:proofErr w:type="spellEnd"/>
            <w:r>
              <w:rPr>
                <w:szCs w:val="24"/>
              </w:rPr>
              <w:t xml:space="preserve"> tampil.</w:t>
            </w:r>
          </w:p>
          <w:p w14:paraId="2FEBFADD" w14:textId="77777777" w:rsidR="001B7BF6" w:rsidRDefault="001B7BF6" w:rsidP="00260C3C">
            <w:pPr>
              <w:pStyle w:val="ListParagraph"/>
              <w:numPr>
                <w:ilvl w:val="0"/>
                <w:numId w:val="59"/>
              </w:numPr>
              <w:rPr>
                <w:szCs w:val="24"/>
              </w:rPr>
            </w:pPr>
            <w:r>
              <w:rPr>
                <w:szCs w:val="24"/>
              </w:rPr>
              <w:t xml:space="preserve">Aktor menekan tombol hapus pada halaman </w:t>
            </w:r>
            <w:proofErr w:type="spellStart"/>
            <w:r>
              <w:rPr>
                <w:szCs w:val="24"/>
              </w:rPr>
              <w:t>detil</w:t>
            </w:r>
            <w:proofErr w:type="spellEnd"/>
            <w:r>
              <w:rPr>
                <w:szCs w:val="24"/>
              </w:rPr>
              <w:t xml:space="preserve"> profil perguruan tinggi.</w:t>
            </w:r>
          </w:p>
          <w:p w14:paraId="0B03C2A3" w14:textId="77777777" w:rsidR="001B7BF6" w:rsidRPr="00291660" w:rsidRDefault="001B7BF6" w:rsidP="00260C3C">
            <w:pPr>
              <w:pStyle w:val="ListParagraph"/>
              <w:numPr>
                <w:ilvl w:val="0"/>
                <w:numId w:val="59"/>
              </w:numPr>
              <w:rPr>
                <w:i/>
                <w:iCs/>
                <w:szCs w:val="24"/>
              </w:rPr>
            </w:pPr>
            <w:r>
              <w:rPr>
                <w:szCs w:val="24"/>
              </w:rPr>
              <w:t>Pesan konfirmasi penghapusan muncul.</w:t>
            </w:r>
          </w:p>
          <w:p w14:paraId="2A4E8C3B" w14:textId="77777777" w:rsidR="001B7BF6" w:rsidRPr="00E73582" w:rsidRDefault="001B7BF6" w:rsidP="00260C3C">
            <w:pPr>
              <w:pStyle w:val="ListParagraph"/>
              <w:numPr>
                <w:ilvl w:val="0"/>
                <w:numId w:val="59"/>
              </w:numPr>
              <w:rPr>
                <w:szCs w:val="24"/>
              </w:rPr>
            </w:pPr>
            <w:r w:rsidRPr="00E73582">
              <w:rPr>
                <w:szCs w:val="24"/>
              </w:rPr>
              <w:t>Aktor menekan tombol konfirmasi.</w:t>
            </w:r>
          </w:p>
        </w:tc>
      </w:tr>
      <w:tr w:rsidR="001B7BF6" w:rsidRPr="00291660" w14:paraId="121B71FD" w14:textId="77777777" w:rsidTr="008D5ADF">
        <w:tc>
          <w:tcPr>
            <w:tcW w:w="2122" w:type="dxa"/>
          </w:tcPr>
          <w:p w14:paraId="51B9D9F3" w14:textId="77777777" w:rsidR="001B7BF6" w:rsidRPr="00291660" w:rsidRDefault="001B7BF6" w:rsidP="008D5ADF">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61EB11EC" w14:textId="77777777" w:rsidR="001B7BF6" w:rsidRPr="00386584" w:rsidRDefault="001B7BF6" w:rsidP="008D5ADF">
            <w:pPr>
              <w:rPr>
                <w:szCs w:val="24"/>
              </w:rPr>
            </w:pPr>
            <w:r>
              <w:rPr>
                <w:szCs w:val="24"/>
              </w:rPr>
              <w:t>Tidak Ada.</w:t>
            </w:r>
          </w:p>
        </w:tc>
      </w:tr>
      <w:tr w:rsidR="001B7BF6" w:rsidRPr="00291660" w14:paraId="2ECE1EC5" w14:textId="77777777" w:rsidTr="008D5ADF">
        <w:tc>
          <w:tcPr>
            <w:tcW w:w="2122" w:type="dxa"/>
          </w:tcPr>
          <w:p w14:paraId="41F0B5ED" w14:textId="77777777" w:rsidR="001B7BF6" w:rsidRPr="00291660" w:rsidRDefault="001B7BF6" w:rsidP="008D5ADF">
            <w:pPr>
              <w:rPr>
                <w:szCs w:val="24"/>
              </w:rPr>
            </w:pPr>
            <w:r w:rsidRPr="00291660">
              <w:rPr>
                <w:szCs w:val="24"/>
              </w:rPr>
              <w:t>Kondisi Akhir</w:t>
            </w:r>
          </w:p>
        </w:tc>
        <w:tc>
          <w:tcPr>
            <w:tcW w:w="5806" w:type="dxa"/>
          </w:tcPr>
          <w:p w14:paraId="4A8015B8" w14:textId="77777777" w:rsidR="001B7BF6" w:rsidRPr="00291660" w:rsidRDefault="001B7BF6" w:rsidP="008D5ADF">
            <w:pPr>
              <w:keepNext/>
              <w:rPr>
                <w:szCs w:val="24"/>
              </w:rPr>
            </w:pPr>
            <w:r w:rsidRPr="00291660">
              <w:rPr>
                <w:szCs w:val="24"/>
              </w:rPr>
              <w:t xml:space="preserve">Berhasil </w:t>
            </w:r>
            <w:r>
              <w:rPr>
                <w:szCs w:val="24"/>
              </w:rPr>
              <w:t xml:space="preserve">menghapus sertifikat </w:t>
            </w:r>
            <w:proofErr w:type="spellStart"/>
            <w:r>
              <w:rPr>
                <w:szCs w:val="24"/>
              </w:rPr>
              <w:t>prodi</w:t>
            </w:r>
            <w:proofErr w:type="spellEnd"/>
            <w:r w:rsidRPr="00291660">
              <w:rPr>
                <w:szCs w:val="24"/>
              </w:rPr>
              <w:t>.</w:t>
            </w:r>
          </w:p>
        </w:tc>
      </w:tr>
    </w:tbl>
    <w:p w14:paraId="347F26C3" w14:textId="77777777" w:rsidR="001B7BF6" w:rsidRDefault="001B7BF6" w:rsidP="001B7BF6">
      <w:pPr>
        <w:tabs>
          <w:tab w:val="left" w:pos="4571"/>
        </w:tabs>
      </w:pPr>
    </w:p>
    <w:p w14:paraId="0CFECD5A" w14:textId="7414FFCF" w:rsidR="001B7BF6" w:rsidRDefault="001B7BF6" w:rsidP="001B7BF6">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28</w:t>
      </w:r>
      <w:r w:rsidR="00B22397">
        <w:fldChar w:fldCharType="end"/>
      </w:r>
      <w:r>
        <w:t xml:space="preserve"> Spesifikasi Mengubah Sertifikat </w:t>
      </w:r>
      <w:r w:rsidR="002976AC">
        <w:t>Perguruan Tinggi</w:t>
      </w:r>
    </w:p>
    <w:tbl>
      <w:tblPr>
        <w:tblStyle w:val="TableGrid"/>
        <w:tblW w:w="0" w:type="auto"/>
        <w:tblLook w:val="04A0" w:firstRow="1" w:lastRow="0" w:firstColumn="1" w:lastColumn="0" w:noHBand="0" w:noVBand="1"/>
      </w:tblPr>
      <w:tblGrid>
        <w:gridCol w:w="2122"/>
        <w:gridCol w:w="5806"/>
      </w:tblGrid>
      <w:tr w:rsidR="001B7BF6" w:rsidRPr="00291660" w14:paraId="1AAEB3B4" w14:textId="77777777" w:rsidTr="008D5ADF">
        <w:tc>
          <w:tcPr>
            <w:tcW w:w="7928" w:type="dxa"/>
            <w:gridSpan w:val="2"/>
          </w:tcPr>
          <w:p w14:paraId="2618A640" w14:textId="29949F10" w:rsidR="001B7BF6" w:rsidRPr="00291660" w:rsidRDefault="001B7BF6" w:rsidP="008D5ADF">
            <w:pPr>
              <w:rPr>
                <w:b/>
                <w:bCs/>
                <w:szCs w:val="24"/>
              </w:rPr>
            </w:pPr>
            <w:proofErr w:type="spellStart"/>
            <w:r w:rsidRPr="00291660">
              <w:rPr>
                <w:b/>
                <w:bCs/>
                <w:i/>
                <w:iCs/>
                <w:szCs w:val="24"/>
              </w:rPr>
              <w:t>Usecase</w:t>
            </w:r>
            <w:proofErr w:type="spellEnd"/>
            <w:r>
              <w:rPr>
                <w:b/>
                <w:bCs/>
                <w:szCs w:val="24"/>
              </w:rPr>
              <w:t xml:space="preserve"> Manajemen Sertifikat </w:t>
            </w:r>
            <w:r w:rsidR="002976AC">
              <w:rPr>
                <w:b/>
                <w:bCs/>
                <w:szCs w:val="24"/>
              </w:rPr>
              <w:t>Perguruan Tinggi</w:t>
            </w:r>
            <w:r>
              <w:rPr>
                <w:b/>
                <w:bCs/>
                <w:szCs w:val="24"/>
              </w:rPr>
              <w:t xml:space="preserve">: Mengubah Sertifikat </w:t>
            </w:r>
            <w:r w:rsidR="002976AC">
              <w:rPr>
                <w:b/>
                <w:bCs/>
                <w:szCs w:val="24"/>
              </w:rPr>
              <w:t>Perguruan Tinggi</w:t>
            </w:r>
          </w:p>
        </w:tc>
      </w:tr>
      <w:tr w:rsidR="001B7BF6" w:rsidRPr="00291660" w14:paraId="7F86503A" w14:textId="77777777" w:rsidTr="008D5ADF">
        <w:tc>
          <w:tcPr>
            <w:tcW w:w="2122" w:type="dxa"/>
          </w:tcPr>
          <w:p w14:paraId="3B30BAAF" w14:textId="77777777" w:rsidR="001B7BF6" w:rsidRPr="00291660" w:rsidRDefault="001B7BF6" w:rsidP="008D5ADF">
            <w:pPr>
              <w:rPr>
                <w:szCs w:val="24"/>
              </w:rPr>
            </w:pPr>
            <w:r w:rsidRPr="00291660">
              <w:rPr>
                <w:szCs w:val="24"/>
              </w:rPr>
              <w:t>Deskripsi</w:t>
            </w:r>
          </w:p>
        </w:tc>
        <w:tc>
          <w:tcPr>
            <w:tcW w:w="5806" w:type="dxa"/>
          </w:tcPr>
          <w:p w14:paraId="5776B18D" w14:textId="77777777" w:rsidR="001B7BF6" w:rsidRPr="00291660" w:rsidRDefault="001B7BF6" w:rsidP="008D5ADF">
            <w:pPr>
              <w:rPr>
                <w:szCs w:val="24"/>
              </w:rPr>
            </w:pPr>
            <w:proofErr w:type="spellStart"/>
            <w:r w:rsidRPr="00291660">
              <w:rPr>
                <w:i/>
                <w:iCs/>
                <w:szCs w:val="24"/>
              </w:rPr>
              <w:t>Usecase</w:t>
            </w:r>
            <w:proofErr w:type="spellEnd"/>
            <w:r w:rsidRPr="00291660">
              <w:rPr>
                <w:szCs w:val="24"/>
              </w:rPr>
              <w:t xml:space="preserve"> ini berfungsi untuk </w:t>
            </w:r>
            <w:r>
              <w:rPr>
                <w:szCs w:val="24"/>
              </w:rPr>
              <w:t xml:space="preserve">mengubah sertifikat </w:t>
            </w:r>
            <w:proofErr w:type="spellStart"/>
            <w:r>
              <w:rPr>
                <w:szCs w:val="24"/>
              </w:rPr>
              <w:t>prodi</w:t>
            </w:r>
            <w:proofErr w:type="spellEnd"/>
            <w:r>
              <w:rPr>
                <w:szCs w:val="24"/>
              </w:rPr>
              <w:t xml:space="preserve"> di sistem.</w:t>
            </w:r>
          </w:p>
        </w:tc>
      </w:tr>
      <w:tr w:rsidR="001B7BF6" w:rsidRPr="00291660" w14:paraId="48CA29E2" w14:textId="77777777" w:rsidTr="008D5ADF">
        <w:tc>
          <w:tcPr>
            <w:tcW w:w="2122" w:type="dxa"/>
          </w:tcPr>
          <w:p w14:paraId="5EC0B163" w14:textId="77777777" w:rsidR="001B7BF6" w:rsidRPr="00291660" w:rsidRDefault="001B7BF6" w:rsidP="008D5ADF">
            <w:pPr>
              <w:rPr>
                <w:szCs w:val="24"/>
              </w:rPr>
            </w:pPr>
            <w:r w:rsidRPr="00291660">
              <w:rPr>
                <w:szCs w:val="24"/>
              </w:rPr>
              <w:t>Aktor Utama</w:t>
            </w:r>
          </w:p>
        </w:tc>
        <w:tc>
          <w:tcPr>
            <w:tcW w:w="5806" w:type="dxa"/>
          </w:tcPr>
          <w:p w14:paraId="21620799" w14:textId="77777777" w:rsidR="001B7BF6" w:rsidRPr="00291660" w:rsidRDefault="001B7BF6" w:rsidP="008D5ADF">
            <w:pPr>
              <w:rPr>
                <w:szCs w:val="24"/>
              </w:rPr>
            </w:pPr>
            <w:r>
              <w:rPr>
                <w:szCs w:val="24"/>
              </w:rPr>
              <w:t>LPM</w:t>
            </w:r>
          </w:p>
        </w:tc>
      </w:tr>
      <w:tr w:rsidR="001B7BF6" w:rsidRPr="00291660" w14:paraId="5943BA03" w14:textId="77777777" w:rsidTr="008D5ADF">
        <w:tc>
          <w:tcPr>
            <w:tcW w:w="2122" w:type="dxa"/>
          </w:tcPr>
          <w:p w14:paraId="0EB5B0E0" w14:textId="77777777" w:rsidR="001B7BF6" w:rsidRPr="00291660" w:rsidRDefault="001B7BF6" w:rsidP="008D5ADF">
            <w:pPr>
              <w:rPr>
                <w:szCs w:val="24"/>
              </w:rPr>
            </w:pPr>
            <w:r w:rsidRPr="00291660">
              <w:rPr>
                <w:szCs w:val="24"/>
              </w:rPr>
              <w:t>Kondisi Awal</w:t>
            </w:r>
          </w:p>
        </w:tc>
        <w:tc>
          <w:tcPr>
            <w:tcW w:w="5806" w:type="dxa"/>
          </w:tcPr>
          <w:p w14:paraId="6B4F38D2" w14:textId="77777777" w:rsidR="001B7BF6" w:rsidRPr="003C7420" w:rsidRDefault="001B7BF6" w:rsidP="008D5ADF">
            <w:pPr>
              <w:rPr>
                <w:szCs w:val="24"/>
              </w:rPr>
            </w:pPr>
            <w:r>
              <w:rPr>
                <w:szCs w:val="24"/>
              </w:rPr>
              <w:t xml:space="preserve">Halaman sertifikat </w:t>
            </w:r>
            <w:proofErr w:type="spellStart"/>
            <w:r>
              <w:rPr>
                <w:szCs w:val="24"/>
              </w:rPr>
              <w:t>prodi</w:t>
            </w:r>
            <w:proofErr w:type="spellEnd"/>
            <w:r>
              <w:rPr>
                <w:szCs w:val="24"/>
              </w:rPr>
              <w:t xml:space="preserve"> tampil.</w:t>
            </w:r>
          </w:p>
        </w:tc>
      </w:tr>
      <w:tr w:rsidR="001B7BF6" w:rsidRPr="00291660" w14:paraId="46810E7A" w14:textId="77777777" w:rsidTr="008D5ADF">
        <w:tc>
          <w:tcPr>
            <w:tcW w:w="7928" w:type="dxa"/>
            <w:gridSpan w:val="2"/>
          </w:tcPr>
          <w:p w14:paraId="1643EA52" w14:textId="77777777" w:rsidR="001B7BF6" w:rsidRPr="00291660" w:rsidRDefault="001B7BF6" w:rsidP="008D5ADF">
            <w:pPr>
              <w:rPr>
                <w:i/>
                <w:iCs/>
                <w:szCs w:val="24"/>
              </w:rPr>
            </w:pPr>
            <w:proofErr w:type="spellStart"/>
            <w:r w:rsidRPr="00291660">
              <w:rPr>
                <w:b/>
                <w:bCs/>
                <w:i/>
                <w:iCs/>
                <w:szCs w:val="24"/>
              </w:rPr>
              <w:t>Flow</w:t>
            </w:r>
            <w:proofErr w:type="spellEnd"/>
            <w:r w:rsidRPr="00291660">
              <w:rPr>
                <w:b/>
                <w:bCs/>
                <w:i/>
                <w:iCs/>
                <w:szCs w:val="24"/>
              </w:rPr>
              <w:t xml:space="preserve"> Event</w:t>
            </w:r>
          </w:p>
        </w:tc>
      </w:tr>
      <w:tr w:rsidR="001B7BF6" w:rsidRPr="00291660" w14:paraId="459B953E" w14:textId="77777777" w:rsidTr="008D5ADF">
        <w:tc>
          <w:tcPr>
            <w:tcW w:w="2122" w:type="dxa"/>
          </w:tcPr>
          <w:p w14:paraId="60152B1F" w14:textId="77777777" w:rsidR="001B7BF6" w:rsidRPr="00291660" w:rsidRDefault="001B7BF6" w:rsidP="008D5ADF">
            <w:pPr>
              <w:rPr>
                <w:i/>
                <w:iCs/>
                <w:szCs w:val="24"/>
              </w:rPr>
            </w:pPr>
            <w:r>
              <w:rPr>
                <w:i/>
                <w:iCs/>
                <w:szCs w:val="24"/>
              </w:rPr>
              <w:t xml:space="preserve">Basic </w:t>
            </w:r>
            <w:proofErr w:type="spellStart"/>
            <w:r>
              <w:rPr>
                <w:i/>
                <w:iCs/>
                <w:szCs w:val="24"/>
              </w:rPr>
              <w:t>Flow</w:t>
            </w:r>
            <w:proofErr w:type="spellEnd"/>
          </w:p>
        </w:tc>
        <w:tc>
          <w:tcPr>
            <w:tcW w:w="5806" w:type="dxa"/>
          </w:tcPr>
          <w:p w14:paraId="27242512" w14:textId="77777777" w:rsidR="001B7BF6" w:rsidRPr="00291660" w:rsidRDefault="001B7BF6" w:rsidP="00260C3C">
            <w:pPr>
              <w:pStyle w:val="ListParagraph"/>
              <w:numPr>
                <w:ilvl w:val="0"/>
                <w:numId w:val="60"/>
              </w:numPr>
              <w:rPr>
                <w:szCs w:val="24"/>
              </w:rPr>
            </w:pPr>
            <w:proofErr w:type="spellStart"/>
            <w:r w:rsidRPr="00291660">
              <w:rPr>
                <w:i/>
                <w:iCs/>
                <w:szCs w:val="24"/>
              </w:rPr>
              <w:t>Usecase</w:t>
            </w:r>
            <w:proofErr w:type="spellEnd"/>
            <w:r w:rsidRPr="00291660">
              <w:rPr>
                <w:szCs w:val="24"/>
              </w:rPr>
              <w:t xml:space="preserve"> dimulai </w:t>
            </w:r>
            <w:r>
              <w:rPr>
                <w:szCs w:val="24"/>
              </w:rPr>
              <w:t xml:space="preserve">dengan aktor menekan tombol ubah pada tabel sertifikat </w:t>
            </w:r>
            <w:proofErr w:type="spellStart"/>
            <w:r>
              <w:rPr>
                <w:szCs w:val="24"/>
              </w:rPr>
              <w:t>prodi</w:t>
            </w:r>
            <w:proofErr w:type="spellEnd"/>
            <w:r>
              <w:rPr>
                <w:szCs w:val="24"/>
              </w:rPr>
              <w:t>.</w:t>
            </w:r>
          </w:p>
          <w:p w14:paraId="30AEF117" w14:textId="77777777" w:rsidR="001B7BF6" w:rsidRPr="006A214B" w:rsidRDefault="001B7BF6" w:rsidP="00260C3C">
            <w:pPr>
              <w:pStyle w:val="ListParagraph"/>
              <w:numPr>
                <w:ilvl w:val="0"/>
                <w:numId w:val="60"/>
              </w:numPr>
              <w:rPr>
                <w:i/>
                <w:iCs/>
                <w:szCs w:val="24"/>
              </w:rPr>
            </w:pPr>
            <w:proofErr w:type="spellStart"/>
            <w:r>
              <w:rPr>
                <w:i/>
                <w:iCs/>
                <w:szCs w:val="24"/>
              </w:rPr>
              <w:t>Form</w:t>
            </w:r>
            <w:proofErr w:type="spellEnd"/>
            <w:r>
              <w:rPr>
                <w:szCs w:val="24"/>
              </w:rPr>
              <w:t xml:space="preserve"> sertifikat </w:t>
            </w:r>
            <w:proofErr w:type="spellStart"/>
            <w:r>
              <w:rPr>
                <w:szCs w:val="24"/>
              </w:rPr>
              <w:t>prodi</w:t>
            </w:r>
            <w:proofErr w:type="spellEnd"/>
            <w:r>
              <w:rPr>
                <w:szCs w:val="24"/>
              </w:rPr>
              <w:t xml:space="preserve"> muncul.</w:t>
            </w:r>
          </w:p>
          <w:p w14:paraId="4263D91F" w14:textId="77777777" w:rsidR="001B7BF6" w:rsidRPr="006A214B" w:rsidRDefault="001B7BF6" w:rsidP="00260C3C">
            <w:pPr>
              <w:pStyle w:val="ListParagraph"/>
              <w:numPr>
                <w:ilvl w:val="0"/>
                <w:numId w:val="60"/>
              </w:numPr>
              <w:rPr>
                <w:i/>
                <w:iCs/>
                <w:szCs w:val="24"/>
              </w:rPr>
            </w:pPr>
            <w:r>
              <w:rPr>
                <w:szCs w:val="24"/>
              </w:rPr>
              <w:lastRenderedPageBreak/>
              <w:t xml:space="preserve">Aktor mengisi </w:t>
            </w:r>
            <w:proofErr w:type="spellStart"/>
            <w:r>
              <w:rPr>
                <w:i/>
                <w:iCs/>
                <w:szCs w:val="24"/>
              </w:rPr>
              <w:t>form</w:t>
            </w:r>
            <w:proofErr w:type="spellEnd"/>
            <w:r>
              <w:rPr>
                <w:szCs w:val="24"/>
              </w:rPr>
              <w:t xml:space="preserve"> sertifikat </w:t>
            </w:r>
            <w:proofErr w:type="spellStart"/>
            <w:r>
              <w:rPr>
                <w:szCs w:val="24"/>
              </w:rPr>
              <w:t>prodi</w:t>
            </w:r>
            <w:proofErr w:type="spellEnd"/>
            <w:r>
              <w:rPr>
                <w:szCs w:val="24"/>
              </w:rPr>
              <w:t>.</w:t>
            </w:r>
          </w:p>
          <w:p w14:paraId="0B8D44F8" w14:textId="77777777" w:rsidR="001B7BF6" w:rsidRPr="006A214B" w:rsidRDefault="001B7BF6" w:rsidP="00260C3C">
            <w:pPr>
              <w:pStyle w:val="ListParagraph"/>
              <w:numPr>
                <w:ilvl w:val="0"/>
                <w:numId w:val="60"/>
              </w:numPr>
              <w:rPr>
                <w:i/>
                <w:iCs/>
                <w:szCs w:val="24"/>
              </w:rPr>
            </w:pPr>
            <w:r>
              <w:rPr>
                <w:szCs w:val="24"/>
              </w:rPr>
              <w:t>Aktor menekan tombol simpan.</w:t>
            </w:r>
          </w:p>
        </w:tc>
      </w:tr>
      <w:tr w:rsidR="001B7BF6" w:rsidRPr="00291660" w14:paraId="6A516D0A" w14:textId="77777777" w:rsidTr="008D5ADF">
        <w:tc>
          <w:tcPr>
            <w:tcW w:w="2122" w:type="dxa"/>
          </w:tcPr>
          <w:p w14:paraId="7CB9395F" w14:textId="77777777" w:rsidR="001B7BF6" w:rsidRPr="00291660" w:rsidRDefault="001B7BF6" w:rsidP="008D5ADF">
            <w:pPr>
              <w:rPr>
                <w:i/>
                <w:iCs/>
                <w:szCs w:val="24"/>
              </w:rPr>
            </w:pPr>
            <w:proofErr w:type="spellStart"/>
            <w:r w:rsidRPr="00291660">
              <w:rPr>
                <w:i/>
                <w:iCs/>
                <w:szCs w:val="24"/>
              </w:rPr>
              <w:lastRenderedPageBreak/>
              <w:t>Alternative</w:t>
            </w:r>
            <w:proofErr w:type="spellEnd"/>
            <w:r w:rsidRPr="00291660">
              <w:rPr>
                <w:i/>
                <w:iCs/>
                <w:szCs w:val="24"/>
              </w:rPr>
              <w:t xml:space="preserve"> </w:t>
            </w:r>
            <w:proofErr w:type="spellStart"/>
            <w:r w:rsidRPr="00291660">
              <w:rPr>
                <w:i/>
                <w:iCs/>
                <w:szCs w:val="24"/>
              </w:rPr>
              <w:t>Flow</w:t>
            </w:r>
            <w:proofErr w:type="spellEnd"/>
          </w:p>
        </w:tc>
        <w:tc>
          <w:tcPr>
            <w:tcW w:w="5806" w:type="dxa"/>
          </w:tcPr>
          <w:p w14:paraId="68DAE726" w14:textId="77777777" w:rsidR="001B7BF6" w:rsidRDefault="001B7BF6" w:rsidP="00260C3C">
            <w:pPr>
              <w:pStyle w:val="ListParagraph"/>
              <w:numPr>
                <w:ilvl w:val="0"/>
                <w:numId w:val="61"/>
              </w:numPr>
              <w:rPr>
                <w:szCs w:val="24"/>
              </w:rPr>
            </w:pPr>
            <w:proofErr w:type="spellStart"/>
            <w:r>
              <w:rPr>
                <w:i/>
                <w:iCs/>
                <w:szCs w:val="24"/>
              </w:rPr>
              <w:t>Usecase</w:t>
            </w:r>
            <w:proofErr w:type="spellEnd"/>
            <w:r>
              <w:rPr>
                <w:szCs w:val="24"/>
              </w:rPr>
              <w:t xml:space="preserve"> dimulai dengan aktor menekan tombol lihat pada tabel sertifikat </w:t>
            </w:r>
            <w:proofErr w:type="spellStart"/>
            <w:r>
              <w:rPr>
                <w:szCs w:val="24"/>
              </w:rPr>
              <w:t>prodi</w:t>
            </w:r>
            <w:proofErr w:type="spellEnd"/>
            <w:r>
              <w:rPr>
                <w:szCs w:val="24"/>
              </w:rPr>
              <w:t>.</w:t>
            </w:r>
          </w:p>
          <w:p w14:paraId="30E27D8A" w14:textId="77777777" w:rsidR="001B7BF6" w:rsidRDefault="001B7BF6" w:rsidP="00260C3C">
            <w:pPr>
              <w:pStyle w:val="ListParagraph"/>
              <w:numPr>
                <w:ilvl w:val="0"/>
                <w:numId w:val="61"/>
              </w:numPr>
              <w:rPr>
                <w:szCs w:val="24"/>
              </w:rPr>
            </w:pPr>
            <w:r>
              <w:rPr>
                <w:szCs w:val="24"/>
              </w:rPr>
              <w:t xml:space="preserve">Halaman </w:t>
            </w:r>
            <w:proofErr w:type="spellStart"/>
            <w:r>
              <w:rPr>
                <w:szCs w:val="24"/>
              </w:rPr>
              <w:t>detil</w:t>
            </w:r>
            <w:proofErr w:type="spellEnd"/>
            <w:r>
              <w:rPr>
                <w:szCs w:val="24"/>
              </w:rPr>
              <w:t xml:space="preserve"> sertifikat </w:t>
            </w:r>
            <w:proofErr w:type="spellStart"/>
            <w:r>
              <w:rPr>
                <w:szCs w:val="24"/>
              </w:rPr>
              <w:t>prodi</w:t>
            </w:r>
            <w:proofErr w:type="spellEnd"/>
            <w:r>
              <w:rPr>
                <w:szCs w:val="24"/>
              </w:rPr>
              <w:t xml:space="preserve"> tampil.</w:t>
            </w:r>
          </w:p>
          <w:p w14:paraId="7BF6DDB6" w14:textId="77777777" w:rsidR="001B7BF6" w:rsidRDefault="001B7BF6" w:rsidP="00260C3C">
            <w:pPr>
              <w:pStyle w:val="ListParagraph"/>
              <w:numPr>
                <w:ilvl w:val="0"/>
                <w:numId w:val="61"/>
              </w:numPr>
              <w:rPr>
                <w:szCs w:val="24"/>
              </w:rPr>
            </w:pPr>
            <w:r>
              <w:rPr>
                <w:szCs w:val="24"/>
              </w:rPr>
              <w:t xml:space="preserve">Aktor menekan tombol edit pada halaman </w:t>
            </w:r>
            <w:proofErr w:type="spellStart"/>
            <w:r>
              <w:rPr>
                <w:szCs w:val="24"/>
              </w:rPr>
              <w:t>detil</w:t>
            </w:r>
            <w:proofErr w:type="spellEnd"/>
            <w:r>
              <w:rPr>
                <w:szCs w:val="24"/>
              </w:rPr>
              <w:t xml:space="preserve"> sertifikat </w:t>
            </w:r>
            <w:proofErr w:type="spellStart"/>
            <w:r>
              <w:rPr>
                <w:szCs w:val="24"/>
              </w:rPr>
              <w:t>prodi</w:t>
            </w:r>
            <w:proofErr w:type="spellEnd"/>
            <w:r>
              <w:rPr>
                <w:szCs w:val="24"/>
              </w:rPr>
              <w:t>.</w:t>
            </w:r>
          </w:p>
          <w:p w14:paraId="48A4935E" w14:textId="77777777" w:rsidR="001B7BF6" w:rsidRDefault="001B7BF6" w:rsidP="00260C3C">
            <w:pPr>
              <w:pStyle w:val="ListParagraph"/>
              <w:numPr>
                <w:ilvl w:val="0"/>
                <w:numId w:val="61"/>
              </w:numPr>
              <w:rPr>
                <w:i/>
                <w:iCs/>
                <w:szCs w:val="24"/>
              </w:rPr>
            </w:pPr>
            <w:proofErr w:type="spellStart"/>
            <w:r>
              <w:rPr>
                <w:i/>
                <w:iCs/>
                <w:szCs w:val="24"/>
              </w:rPr>
              <w:t>Form</w:t>
            </w:r>
            <w:proofErr w:type="spellEnd"/>
            <w:r>
              <w:rPr>
                <w:szCs w:val="24"/>
              </w:rPr>
              <w:t xml:space="preserve"> sertifikat </w:t>
            </w:r>
            <w:proofErr w:type="spellStart"/>
            <w:r>
              <w:rPr>
                <w:szCs w:val="24"/>
              </w:rPr>
              <w:t>prodi</w:t>
            </w:r>
            <w:proofErr w:type="spellEnd"/>
            <w:r>
              <w:rPr>
                <w:szCs w:val="24"/>
              </w:rPr>
              <w:t xml:space="preserve"> muncul.</w:t>
            </w:r>
          </w:p>
          <w:p w14:paraId="6CB6478D" w14:textId="77777777" w:rsidR="001B7BF6" w:rsidRDefault="001B7BF6" w:rsidP="00260C3C">
            <w:pPr>
              <w:pStyle w:val="ListParagraph"/>
              <w:numPr>
                <w:ilvl w:val="0"/>
                <w:numId w:val="61"/>
              </w:numPr>
              <w:rPr>
                <w:i/>
                <w:iCs/>
                <w:szCs w:val="24"/>
              </w:rPr>
            </w:pPr>
            <w:r>
              <w:rPr>
                <w:szCs w:val="24"/>
              </w:rPr>
              <w:t xml:space="preserve">Aktor mengisi </w:t>
            </w:r>
            <w:proofErr w:type="spellStart"/>
            <w:r>
              <w:rPr>
                <w:i/>
                <w:iCs/>
                <w:szCs w:val="24"/>
              </w:rPr>
              <w:t>form</w:t>
            </w:r>
            <w:proofErr w:type="spellEnd"/>
            <w:r>
              <w:rPr>
                <w:szCs w:val="24"/>
              </w:rPr>
              <w:t xml:space="preserve"> sertifikat </w:t>
            </w:r>
            <w:proofErr w:type="spellStart"/>
            <w:r>
              <w:rPr>
                <w:szCs w:val="24"/>
              </w:rPr>
              <w:t>prodi</w:t>
            </w:r>
            <w:proofErr w:type="spellEnd"/>
            <w:r>
              <w:rPr>
                <w:szCs w:val="24"/>
              </w:rPr>
              <w:t>.</w:t>
            </w:r>
          </w:p>
          <w:p w14:paraId="27E3D43A" w14:textId="77777777" w:rsidR="001B7BF6" w:rsidRPr="00E73582" w:rsidRDefault="001B7BF6" w:rsidP="00260C3C">
            <w:pPr>
              <w:pStyle w:val="ListParagraph"/>
              <w:numPr>
                <w:ilvl w:val="0"/>
                <w:numId w:val="61"/>
              </w:numPr>
              <w:rPr>
                <w:szCs w:val="24"/>
              </w:rPr>
            </w:pPr>
            <w:r>
              <w:rPr>
                <w:szCs w:val="24"/>
              </w:rPr>
              <w:t>Aktor menekan tombol simpan.</w:t>
            </w:r>
          </w:p>
        </w:tc>
      </w:tr>
      <w:tr w:rsidR="001B7BF6" w:rsidRPr="00291660" w14:paraId="04B87281" w14:textId="77777777" w:rsidTr="008D5ADF">
        <w:tc>
          <w:tcPr>
            <w:tcW w:w="2122" w:type="dxa"/>
          </w:tcPr>
          <w:p w14:paraId="50D10CC5" w14:textId="77777777" w:rsidR="001B7BF6" w:rsidRPr="00291660" w:rsidRDefault="001B7BF6" w:rsidP="008D5ADF">
            <w:pPr>
              <w:rPr>
                <w:i/>
                <w:iCs/>
                <w:szCs w:val="24"/>
              </w:rPr>
            </w:pPr>
            <w:proofErr w:type="spellStart"/>
            <w:r w:rsidRPr="00291660">
              <w:rPr>
                <w:i/>
                <w:iCs/>
                <w:szCs w:val="24"/>
              </w:rPr>
              <w:t>Exception</w:t>
            </w:r>
            <w:proofErr w:type="spellEnd"/>
            <w:r w:rsidRPr="00291660">
              <w:rPr>
                <w:i/>
                <w:iCs/>
                <w:szCs w:val="24"/>
              </w:rPr>
              <w:t xml:space="preserve"> </w:t>
            </w:r>
            <w:proofErr w:type="spellStart"/>
            <w:r w:rsidRPr="00291660">
              <w:rPr>
                <w:i/>
                <w:iCs/>
                <w:szCs w:val="24"/>
              </w:rPr>
              <w:t>Flow</w:t>
            </w:r>
            <w:proofErr w:type="spellEnd"/>
          </w:p>
        </w:tc>
        <w:tc>
          <w:tcPr>
            <w:tcW w:w="5806" w:type="dxa"/>
          </w:tcPr>
          <w:p w14:paraId="7EE3D03B" w14:textId="77777777" w:rsidR="001B7BF6" w:rsidRPr="00386584" w:rsidRDefault="001B7BF6" w:rsidP="008D5ADF">
            <w:pPr>
              <w:rPr>
                <w:szCs w:val="24"/>
              </w:rPr>
            </w:pPr>
            <w:r>
              <w:rPr>
                <w:szCs w:val="24"/>
              </w:rPr>
              <w:t>Tidak ada.</w:t>
            </w:r>
          </w:p>
        </w:tc>
      </w:tr>
      <w:tr w:rsidR="001B7BF6" w:rsidRPr="00291660" w14:paraId="6C51072F" w14:textId="77777777" w:rsidTr="008D5ADF">
        <w:tc>
          <w:tcPr>
            <w:tcW w:w="2122" w:type="dxa"/>
          </w:tcPr>
          <w:p w14:paraId="330D7723" w14:textId="77777777" w:rsidR="001B7BF6" w:rsidRPr="00291660" w:rsidRDefault="001B7BF6" w:rsidP="008D5ADF">
            <w:pPr>
              <w:rPr>
                <w:szCs w:val="24"/>
              </w:rPr>
            </w:pPr>
            <w:r w:rsidRPr="00291660">
              <w:rPr>
                <w:szCs w:val="24"/>
              </w:rPr>
              <w:t>Kondisi Akhir</w:t>
            </w:r>
          </w:p>
        </w:tc>
        <w:tc>
          <w:tcPr>
            <w:tcW w:w="5806" w:type="dxa"/>
          </w:tcPr>
          <w:p w14:paraId="26A03D01" w14:textId="77777777" w:rsidR="001B7BF6" w:rsidRPr="00291660" w:rsidRDefault="001B7BF6" w:rsidP="008D5ADF">
            <w:pPr>
              <w:keepNext/>
              <w:rPr>
                <w:szCs w:val="24"/>
              </w:rPr>
            </w:pPr>
            <w:r w:rsidRPr="00291660">
              <w:rPr>
                <w:szCs w:val="24"/>
              </w:rPr>
              <w:t xml:space="preserve">Berhasil </w:t>
            </w:r>
            <w:r>
              <w:rPr>
                <w:szCs w:val="24"/>
              </w:rPr>
              <w:t xml:space="preserve">mengubah sertifikat </w:t>
            </w:r>
            <w:proofErr w:type="spellStart"/>
            <w:r>
              <w:rPr>
                <w:szCs w:val="24"/>
              </w:rPr>
              <w:t>prodi</w:t>
            </w:r>
            <w:proofErr w:type="spellEnd"/>
            <w:r w:rsidRPr="00291660">
              <w:rPr>
                <w:szCs w:val="24"/>
              </w:rPr>
              <w:t>.</w:t>
            </w:r>
          </w:p>
        </w:tc>
      </w:tr>
    </w:tbl>
    <w:p w14:paraId="07CAD821" w14:textId="77777777" w:rsidR="001B7BF6" w:rsidRDefault="001B7BF6" w:rsidP="00291660">
      <w:pPr>
        <w:tabs>
          <w:tab w:val="left" w:pos="4571"/>
        </w:tabs>
      </w:pPr>
    </w:p>
    <w:p w14:paraId="587F3A08" w14:textId="77777777" w:rsidR="00A819C2" w:rsidRDefault="00A819C2" w:rsidP="00A819C2">
      <w:pPr>
        <w:pStyle w:val="Heading4"/>
      </w:pPr>
      <w:r>
        <w:t>Modul Akreditasi</w:t>
      </w:r>
    </w:p>
    <w:p w14:paraId="390F4587" w14:textId="41A6ACD7" w:rsidR="00A819C2" w:rsidRDefault="002976AC" w:rsidP="002976AC">
      <w:pPr>
        <w:ind w:left="720"/>
      </w:pPr>
      <w:r>
        <w:t>Berikut adalah spesifikasi-spesifikasi yang ada di dalam modul akreditasi.</w:t>
      </w:r>
    </w:p>
    <w:p w14:paraId="16937E3D" w14:textId="138E6ED1" w:rsidR="00174478" w:rsidRDefault="00174478" w:rsidP="00260C3C">
      <w:pPr>
        <w:pStyle w:val="ListParagraph"/>
        <w:numPr>
          <w:ilvl w:val="0"/>
          <w:numId w:val="62"/>
        </w:numPr>
      </w:pPr>
      <w:r>
        <w:t xml:space="preserve">Manajemen Profil </w:t>
      </w:r>
      <w:proofErr w:type="spellStart"/>
      <w:r>
        <w:t>Prodi</w:t>
      </w:r>
      <w:proofErr w:type="spellEnd"/>
    </w:p>
    <w:p w14:paraId="335E9D1D" w14:textId="2402C146" w:rsidR="00174478" w:rsidRDefault="00174478" w:rsidP="00174478">
      <w:pPr>
        <w:pStyle w:val="ListParagraph"/>
        <w:ind w:left="1080"/>
      </w:pPr>
      <w:proofErr w:type="spellStart"/>
      <w:r>
        <w:rPr>
          <w:i/>
          <w:iCs/>
        </w:rPr>
        <w:t>Usecase</w:t>
      </w:r>
      <w:proofErr w:type="spellEnd"/>
      <w:r>
        <w:t xml:space="preserve"> ini berisi bagaimana proses melakukan perubahan pada profil </w:t>
      </w:r>
      <w:r w:rsidR="004E6F80">
        <w:t xml:space="preserve">dan data </w:t>
      </w:r>
      <w:r>
        <w:t>program studi.</w:t>
      </w:r>
    </w:p>
    <w:p w14:paraId="4FBE28CB" w14:textId="4F3000BE" w:rsidR="00174478" w:rsidRDefault="00174478" w:rsidP="00174478">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29</w:t>
      </w:r>
      <w:r w:rsidR="00B22397">
        <w:fldChar w:fldCharType="end"/>
      </w:r>
      <w:r>
        <w:t xml:space="preserve"> Spesifikasi Manajemen </w:t>
      </w:r>
      <w:r w:rsidR="008910ED">
        <w:t xml:space="preserve">Profil </w:t>
      </w:r>
      <w:proofErr w:type="spellStart"/>
      <w:r w:rsidR="008910ED">
        <w:t>Prodi</w:t>
      </w:r>
      <w:proofErr w:type="spellEnd"/>
      <w:r w:rsidR="008910ED">
        <w:t>.</w:t>
      </w:r>
    </w:p>
    <w:tbl>
      <w:tblPr>
        <w:tblStyle w:val="TableGrid"/>
        <w:tblW w:w="0" w:type="auto"/>
        <w:tblLook w:val="04A0" w:firstRow="1" w:lastRow="0" w:firstColumn="1" w:lastColumn="0" w:noHBand="0" w:noVBand="1"/>
      </w:tblPr>
      <w:tblGrid>
        <w:gridCol w:w="2122"/>
        <w:gridCol w:w="5806"/>
      </w:tblGrid>
      <w:tr w:rsidR="00174478" w14:paraId="3C70765D" w14:textId="77777777" w:rsidTr="008D5ADF">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2FC39F" w14:textId="41C0DFD0" w:rsidR="00174478" w:rsidRDefault="00174478" w:rsidP="008D5ADF">
            <w:pPr>
              <w:jc w:val="left"/>
              <w:rPr>
                <w:b/>
                <w:bCs/>
                <w:szCs w:val="24"/>
              </w:rPr>
            </w:pPr>
            <w:proofErr w:type="spellStart"/>
            <w:r>
              <w:rPr>
                <w:b/>
                <w:bCs/>
                <w:i/>
                <w:iCs/>
                <w:szCs w:val="24"/>
              </w:rPr>
              <w:t>Usecase</w:t>
            </w:r>
            <w:proofErr w:type="spellEnd"/>
            <w:r>
              <w:rPr>
                <w:b/>
                <w:bCs/>
                <w:szCs w:val="24"/>
              </w:rPr>
              <w:t xml:space="preserve"> Manajemen </w:t>
            </w:r>
            <w:r w:rsidR="004E6F80">
              <w:rPr>
                <w:b/>
                <w:bCs/>
                <w:szCs w:val="24"/>
              </w:rPr>
              <w:t xml:space="preserve">Profil </w:t>
            </w:r>
            <w:proofErr w:type="spellStart"/>
            <w:r w:rsidR="004E6F80">
              <w:rPr>
                <w:b/>
                <w:bCs/>
                <w:szCs w:val="24"/>
              </w:rPr>
              <w:t>Prodi</w:t>
            </w:r>
            <w:proofErr w:type="spellEnd"/>
          </w:p>
        </w:tc>
      </w:tr>
      <w:tr w:rsidR="00174478" w14:paraId="7C429C14" w14:textId="77777777" w:rsidTr="008D5ADF">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79B230" w14:textId="77777777" w:rsidR="00174478" w:rsidRDefault="00174478" w:rsidP="008D5ADF">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B5C48F" w14:textId="3543D67E" w:rsidR="00174478" w:rsidRDefault="00174478" w:rsidP="008D5ADF">
            <w:pPr>
              <w:rPr>
                <w:szCs w:val="24"/>
              </w:rPr>
            </w:pPr>
            <w:proofErr w:type="spellStart"/>
            <w:r>
              <w:rPr>
                <w:i/>
                <w:iCs/>
                <w:szCs w:val="24"/>
              </w:rPr>
              <w:t>Usecase</w:t>
            </w:r>
            <w:proofErr w:type="spellEnd"/>
            <w:r>
              <w:rPr>
                <w:szCs w:val="24"/>
              </w:rPr>
              <w:t xml:space="preserve"> ini berfungsi untuk </w:t>
            </w:r>
            <w:r w:rsidR="00D44C5A">
              <w:rPr>
                <w:szCs w:val="24"/>
              </w:rPr>
              <w:t xml:space="preserve">mengubah profil </w:t>
            </w:r>
            <w:proofErr w:type="spellStart"/>
            <w:r w:rsidR="00D44C5A">
              <w:rPr>
                <w:szCs w:val="24"/>
              </w:rPr>
              <w:t>prodi</w:t>
            </w:r>
            <w:proofErr w:type="spellEnd"/>
            <w:r w:rsidR="00D44C5A">
              <w:rPr>
                <w:szCs w:val="24"/>
              </w:rPr>
              <w:t>.</w:t>
            </w:r>
          </w:p>
        </w:tc>
      </w:tr>
      <w:tr w:rsidR="00174478" w14:paraId="1DB83198" w14:textId="77777777" w:rsidTr="008D5ADF">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6AAE78" w14:textId="77777777" w:rsidR="00174478" w:rsidRDefault="00174478" w:rsidP="008D5ADF">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B3E72A" w14:textId="77777777" w:rsidR="00174478" w:rsidRDefault="00174478" w:rsidP="008D5ADF">
            <w:pPr>
              <w:rPr>
                <w:szCs w:val="24"/>
              </w:rPr>
            </w:pPr>
            <w:r>
              <w:rPr>
                <w:szCs w:val="24"/>
              </w:rPr>
              <w:t xml:space="preserve">Tim </w:t>
            </w:r>
            <w:proofErr w:type="spellStart"/>
            <w:r>
              <w:rPr>
                <w:szCs w:val="24"/>
              </w:rPr>
              <w:t>Prodi</w:t>
            </w:r>
            <w:proofErr w:type="spellEnd"/>
            <w:r>
              <w:rPr>
                <w:szCs w:val="24"/>
              </w:rPr>
              <w:t>.</w:t>
            </w:r>
          </w:p>
        </w:tc>
      </w:tr>
      <w:tr w:rsidR="00174478" w14:paraId="46C0F282" w14:textId="77777777" w:rsidTr="008D5ADF">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534718" w14:textId="77777777" w:rsidR="00174478" w:rsidRDefault="00174478" w:rsidP="008D5ADF">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DB4A5F" w14:textId="77777777" w:rsidR="00174478" w:rsidRDefault="00174478" w:rsidP="008D5ADF">
            <w:pPr>
              <w:rPr>
                <w:szCs w:val="24"/>
              </w:rPr>
            </w:pPr>
            <w:r>
              <w:rPr>
                <w:szCs w:val="24"/>
              </w:rPr>
              <w:t xml:space="preserve">Halaman Utama </w:t>
            </w:r>
            <w:proofErr w:type="spellStart"/>
            <w:r>
              <w:rPr>
                <w:szCs w:val="24"/>
              </w:rPr>
              <w:t>Prodi</w:t>
            </w:r>
            <w:proofErr w:type="spellEnd"/>
            <w:r>
              <w:rPr>
                <w:szCs w:val="24"/>
              </w:rPr>
              <w:t xml:space="preserve"> tampil.</w:t>
            </w:r>
          </w:p>
        </w:tc>
      </w:tr>
      <w:tr w:rsidR="00174478" w14:paraId="4E63BA11" w14:textId="77777777" w:rsidTr="008D5ADF">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243074" w14:textId="77777777" w:rsidR="00174478" w:rsidRDefault="00174478" w:rsidP="008D5ADF">
            <w:pPr>
              <w:rPr>
                <w:i/>
                <w:iCs/>
                <w:szCs w:val="24"/>
              </w:rPr>
            </w:pPr>
            <w:proofErr w:type="spellStart"/>
            <w:r>
              <w:rPr>
                <w:b/>
                <w:bCs/>
                <w:i/>
                <w:iCs/>
                <w:szCs w:val="24"/>
              </w:rPr>
              <w:t>Flow</w:t>
            </w:r>
            <w:proofErr w:type="spellEnd"/>
            <w:r>
              <w:rPr>
                <w:b/>
                <w:bCs/>
                <w:i/>
                <w:iCs/>
                <w:szCs w:val="24"/>
              </w:rPr>
              <w:t xml:space="preserve"> Event</w:t>
            </w:r>
          </w:p>
        </w:tc>
      </w:tr>
      <w:tr w:rsidR="00174478" w14:paraId="30433931" w14:textId="77777777" w:rsidTr="008D5ADF">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E5F59E" w14:textId="77777777" w:rsidR="00174478" w:rsidRDefault="00174478" w:rsidP="008D5ADF">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0C8744" w14:textId="53C15F3E" w:rsidR="00174478" w:rsidRDefault="00174478" w:rsidP="006C17D7">
            <w:pPr>
              <w:pStyle w:val="ListParagraph"/>
              <w:numPr>
                <w:ilvl w:val="0"/>
                <w:numId w:val="65"/>
              </w:numPr>
              <w:rPr>
                <w:szCs w:val="24"/>
              </w:rPr>
            </w:pPr>
            <w:proofErr w:type="spellStart"/>
            <w:r w:rsidRPr="00F24B55">
              <w:rPr>
                <w:i/>
                <w:iCs/>
                <w:szCs w:val="24"/>
              </w:rPr>
              <w:t>Usecase</w:t>
            </w:r>
            <w:proofErr w:type="spellEnd"/>
            <w:r>
              <w:rPr>
                <w:szCs w:val="24"/>
              </w:rPr>
              <w:t xml:space="preserve"> dimulai dengan aktor menekan tombol menu </w:t>
            </w:r>
            <w:r w:rsidR="00D44C5A">
              <w:rPr>
                <w:szCs w:val="24"/>
              </w:rPr>
              <w:t>edit profil</w:t>
            </w:r>
            <w:r>
              <w:rPr>
                <w:szCs w:val="24"/>
              </w:rPr>
              <w:t>.</w:t>
            </w:r>
          </w:p>
          <w:p w14:paraId="1AADFF84" w14:textId="770455B0" w:rsidR="00174478" w:rsidRDefault="00D44C5A" w:rsidP="006C17D7">
            <w:pPr>
              <w:pStyle w:val="ListParagraph"/>
              <w:numPr>
                <w:ilvl w:val="0"/>
                <w:numId w:val="65"/>
              </w:numPr>
              <w:rPr>
                <w:szCs w:val="24"/>
              </w:rPr>
            </w:pPr>
            <w:r>
              <w:rPr>
                <w:szCs w:val="24"/>
              </w:rPr>
              <w:t xml:space="preserve">Halaman profil </w:t>
            </w:r>
            <w:proofErr w:type="spellStart"/>
            <w:r>
              <w:rPr>
                <w:szCs w:val="24"/>
              </w:rPr>
              <w:t>prodi</w:t>
            </w:r>
            <w:proofErr w:type="spellEnd"/>
            <w:r>
              <w:rPr>
                <w:szCs w:val="24"/>
              </w:rPr>
              <w:t xml:space="preserve"> tampil</w:t>
            </w:r>
            <w:r w:rsidR="00174478">
              <w:rPr>
                <w:szCs w:val="24"/>
              </w:rPr>
              <w:t>.</w:t>
            </w:r>
          </w:p>
          <w:p w14:paraId="20302D31" w14:textId="44C1F226" w:rsidR="00174478" w:rsidRDefault="00D44C5A" w:rsidP="006C17D7">
            <w:pPr>
              <w:pStyle w:val="ListParagraph"/>
              <w:numPr>
                <w:ilvl w:val="0"/>
                <w:numId w:val="65"/>
              </w:numPr>
              <w:rPr>
                <w:szCs w:val="24"/>
              </w:rPr>
            </w:pPr>
            <w:r>
              <w:rPr>
                <w:szCs w:val="24"/>
              </w:rPr>
              <w:t>Aktor menekan tombol edit pada bagian profil.</w:t>
            </w:r>
          </w:p>
          <w:p w14:paraId="73427A27" w14:textId="098131FE" w:rsidR="00174478" w:rsidRDefault="00D44C5A" w:rsidP="006C17D7">
            <w:pPr>
              <w:pStyle w:val="ListParagraph"/>
              <w:numPr>
                <w:ilvl w:val="0"/>
                <w:numId w:val="65"/>
              </w:numPr>
              <w:rPr>
                <w:szCs w:val="24"/>
              </w:rPr>
            </w:pPr>
            <w:r>
              <w:rPr>
                <w:szCs w:val="24"/>
              </w:rPr>
              <w:t xml:space="preserve">Halaman </w:t>
            </w:r>
            <w:proofErr w:type="spellStart"/>
            <w:r>
              <w:rPr>
                <w:i/>
                <w:iCs/>
                <w:szCs w:val="24"/>
              </w:rPr>
              <w:t>form</w:t>
            </w:r>
            <w:proofErr w:type="spellEnd"/>
            <w:r>
              <w:rPr>
                <w:szCs w:val="24"/>
              </w:rPr>
              <w:t xml:space="preserve"> profil muncul.</w:t>
            </w:r>
          </w:p>
          <w:p w14:paraId="585523B3" w14:textId="038353F6" w:rsidR="00174478" w:rsidRDefault="00D44C5A" w:rsidP="006C17D7">
            <w:pPr>
              <w:pStyle w:val="ListParagraph"/>
              <w:numPr>
                <w:ilvl w:val="0"/>
                <w:numId w:val="65"/>
              </w:numPr>
              <w:rPr>
                <w:szCs w:val="24"/>
              </w:rPr>
            </w:pPr>
            <w:r>
              <w:rPr>
                <w:szCs w:val="24"/>
              </w:rPr>
              <w:t xml:space="preserve">Aktor mengisi data ke dalam </w:t>
            </w:r>
            <w:proofErr w:type="spellStart"/>
            <w:r>
              <w:rPr>
                <w:i/>
                <w:iCs/>
                <w:szCs w:val="24"/>
              </w:rPr>
              <w:t>form</w:t>
            </w:r>
            <w:proofErr w:type="spellEnd"/>
            <w:r>
              <w:rPr>
                <w:szCs w:val="24"/>
              </w:rPr>
              <w:t>.</w:t>
            </w:r>
          </w:p>
          <w:p w14:paraId="3266E3F0" w14:textId="2F30BE4E" w:rsidR="00174478" w:rsidRPr="00D44C5A" w:rsidRDefault="00D44C5A" w:rsidP="006C17D7">
            <w:pPr>
              <w:pStyle w:val="ListParagraph"/>
              <w:numPr>
                <w:ilvl w:val="0"/>
                <w:numId w:val="65"/>
              </w:numPr>
              <w:rPr>
                <w:szCs w:val="24"/>
              </w:rPr>
            </w:pPr>
            <w:r>
              <w:rPr>
                <w:szCs w:val="24"/>
              </w:rPr>
              <w:lastRenderedPageBreak/>
              <w:t>Aktor menekan tombol simpan.</w:t>
            </w:r>
          </w:p>
        </w:tc>
      </w:tr>
      <w:tr w:rsidR="00174478" w14:paraId="7C821396" w14:textId="77777777" w:rsidTr="008D5ADF">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F5DFD3" w14:textId="77777777" w:rsidR="00174478" w:rsidRDefault="00174478" w:rsidP="008D5ADF">
            <w:pPr>
              <w:rPr>
                <w:i/>
                <w:iCs/>
                <w:szCs w:val="24"/>
              </w:rPr>
            </w:pPr>
            <w:proofErr w:type="spellStart"/>
            <w:r>
              <w:rPr>
                <w:i/>
                <w:iCs/>
                <w:szCs w:val="24"/>
              </w:rPr>
              <w:lastRenderedPageBreak/>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985F04" w14:textId="77777777" w:rsidR="00174478" w:rsidRDefault="00174478" w:rsidP="008D5ADF">
            <w:pPr>
              <w:rPr>
                <w:szCs w:val="24"/>
              </w:rPr>
            </w:pPr>
            <w:r>
              <w:rPr>
                <w:szCs w:val="24"/>
              </w:rPr>
              <w:t>Tidak ada.</w:t>
            </w:r>
          </w:p>
        </w:tc>
      </w:tr>
      <w:tr w:rsidR="00174478" w14:paraId="3710D600" w14:textId="77777777" w:rsidTr="008D5ADF">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365A81" w14:textId="77777777" w:rsidR="00174478" w:rsidRDefault="00174478" w:rsidP="008D5ADF">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3AC7D4" w14:textId="77777777" w:rsidR="00174478" w:rsidRDefault="00174478" w:rsidP="008D5ADF">
            <w:pPr>
              <w:rPr>
                <w:szCs w:val="24"/>
              </w:rPr>
            </w:pPr>
            <w:r>
              <w:rPr>
                <w:szCs w:val="24"/>
              </w:rPr>
              <w:t>Tidak ada.</w:t>
            </w:r>
          </w:p>
        </w:tc>
      </w:tr>
      <w:tr w:rsidR="00174478" w14:paraId="39B6DF25" w14:textId="77777777" w:rsidTr="008D5ADF">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EE8A81" w14:textId="77777777" w:rsidR="00174478" w:rsidRDefault="00174478" w:rsidP="008D5ADF">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443BCD" w14:textId="02F23EF5" w:rsidR="00174478" w:rsidRDefault="00D44C5A" w:rsidP="008D5ADF">
            <w:pPr>
              <w:keepNext/>
              <w:rPr>
                <w:szCs w:val="24"/>
              </w:rPr>
            </w:pPr>
            <w:r>
              <w:rPr>
                <w:szCs w:val="24"/>
              </w:rPr>
              <w:t>Profil berhasil disimpan.</w:t>
            </w:r>
          </w:p>
        </w:tc>
      </w:tr>
    </w:tbl>
    <w:p w14:paraId="324184E1" w14:textId="69918484" w:rsidR="00174478" w:rsidRDefault="00174478" w:rsidP="002976AC">
      <w:pPr>
        <w:ind w:left="720"/>
      </w:pPr>
    </w:p>
    <w:p w14:paraId="2DDB9FCF" w14:textId="1ACD047A" w:rsidR="00962535" w:rsidRDefault="00962535" w:rsidP="00962535">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30</w:t>
      </w:r>
      <w:r w:rsidR="00B22397">
        <w:fldChar w:fldCharType="end"/>
      </w:r>
      <w:r>
        <w:t xml:space="preserve"> Spesifikasi Manajemen Profil </w:t>
      </w:r>
      <w:proofErr w:type="spellStart"/>
      <w:r>
        <w:t>Prodi</w:t>
      </w:r>
      <w:proofErr w:type="spellEnd"/>
      <w:r>
        <w:t xml:space="preserve">: Data </w:t>
      </w:r>
      <w:proofErr w:type="spellStart"/>
      <w:r>
        <w:t>Prodi</w:t>
      </w:r>
      <w:proofErr w:type="spellEnd"/>
    </w:p>
    <w:tbl>
      <w:tblPr>
        <w:tblStyle w:val="TableGrid"/>
        <w:tblW w:w="0" w:type="auto"/>
        <w:tblLook w:val="04A0" w:firstRow="1" w:lastRow="0" w:firstColumn="1" w:lastColumn="0" w:noHBand="0" w:noVBand="1"/>
      </w:tblPr>
      <w:tblGrid>
        <w:gridCol w:w="2122"/>
        <w:gridCol w:w="5806"/>
      </w:tblGrid>
      <w:tr w:rsidR="00962535" w14:paraId="444561C3" w14:textId="77777777" w:rsidTr="008D5ADF">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3249C9" w14:textId="77777777" w:rsidR="00962535" w:rsidRDefault="00962535" w:rsidP="008D5ADF">
            <w:pPr>
              <w:jc w:val="left"/>
              <w:rPr>
                <w:b/>
                <w:bCs/>
                <w:szCs w:val="24"/>
              </w:rPr>
            </w:pPr>
            <w:proofErr w:type="spellStart"/>
            <w:r>
              <w:rPr>
                <w:b/>
                <w:bCs/>
                <w:i/>
                <w:iCs/>
                <w:szCs w:val="24"/>
              </w:rPr>
              <w:t>Usecase</w:t>
            </w:r>
            <w:proofErr w:type="spellEnd"/>
            <w:r>
              <w:rPr>
                <w:b/>
                <w:bCs/>
                <w:szCs w:val="24"/>
              </w:rPr>
              <w:t xml:space="preserve"> Manajemen Profil </w:t>
            </w:r>
            <w:proofErr w:type="spellStart"/>
            <w:r>
              <w:rPr>
                <w:b/>
                <w:bCs/>
                <w:szCs w:val="24"/>
              </w:rPr>
              <w:t>Prodi</w:t>
            </w:r>
            <w:proofErr w:type="spellEnd"/>
          </w:p>
        </w:tc>
      </w:tr>
      <w:tr w:rsidR="00962535" w14:paraId="2D6714DC" w14:textId="77777777" w:rsidTr="008D5ADF">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C44318" w14:textId="77777777" w:rsidR="00962535" w:rsidRDefault="00962535" w:rsidP="008D5ADF">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4EAD9B" w14:textId="29AA044D" w:rsidR="00962535" w:rsidRDefault="00962535" w:rsidP="008D5ADF">
            <w:pPr>
              <w:rPr>
                <w:szCs w:val="24"/>
              </w:rPr>
            </w:pPr>
            <w:proofErr w:type="spellStart"/>
            <w:r>
              <w:rPr>
                <w:i/>
                <w:iCs/>
                <w:szCs w:val="24"/>
              </w:rPr>
              <w:t>Usecase</w:t>
            </w:r>
            <w:proofErr w:type="spellEnd"/>
            <w:r>
              <w:rPr>
                <w:szCs w:val="24"/>
              </w:rPr>
              <w:t xml:space="preserve"> ini berfungsi untuk mengubah data </w:t>
            </w:r>
            <w:proofErr w:type="spellStart"/>
            <w:r>
              <w:rPr>
                <w:szCs w:val="24"/>
              </w:rPr>
              <w:t>prodi</w:t>
            </w:r>
            <w:proofErr w:type="spellEnd"/>
            <w:r>
              <w:rPr>
                <w:szCs w:val="24"/>
              </w:rPr>
              <w:t>.</w:t>
            </w:r>
          </w:p>
        </w:tc>
      </w:tr>
      <w:tr w:rsidR="00962535" w14:paraId="34C598CF" w14:textId="77777777" w:rsidTr="008D5ADF">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9817EF" w14:textId="77777777" w:rsidR="00962535" w:rsidRDefault="00962535" w:rsidP="008D5ADF">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DB07C2" w14:textId="77777777" w:rsidR="00962535" w:rsidRDefault="00962535" w:rsidP="008D5ADF">
            <w:pPr>
              <w:rPr>
                <w:szCs w:val="24"/>
              </w:rPr>
            </w:pPr>
            <w:r>
              <w:rPr>
                <w:szCs w:val="24"/>
              </w:rPr>
              <w:t xml:space="preserve">Tim </w:t>
            </w:r>
            <w:proofErr w:type="spellStart"/>
            <w:r>
              <w:rPr>
                <w:szCs w:val="24"/>
              </w:rPr>
              <w:t>Prodi</w:t>
            </w:r>
            <w:proofErr w:type="spellEnd"/>
            <w:r>
              <w:rPr>
                <w:szCs w:val="24"/>
              </w:rPr>
              <w:t>.</w:t>
            </w:r>
          </w:p>
        </w:tc>
      </w:tr>
      <w:tr w:rsidR="00962535" w14:paraId="65CFB699" w14:textId="77777777" w:rsidTr="008D5ADF">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841671" w14:textId="77777777" w:rsidR="00962535" w:rsidRDefault="00962535" w:rsidP="008D5ADF">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5DAD57" w14:textId="77777777" w:rsidR="00962535" w:rsidRDefault="00962535" w:rsidP="008D5ADF">
            <w:pPr>
              <w:rPr>
                <w:szCs w:val="24"/>
              </w:rPr>
            </w:pPr>
            <w:r>
              <w:rPr>
                <w:szCs w:val="24"/>
              </w:rPr>
              <w:t xml:space="preserve">Halaman Utama </w:t>
            </w:r>
            <w:proofErr w:type="spellStart"/>
            <w:r>
              <w:rPr>
                <w:szCs w:val="24"/>
              </w:rPr>
              <w:t>Prodi</w:t>
            </w:r>
            <w:proofErr w:type="spellEnd"/>
            <w:r>
              <w:rPr>
                <w:szCs w:val="24"/>
              </w:rPr>
              <w:t xml:space="preserve"> tampil.</w:t>
            </w:r>
          </w:p>
        </w:tc>
      </w:tr>
      <w:tr w:rsidR="00962535" w14:paraId="5DA968E9" w14:textId="77777777" w:rsidTr="008D5ADF">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9CFD2C" w14:textId="77777777" w:rsidR="00962535" w:rsidRDefault="00962535" w:rsidP="008D5ADF">
            <w:pPr>
              <w:rPr>
                <w:i/>
                <w:iCs/>
                <w:szCs w:val="24"/>
              </w:rPr>
            </w:pPr>
            <w:proofErr w:type="spellStart"/>
            <w:r>
              <w:rPr>
                <w:b/>
                <w:bCs/>
                <w:i/>
                <w:iCs/>
                <w:szCs w:val="24"/>
              </w:rPr>
              <w:t>Flow</w:t>
            </w:r>
            <w:proofErr w:type="spellEnd"/>
            <w:r>
              <w:rPr>
                <w:b/>
                <w:bCs/>
                <w:i/>
                <w:iCs/>
                <w:szCs w:val="24"/>
              </w:rPr>
              <w:t xml:space="preserve"> Event</w:t>
            </w:r>
          </w:p>
        </w:tc>
      </w:tr>
      <w:tr w:rsidR="00962535" w14:paraId="09D819C9" w14:textId="77777777" w:rsidTr="008D5ADF">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2A8A16" w14:textId="77777777" w:rsidR="00962535" w:rsidRDefault="00962535" w:rsidP="008D5ADF">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0046DB" w14:textId="77777777" w:rsidR="00962535" w:rsidRDefault="00962535" w:rsidP="006C17D7">
            <w:pPr>
              <w:pStyle w:val="ListParagraph"/>
              <w:numPr>
                <w:ilvl w:val="0"/>
                <w:numId w:val="66"/>
              </w:numPr>
              <w:rPr>
                <w:szCs w:val="24"/>
              </w:rPr>
            </w:pPr>
            <w:proofErr w:type="spellStart"/>
            <w:r w:rsidRPr="00F24B55">
              <w:rPr>
                <w:i/>
                <w:iCs/>
                <w:szCs w:val="24"/>
              </w:rPr>
              <w:t>Usecase</w:t>
            </w:r>
            <w:proofErr w:type="spellEnd"/>
            <w:r>
              <w:rPr>
                <w:szCs w:val="24"/>
              </w:rPr>
              <w:t xml:space="preserve"> dimulai dengan aktor menekan tombol menu edit profil.</w:t>
            </w:r>
          </w:p>
          <w:p w14:paraId="13AB29BC" w14:textId="77777777" w:rsidR="00962535" w:rsidRDefault="00962535" w:rsidP="006C17D7">
            <w:pPr>
              <w:pStyle w:val="ListParagraph"/>
              <w:numPr>
                <w:ilvl w:val="0"/>
                <w:numId w:val="66"/>
              </w:numPr>
              <w:rPr>
                <w:szCs w:val="24"/>
              </w:rPr>
            </w:pPr>
            <w:r>
              <w:rPr>
                <w:szCs w:val="24"/>
              </w:rPr>
              <w:t xml:space="preserve">Halaman profil </w:t>
            </w:r>
            <w:proofErr w:type="spellStart"/>
            <w:r>
              <w:rPr>
                <w:szCs w:val="24"/>
              </w:rPr>
              <w:t>prodi</w:t>
            </w:r>
            <w:proofErr w:type="spellEnd"/>
            <w:r>
              <w:rPr>
                <w:szCs w:val="24"/>
              </w:rPr>
              <w:t xml:space="preserve"> tampil.</w:t>
            </w:r>
          </w:p>
          <w:p w14:paraId="286CD389" w14:textId="194F5020" w:rsidR="00962535" w:rsidRDefault="00962535" w:rsidP="006C17D7">
            <w:pPr>
              <w:pStyle w:val="ListParagraph"/>
              <w:numPr>
                <w:ilvl w:val="0"/>
                <w:numId w:val="66"/>
              </w:numPr>
              <w:rPr>
                <w:szCs w:val="24"/>
              </w:rPr>
            </w:pPr>
            <w:r>
              <w:rPr>
                <w:szCs w:val="24"/>
              </w:rPr>
              <w:t xml:space="preserve">Aktor menekan tombol edit pada bagian </w:t>
            </w:r>
            <w:r w:rsidR="00613A83">
              <w:rPr>
                <w:szCs w:val="24"/>
              </w:rPr>
              <w:t xml:space="preserve">data </w:t>
            </w:r>
            <w:proofErr w:type="spellStart"/>
            <w:r w:rsidR="00613A83">
              <w:rPr>
                <w:szCs w:val="24"/>
              </w:rPr>
              <w:t>prodi</w:t>
            </w:r>
            <w:proofErr w:type="spellEnd"/>
            <w:r>
              <w:rPr>
                <w:szCs w:val="24"/>
              </w:rPr>
              <w:t>.</w:t>
            </w:r>
          </w:p>
          <w:p w14:paraId="71FBF81F" w14:textId="579D24BF" w:rsidR="00962535" w:rsidRDefault="00962535" w:rsidP="006C17D7">
            <w:pPr>
              <w:pStyle w:val="ListParagraph"/>
              <w:numPr>
                <w:ilvl w:val="0"/>
                <w:numId w:val="66"/>
              </w:numPr>
              <w:rPr>
                <w:szCs w:val="24"/>
              </w:rPr>
            </w:pPr>
            <w:r>
              <w:rPr>
                <w:szCs w:val="24"/>
              </w:rPr>
              <w:t xml:space="preserve">Halaman </w:t>
            </w:r>
            <w:proofErr w:type="spellStart"/>
            <w:r>
              <w:rPr>
                <w:i/>
                <w:iCs/>
                <w:szCs w:val="24"/>
              </w:rPr>
              <w:t>form</w:t>
            </w:r>
            <w:proofErr w:type="spellEnd"/>
            <w:r>
              <w:rPr>
                <w:szCs w:val="24"/>
              </w:rPr>
              <w:t xml:space="preserve"> </w:t>
            </w:r>
            <w:proofErr w:type="spellStart"/>
            <w:r w:rsidR="00613A83">
              <w:rPr>
                <w:szCs w:val="24"/>
              </w:rPr>
              <w:t>prodi</w:t>
            </w:r>
            <w:proofErr w:type="spellEnd"/>
            <w:r>
              <w:rPr>
                <w:szCs w:val="24"/>
              </w:rPr>
              <w:t xml:space="preserve"> muncul.</w:t>
            </w:r>
          </w:p>
          <w:p w14:paraId="6A6AB6CB" w14:textId="77777777" w:rsidR="00962535" w:rsidRDefault="00962535" w:rsidP="006C17D7">
            <w:pPr>
              <w:pStyle w:val="ListParagraph"/>
              <w:numPr>
                <w:ilvl w:val="0"/>
                <w:numId w:val="66"/>
              </w:numPr>
              <w:rPr>
                <w:szCs w:val="24"/>
              </w:rPr>
            </w:pPr>
            <w:r>
              <w:rPr>
                <w:szCs w:val="24"/>
              </w:rPr>
              <w:t xml:space="preserve">Aktor mengisi data ke dalam </w:t>
            </w:r>
            <w:proofErr w:type="spellStart"/>
            <w:r>
              <w:rPr>
                <w:i/>
                <w:iCs/>
                <w:szCs w:val="24"/>
              </w:rPr>
              <w:t>form</w:t>
            </w:r>
            <w:proofErr w:type="spellEnd"/>
            <w:r>
              <w:rPr>
                <w:szCs w:val="24"/>
              </w:rPr>
              <w:t>.</w:t>
            </w:r>
          </w:p>
          <w:p w14:paraId="1AF37B91" w14:textId="77777777" w:rsidR="00962535" w:rsidRPr="00D44C5A" w:rsidRDefault="00962535" w:rsidP="006C17D7">
            <w:pPr>
              <w:pStyle w:val="ListParagraph"/>
              <w:numPr>
                <w:ilvl w:val="0"/>
                <w:numId w:val="66"/>
              </w:numPr>
              <w:rPr>
                <w:szCs w:val="24"/>
              </w:rPr>
            </w:pPr>
            <w:r>
              <w:rPr>
                <w:szCs w:val="24"/>
              </w:rPr>
              <w:t>Aktor menekan tombol simpan.</w:t>
            </w:r>
          </w:p>
        </w:tc>
      </w:tr>
      <w:tr w:rsidR="00962535" w14:paraId="24E72C3D" w14:textId="77777777" w:rsidTr="008D5ADF">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61D8A9" w14:textId="77777777" w:rsidR="00962535" w:rsidRDefault="00962535" w:rsidP="008D5ADF">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C19E6A" w14:textId="77777777" w:rsidR="00962535" w:rsidRDefault="00962535" w:rsidP="008D5ADF">
            <w:pPr>
              <w:rPr>
                <w:szCs w:val="24"/>
              </w:rPr>
            </w:pPr>
            <w:r>
              <w:rPr>
                <w:szCs w:val="24"/>
              </w:rPr>
              <w:t>Tidak ada.</w:t>
            </w:r>
          </w:p>
        </w:tc>
      </w:tr>
      <w:tr w:rsidR="00962535" w14:paraId="503ACA1A" w14:textId="77777777" w:rsidTr="008D5ADF">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98F0EF" w14:textId="77777777" w:rsidR="00962535" w:rsidRDefault="00962535" w:rsidP="008D5ADF">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5FD352" w14:textId="77777777" w:rsidR="00962535" w:rsidRDefault="00962535" w:rsidP="008D5ADF">
            <w:pPr>
              <w:rPr>
                <w:szCs w:val="24"/>
              </w:rPr>
            </w:pPr>
            <w:r>
              <w:rPr>
                <w:szCs w:val="24"/>
              </w:rPr>
              <w:t>Tidak ada.</w:t>
            </w:r>
          </w:p>
        </w:tc>
      </w:tr>
      <w:tr w:rsidR="00962535" w14:paraId="4D3DC77A" w14:textId="77777777" w:rsidTr="008D5ADF">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683510" w14:textId="77777777" w:rsidR="00962535" w:rsidRDefault="00962535" w:rsidP="008D5ADF">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C89D0E" w14:textId="5FA0B002" w:rsidR="00962535" w:rsidRDefault="00613A83" w:rsidP="008D5ADF">
            <w:pPr>
              <w:keepNext/>
              <w:rPr>
                <w:szCs w:val="24"/>
              </w:rPr>
            </w:pPr>
            <w:r>
              <w:rPr>
                <w:szCs w:val="24"/>
              </w:rPr>
              <w:t>Data program studi</w:t>
            </w:r>
            <w:r w:rsidR="00962535">
              <w:rPr>
                <w:szCs w:val="24"/>
              </w:rPr>
              <w:t xml:space="preserve"> berhasil disimpan.</w:t>
            </w:r>
          </w:p>
        </w:tc>
      </w:tr>
    </w:tbl>
    <w:p w14:paraId="0E95B44B" w14:textId="77777777" w:rsidR="00962535" w:rsidRDefault="00962535" w:rsidP="002976AC">
      <w:pPr>
        <w:ind w:left="720"/>
      </w:pPr>
    </w:p>
    <w:p w14:paraId="34080836" w14:textId="607E3068" w:rsidR="002976AC" w:rsidRDefault="002976AC" w:rsidP="00260C3C">
      <w:pPr>
        <w:pStyle w:val="ListParagraph"/>
        <w:numPr>
          <w:ilvl w:val="0"/>
          <w:numId w:val="62"/>
        </w:numPr>
      </w:pPr>
      <w:r>
        <w:t>Manajemen Laporan Evaluasi Diri Program Studi</w:t>
      </w:r>
    </w:p>
    <w:p w14:paraId="332FC826" w14:textId="3950D651" w:rsidR="002976AC" w:rsidRDefault="002976AC" w:rsidP="002976AC">
      <w:pPr>
        <w:pStyle w:val="ListParagraph"/>
        <w:ind w:left="1080"/>
      </w:pPr>
      <w:proofErr w:type="spellStart"/>
      <w:r>
        <w:rPr>
          <w:i/>
          <w:iCs/>
        </w:rPr>
        <w:t>Usecase</w:t>
      </w:r>
      <w:proofErr w:type="spellEnd"/>
      <w:r>
        <w:t xml:space="preserve"> ini berisi bagaimana proses pengisian borang Laporan Evaluasi Diri Program Studi.</w:t>
      </w:r>
    </w:p>
    <w:p w14:paraId="4B1E2D0D" w14:textId="57DD22EF" w:rsidR="002976AC" w:rsidRDefault="002976AC" w:rsidP="002976AC">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31</w:t>
      </w:r>
      <w:r w:rsidR="00B22397">
        <w:fldChar w:fldCharType="end"/>
      </w:r>
      <w:r>
        <w:t xml:space="preserve"> Spesifikasi Manajemen LED </w:t>
      </w:r>
      <w:proofErr w:type="spellStart"/>
      <w:r>
        <w:t>Prodi</w:t>
      </w:r>
      <w:proofErr w:type="spellEnd"/>
      <w:r w:rsidR="00705622">
        <w:t>: Membuka Halaman LED</w:t>
      </w:r>
    </w:p>
    <w:tbl>
      <w:tblPr>
        <w:tblStyle w:val="TableGrid"/>
        <w:tblW w:w="0" w:type="auto"/>
        <w:tblLook w:val="04A0" w:firstRow="1" w:lastRow="0" w:firstColumn="1" w:lastColumn="0" w:noHBand="0" w:noVBand="1"/>
      </w:tblPr>
      <w:tblGrid>
        <w:gridCol w:w="2122"/>
        <w:gridCol w:w="5806"/>
      </w:tblGrid>
      <w:tr w:rsidR="002976AC" w14:paraId="7592840B" w14:textId="77777777" w:rsidTr="002976AC">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B31DFE" w14:textId="2DDF6727" w:rsidR="002976AC" w:rsidRDefault="002976AC">
            <w:pPr>
              <w:jc w:val="left"/>
              <w:rPr>
                <w:b/>
                <w:bCs/>
                <w:szCs w:val="24"/>
              </w:rPr>
            </w:pPr>
            <w:proofErr w:type="spellStart"/>
            <w:r>
              <w:rPr>
                <w:b/>
                <w:bCs/>
                <w:i/>
                <w:iCs/>
                <w:szCs w:val="24"/>
              </w:rPr>
              <w:t>Usecase</w:t>
            </w:r>
            <w:proofErr w:type="spellEnd"/>
            <w:r>
              <w:rPr>
                <w:b/>
                <w:bCs/>
                <w:szCs w:val="24"/>
              </w:rPr>
              <w:t xml:space="preserve"> Manajemen </w:t>
            </w:r>
            <w:r w:rsidR="00AF17FD">
              <w:rPr>
                <w:b/>
                <w:bCs/>
                <w:szCs w:val="24"/>
              </w:rPr>
              <w:t xml:space="preserve">LED </w:t>
            </w:r>
            <w:proofErr w:type="spellStart"/>
            <w:r w:rsidR="00AF17FD">
              <w:rPr>
                <w:b/>
                <w:bCs/>
                <w:szCs w:val="24"/>
              </w:rPr>
              <w:t>Prodi</w:t>
            </w:r>
            <w:proofErr w:type="spellEnd"/>
            <w:r w:rsidR="004B5FD0">
              <w:rPr>
                <w:b/>
                <w:bCs/>
                <w:szCs w:val="24"/>
              </w:rPr>
              <w:t xml:space="preserve"> : Membuka Halaman LED</w:t>
            </w:r>
            <w:r w:rsidR="00705622">
              <w:rPr>
                <w:b/>
                <w:bCs/>
                <w:szCs w:val="24"/>
              </w:rPr>
              <w:t>.</w:t>
            </w:r>
          </w:p>
        </w:tc>
      </w:tr>
      <w:tr w:rsidR="002976AC" w14:paraId="323DF0FE"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E093FC" w14:textId="77777777" w:rsidR="002976AC" w:rsidRDefault="002976AC">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99D2F0" w14:textId="5A7FD2FC" w:rsidR="002976AC" w:rsidRDefault="002976AC">
            <w:pPr>
              <w:rPr>
                <w:szCs w:val="24"/>
              </w:rPr>
            </w:pPr>
            <w:proofErr w:type="spellStart"/>
            <w:r>
              <w:rPr>
                <w:i/>
                <w:iCs/>
                <w:szCs w:val="24"/>
              </w:rPr>
              <w:t>Usecase</w:t>
            </w:r>
            <w:proofErr w:type="spellEnd"/>
            <w:r>
              <w:rPr>
                <w:szCs w:val="24"/>
              </w:rPr>
              <w:t xml:space="preserve"> ini berfungsi untuk </w:t>
            </w:r>
            <w:r w:rsidR="00705622">
              <w:rPr>
                <w:szCs w:val="24"/>
              </w:rPr>
              <w:t xml:space="preserve">membuka halaman </w:t>
            </w:r>
            <w:proofErr w:type="spellStart"/>
            <w:r w:rsidR="00705622">
              <w:rPr>
                <w:szCs w:val="24"/>
              </w:rPr>
              <w:t>led</w:t>
            </w:r>
            <w:proofErr w:type="spellEnd"/>
            <w:r w:rsidR="00705622">
              <w:rPr>
                <w:szCs w:val="24"/>
              </w:rPr>
              <w:t xml:space="preserve"> </w:t>
            </w:r>
            <w:proofErr w:type="spellStart"/>
            <w:r w:rsidR="00705622">
              <w:rPr>
                <w:szCs w:val="24"/>
              </w:rPr>
              <w:t>prodi</w:t>
            </w:r>
            <w:proofErr w:type="spellEnd"/>
            <w:r w:rsidR="00705622">
              <w:rPr>
                <w:szCs w:val="24"/>
              </w:rPr>
              <w:t>.</w:t>
            </w:r>
          </w:p>
        </w:tc>
      </w:tr>
      <w:tr w:rsidR="002976AC" w14:paraId="370A78FC"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5315C5" w14:textId="77777777" w:rsidR="002976AC" w:rsidRDefault="002976AC">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76E3B5" w14:textId="442DA701" w:rsidR="002976AC" w:rsidRDefault="008F107F">
            <w:pPr>
              <w:rPr>
                <w:szCs w:val="24"/>
              </w:rPr>
            </w:pPr>
            <w:r>
              <w:rPr>
                <w:szCs w:val="24"/>
              </w:rPr>
              <w:t xml:space="preserve">Tim </w:t>
            </w:r>
            <w:proofErr w:type="spellStart"/>
            <w:r>
              <w:rPr>
                <w:szCs w:val="24"/>
              </w:rPr>
              <w:t>Prodi</w:t>
            </w:r>
            <w:proofErr w:type="spellEnd"/>
            <w:r>
              <w:rPr>
                <w:szCs w:val="24"/>
              </w:rPr>
              <w:t>.</w:t>
            </w:r>
          </w:p>
        </w:tc>
      </w:tr>
      <w:tr w:rsidR="002976AC" w14:paraId="70034547"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D03A68" w14:textId="77777777" w:rsidR="002976AC" w:rsidRDefault="002976AC">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5D7FF8" w14:textId="20247000" w:rsidR="002976AC" w:rsidRDefault="002976AC">
            <w:pPr>
              <w:rPr>
                <w:szCs w:val="24"/>
              </w:rPr>
            </w:pPr>
            <w:r>
              <w:rPr>
                <w:szCs w:val="24"/>
              </w:rPr>
              <w:t>Halaman Utama</w:t>
            </w:r>
            <w:r w:rsidR="00A8284A">
              <w:rPr>
                <w:szCs w:val="24"/>
              </w:rPr>
              <w:t xml:space="preserve"> </w:t>
            </w:r>
            <w:proofErr w:type="spellStart"/>
            <w:r w:rsidR="00A8284A">
              <w:rPr>
                <w:szCs w:val="24"/>
              </w:rPr>
              <w:t>Prodi</w:t>
            </w:r>
            <w:proofErr w:type="spellEnd"/>
            <w:r>
              <w:rPr>
                <w:szCs w:val="24"/>
              </w:rPr>
              <w:t xml:space="preserve"> tampil.</w:t>
            </w:r>
          </w:p>
        </w:tc>
      </w:tr>
      <w:tr w:rsidR="002976AC" w14:paraId="48C31752" w14:textId="77777777" w:rsidTr="002976AC">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859C1E" w14:textId="77777777" w:rsidR="002976AC" w:rsidRDefault="002976AC">
            <w:pPr>
              <w:rPr>
                <w:i/>
                <w:iCs/>
                <w:szCs w:val="24"/>
              </w:rPr>
            </w:pPr>
            <w:proofErr w:type="spellStart"/>
            <w:r>
              <w:rPr>
                <w:b/>
                <w:bCs/>
                <w:i/>
                <w:iCs/>
                <w:szCs w:val="24"/>
              </w:rPr>
              <w:lastRenderedPageBreak/>
              <w:t>Flow</w:t>
            </w:r>
            <w:proofErr w:type="spellEnd"/>
            <w:r>
              <w:rPr>
                <w:b/>
                <w:bCs/>
                <w:i/>
                <w:iCs/>
                <w:szCs w:val="24"/>
              </w:rPr>
              <w:t xml:space="preserve"> Event</w:t>
            </w:r>
          </w:p>
        </w:tc>
      </w:tr>
      <w:tr w:rsidR="002976AC" w14:paraId="65029069"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627841" w14:textId="77777777" w:rsidR="002976AC" w:rsidRDefault="002976AC">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5ADCD3" w14:textId="77777777" w:rsidR="00F24B55" w:rsidRDefault="00F24B55" w:rsidP="006C17D7">
            <w:pPr>
              <w:pStyle w:val="ListParagraph"/>
              <w:numPr>
                <w:ilvl w:val="0"/>
                <w:numId w:val="67"/>
              </w:numPr>
              <w:rPr>
                <w:szCs w:val="24"/>
              </w:rPr>
            </w:pPr>
            <w:proofErr w:type="spellStart"/>
            <w:r w:rsidRPr="00F24B55">
              <w:rPr>
                <w:i/>
                <w:iCs/>
                <w:szCs w:val="24"/>
              </w:rPr>
              <w:t>Usecase</w:t>
            </w:r>
            <w:proofErr w:type="spellEnd"/>
            <w:r>
              <w:rPr>
                <w:szCs w:val="24"/>
              </w:rPr>
              <w:t xml:space="preserve"> dimulai dengan aktor menekan tombol menu Isi LED.</w:t>
            </w:r>
          </w:p>
          <w:p w14:paraId="27D32E33" w14:textId="77777777" w:rsidR="00F24B55" w:rsidRDefault="00F24B55" w:rsidP="006C17D7">
            <w:pPr>
              <w:pStyle w:val="ListParagraph"/>
              <w:numPr>
                <w:ilvl w:val="0"/>
                <w:numId w:val="67"/>
              </w:numPr>
              <w:rPr>
                <w:szCs w:val="24"/>
              </w:rPr>
            </w:pPr>
            <w:r>
              <w:rPr>
                <w:szCs w:val="24"/>
              </w:rPr>
              <w:t>Halaman pencarian LED tampil.</w:t>
            </w:r>
          </w:p>
          <w:p w14:paraId="33A0D44B" w14:textId="77777777" w:rsidR="00F24B55" w:rsidRDefault="00F24B55" w:rsidP="006C17D7">
            <w:pPr>
              <w:pStyle w:val="ListParagraph"/>
              <w:numPr>
                <w:ilvl w:val="0"/>
                <w:numId w:val="67"/>
              </w:numPr>
              <w:rPr>
                <w:szCs w:val="24"/>
              </w:rPr>
            </w:pPr>
            <w:r>
              <w:rPr>
                <w:szCs w:val="24"/>
              </w:rPr>
              <w:t xml:space="preserve">Aktor memasukkan data </w:t>
            </w:r>
            <w:proofErr w:type="spellStart"/>
            <w:r>
              <w:rPr>
                <w:szCs w:val="24"/>
              </w:rPr>
              <w:t>kedalam</w:t>
            </w:r>
            <w:proofErr w:type="spellEnd"/>
            <w:r>
              <w:rPr>
                <w:szCs w:val="24"/>
              </w:rPr>
              <w:t xml:space="preserve"> </w:t>
            </w:r>
            <w:proofErr w:type="spellStart"/>
            <w:r>
              <w:rPr>
                <w:i/>
                <w:iCs/>
                <w:szCs w:val="24"/>
              </w:rPr>
              <w:t>form</w:t>
            </w:r>
            <w:proofErr w:type="spellEnd"/>
            <w:r>
              <w:rPr>
                <w:i/>
                <w:iCs/>
                <w:szCs w:val="24"/>
              </w:rPr>
              <w:t xml:space="preserve"> </w:t>
            </w:r>
            <w:r>
              <w:rPr>
                <w:szCs w:val="24"/>
              </w:rPr>
              <w:t xml:space="preserve">pencarian </w:t>
            </w:r>
            <w:proofErr w:type="spellStart"/>
            <w:r>
              <w:rPr>
                <w:szCs w:val="24"/>
              </w:rPr>
              <w:t>led</w:t>
            </w:r>
            <w:proofErr w:type="spellEnd"/>
            <w:r>
              <w:rPr>
                <w:szCs w:val="24"/>
              </w:rPr>
              <w:t>.</w:t>
            </w:r>
          </w:p>
          <w:p w14:paraId="445F8E13" w14:textId="77777777" w:rsidR="00F24B55" w:rsidRDefault="00F24B55" w:rsidP="006C17D7">
            <w:pPr>
              <w:pStyle w:val="ListParagraph"/>
              <w:numPr>
                <w:ilvl w:val="0"/>
                <w:numId w:val="67"/>
              </w:numPr>
              <w:rPr>
                <w:szCs w:val="24"/>
              </w:rPr>
            </w:pPr>
            <w:r>
              <w:rPr>
                <w:szCs w:val="24"/>
              </w:rPr>
              <w:t>Aktor menekan tombol cari.</w:t>
            </w:r>
          </w:p>
          <w:p w14:paraId="0316BE3F" w14:textId="77777777" w:rsidR="00F24B55" w:rsidRDefault="004B5FD0" w:rsidP="006C17D7">
            <w:pPr>
              <w:pStyle w:val="ListParagraph"/>
              <w:numPr>
                <w:ilvl w:val="0"/>
                <w:numId w:val="67"/>
              </w:numPr>
              <w:rPr>
                <w:szCs w:val="24"/>
              </w:rPr>
            </w:pPr>
            <w:r>
              <w:rPr>
                <w:szCs w:val="24"/>
              </w:rPr>
              <w:t>Hasil pencarian muncul.</w:t>
            </w:r>
          </w:p>
          <w:p w14:paraId="7A95EF19" w14:textId="76603377" w:rsidR="004B5FD0" w:rsidRPr="007A125A" w:rsidRDefault="004B5FD0" w:rsidP="006C17D7">
            <w:pPr>
              <w:pStyle w:val="ListParagraph"/>
              <w:numPr>
                <w:ilvl w:val="0"/>
                <w:numId w:val="67"/>
              </w:numPr>
              <w:rPr>
                <w:szCs w:val="24"/>
              </w:rPr>
            </w:pPr>
            <w:r>
              <w:rPr>
                <w:szCs w:val="24"/>
              </w:rPr>
              <w:t>Aktor menekan tombol lihat pada hasil pencarian.</w:t>
            </w:r>
          </w:p>
        </w:tc>
      </w:tr>
      <w:tr w:rsidR="002976AC" w14:paraId="59C71DBD"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6AEF93" w14:textId="77777777" w:rsidR="002976AC" w:rsidRDefault="002976AC">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75B5AA" w14:textId="77777777" w:rsidR="002976AC" w:rsidRDefault="002976AC">
            <w:pPr>
              <w:rPr>
                <w:szCs w:val="24"/>
              </w:rPr>
            </w:pPr>
            <w:r>
              <w:rPr>
                <w:szCs w:val="24"/>
              </w:rPr>
              <w:t>Tidak ada.</w:t>
            </w:r>
          </w:p>
        </w:tc>
      </w:tr>
      <w:tr w:rsidR="002976AC" w14:paraId="57A16353"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CCB37A" w14:textId="77777777" w:rsidR="002976AC" w:rsidRDefault="002976AC">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0E24AA" w14:textId="77777777" w:rsidR="002976AC" w:rsidRDefault="002976AC">
            <w:pPr>
              <w:rPr>
                <w:szCs w:val="24"/>
              </w:rPr>
            </w:pPr>
            <w:r>
              <w:rPr>
                <w:szCs w:val="24"/>
              </w:rPr>
              <w:t>Tidak ada.</w:t>
            </w:r>
          </w:p>
        </w:tc>
      </w:tr>
      <w:tr w:rsidR="002976AC" w14:paraId="7860EE07"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6C51A0" w14:textId="77777777" w:rsidR="002976AC" w:rsidRDefault="002976AC">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84453D" w14:textId="726435AF" w:rsidR="002976AC" w:rsidRDefault="004B5FD0">
            <w:pPr>
              <w:keepNext/>
              <w:rPr>
                <w:szCs w:val="24"/>
              </w:rPr>
            </w:pPr>
            <w:r>
              <w:rPr>
                <w:szCs w:val="24"/>
              </w:rPr>
              <w:t>Halaman LED</w:t>
            </w:r>
            <w:r w:rsidR="007A125A">
              <w:rPr>
                <w:szCs w:val="24"/>
              </w:rPr>
              <w:t xml:space="preserve"> </w:t>
            </w:r>
            <w:proofErr w:type="spellStart"/>
            <w:r w:rsidR="007A125A">
              <w:rPr>
                <w:szCs w:val="24"/>
              </w:rPr>
              <w:t>Prodi</w:t>
            </w:r>
            <w:proofErr w:type="spellEnd"/>
            <w:r w:rsidR="007A125A">
              <w:rPr>
                <w:szCs w:val="24"/>
              </w:rPr>
              <w:t xml:space="preserve"> tampil.</w:t>
            </w:r>
          </w:p>
        </w:tc>
      </w:tr>
    </w:tbl>
    <w:p w14:paraId="39987D93" w14:textId="77777777" w:rsidR="002976AC" w:rsidRDefault="002976AC" w:rsidP="002976AC">
      <w:pPr>
        <w:pStyle w:val="ListParagraph"/>
        <w:ind w:left="1080"/>
      </w:pPr>
    </w:p>
    <w:p w14:paraId="2A165422" w14:textId="1BD93B93" w:rsidR="002976AC" w:rsidRDefault="002976AC" w:rsidP="002976AC">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32</w:t>
      </w:r>
      <w:r w:rsidR="00B22397">
        <w:fldChar w:fldCharType="end"/>
      </w:r>
      <w:r>
        <w:t xml:space="preserve"> Spesifikasi </w:t>
      </w:r>
      <w:r w:rsidR="00010136">
        <w:t xml:space="preserve">Mengisi Laporan Evaluasi Diri </w:t>
      </w:r>
      <w:r w:rsidR="0007271C">
        <w:t>Program Studi</w:t>
      </w:r>
    </w:p>
    <w:tbl>
      <w:tblPr>
        <w:tblStyle w:val="TableGrid"/>
        <w:tblW w:w="0" w:type="auto"/>
        <w:tblLook w:val="04A0" w:firstRow="1" w:lastRow="0" w:firstColumn="1" w:lastColumn="0" w:noHBand="0" w:noVBand="1"/>
      </w:tblPr>
      <w:tblGrid>
        <w:gridCol w:w="2122"/>
        <w:gridCol w:w="5806"/>
      </w:tblGrid>
      <w:tr w:rsidR="002976AC" w14:paraId="4CB5371F" w14:textId="77777777" w:rsidTr="002976AC">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A66D20" w14:textId="49868F61" w:rsidR="002976AC" w:rsidRDefault="002976AC">
            <w:pPr>
              <w:rPr>
                <w:b/>
                <w:bCs/>
                <w:szCs w:val="24"/>
              </w:rPr>
            </w:pPr>
            <w:proofErr w:type="spellStart"/>
            <w:r>
              <w:rPr>
                <w:b/>
                <w:bCs/>
                <w:i/>
                <w:iCs/>
                <w:szCs w:val="24"/>
              </w:rPr>
              <w:t>Usecase</w:t>
            </w:r>
            <w:proofErr w:type="spellEnd"/>
            <w:r>
              <w:rPr>
                <w:b/>
                <w:bCs/>
                <w:szCs w:val="24"/>
              </w:rPr>
              <w:t xml:space="preserve"> Manajemen </w:t>
            </w:r>
            <w:r w:rsidR="00382800">
              <w:rPr>
                <w:b/>
                <w:bCs/>
                <w:szCs w:val="24"/>
              </w:rPr>
              <w:t>LED: Mengisi Laporan Evaluasi Diri</w:t>
            </w:r>
            <w:r w:rsidR="00010136">
              <w:rPr>
                <w:b/>
                <w:bCs/>
                <w:szCs w:val="24"/>
              </w:rPr>
              <w:t xml:space="preserve"> Program Studi</w:t>
            </w:r>
          </w:p>
        </w:tc>
      </w:tr>
      <w:tr w:rsidR="002976AC" w14:paraId="3B62B80E"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107993" w14:textId="77777777" w:rsidR="002976AC" w:rsidRDefault="002976AC">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14EA06" w14:textId="1CD96520" w:rsidR="002976AC" w:rsidRDefault="002976AC">
            <w:pPr>
              <w:rPr>
                <w:szCs w:val="24"/>
              </w:rPr>
            </w:pPr>
            <w:proofErr w:type="spellStart"/>
            <w:r>
              <w:rPr>
                <w:i/>
                <w:iCs/>
                <w:szCs w:val="24"/>
              </w:rPr>
              <w:t>Usecase</w:t>
            </w:r>
            <w:proofErr w:type="spellEnd"/>
            <w:r>
              <w:rPr>
                <w:szCs w:val="24"/>
              </w:rPr>
              <w:t xml:space="preserve"> ini berfungsi untuk </w:t>
            </w:r>
            <w:r w:rsidR="001A15F0">
              <w:rPr>
                <w:szCs w:val="24"/>
              </w:rPr>
              <w:t>mengisi laporan evaluasi diri program studi</w:t>
            </w:r>
            <w:r>
              <w:rPr>
                <w:szCs w:val="24"/>
              </w:rPr>
              <w:t>.</w:t>
            </w:r>
          </w:p>
        </w:tc>
      </w:tr>
      <w:tr w:rsidR="002976AC" w14:paraId="162842BC"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3BBCB0" w14:textId="77777777" w:rsidR="002976AC" w:rsidRDefault="002976AC">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C29057" w14:textId="39A2EE7A" w:rsidR="002976AC" w:rsidRDefault="001A15F0">
            <w:pPr>
              <w:rPr>
                <w:szCs w:val="24"/>
              </w:rPr>
            </w:pPr>
            <w:r>
              <w:rPr>
                <w:szCs w:val="24"/>
              </w:rPr>
              <w:t xml:space="preserve">Tim </w:t>
            </w:r>
            <w:proofErr w:type="spellStart"/>
            <w:r>
              <w:rPr>
                <w:szCs w:val="24"/>
              </w:rPr>
              <w:t>Prodi</w:t>
            </w:r>
            <w:proofErr w:type="spellEnd"/>
          </w:p>
        </w:tc>
      </w:tr>
      <w:tr w:rsidR="002976AC" w14:paraId="7B33A014"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94D3C8" w14:textId="77777777" w:rsidR="002976AC" w:rsidRDefault="002976AC">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8D5CF2" w14:textId="486EC22A" w:rsidR="002976AC" w:rsidRDefault="002976AC">
            <w:pPr>
              <w:rPr>
                <w:szCs w:val="24"/>
              </w:rPr>
            </w:pPr>
            <w:r>
              <w:rPr>
                <w:szCs w:val="24"/>
              </w:rPr>
              <w:t xml:space="preserve">Halaman </w:t>
            </w:r>
            <w:r w:rsidR="001A15F0">
              <w:rPr>
                <w:szCs w:val="24"/>
              </w:rPr>
              <w:t>laporan evaluasi diri</w:t>
            </w:r>
            <w:r>
              <w:rPr>
                <w:szCs w:val="24"/>
              </w:rPr>
              <w:t xml:space="preserve"> tampil.</w:t>
            </w:r>
          </w:p>
        </w:tc>
      </w:tr>
      <w:tr w:rsidR="002976AC" w14:paraId="07F575D5" w14:textId="77777777" w:rsidTr="002976AC">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911C40" w14:textId="77777777" w:rsidR="002976AC" w:rsidRDefault="002976AC">
            <w:pPr>
              <w:rPr>
                <w:i/>
                <w:iCs/>
                <w:szCs w:val="24"/>
              </w:rPr>
            </w:pPr>
            <w:proofErr w:type="spellStart"/>
            <w:r>
              <w:rPr>
                <w:b/>
                <w:bCs/>
                <w:i/>
                <w:iCs/>
                <w:szCs w:val="24"/>
              </w:rPr>
              <w:t>Flow</w:t>
            </w:r>
            <w:proofErr w:type="spellEnd"/>
            <w:r>
              <w:rPr>
                <w:b/>
                <w:bCs/>
                <w:i/>
                <w:iCs/>
                <w:szCs w:val="24"/>
              </w:rPr>
              <w:t xml:space="preserve"> Event</w:t>
            </w:r>
          </w:p>
        </w:tc>
      </w:tr>
      <w:tr w:rsidR="002976AC" w14:paraId="74B2BE36"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B610CB" w14:textId="77777777" w:rsidR="002976AC" w:rsidRDefault="002976AC">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38F0FD" w14:textId="77777777" w:rsidR="002976AC" w:rsidRPr="00692676" w:rsidRDefault="00692676" w:rsidP="00260C3C">
            <w:pPr>
              <w:pStyle w:val="ListParagraph"/>
              <w:numPr>
                <w:ilvl w:val="0"/>
                <w:numId w:val="63"/>
              </w:numPr>
              <w:rPr>
                <w:i/>
                <w:iCs/>
                <w:szCs w:val="24"/>
              </w:rPr>
            </w:pPr>
            <w:proofErr w:type="spellStart"/>
            <w:r w:rsidRPr="00692676">
              <w:rPr>
                <w:i/>
                <w:iCs/>
                <w:szCs w:val="24"/>
              </w:rPr>
              <w:t>Usecase</w:t>
            </w:r>
            <w:proofErr w:type="spellEnd"/>
            <w:r>
              <w:rPr>
                <w:szCs w:val="24"/>
              </w:rPr>
              <w:t xml:space="preserve"> dimulai dengan aktor menekan tombol isi pada tabel laporan evaluasi diri.</w:t>
            </w:r>
          </w:p>
          <w:p w14:paraId="687C9AA1" w14:textId="77777777" w:rsidR="00692676" w:rsidRPr="00692676" w:rsidRDefault="00692676" w:rsidP="00692676">
            <w:pPr>
              <w:pStyle w:val="ListParagraph"/>
              <w:numPr>
                <w:ilvl w:val="0"/>
                <w:numId w:val="63"/>
              </w:numPr>
              <w:rPr>
                <w:i/>
                <w:iCs/>
                <w:szCs w:val="24"/>
              </w:rPr>
            </w:pPr>
            <w:r>
              <w:rPr>
                <w:szCs w:val="24"/>
              </w:rPr>
              <w:t>Halaman pengisian laporan evaluasi diri tampil.</w:t>
            </w:r>
          </w:p>
          <w:p w14:paraId="36EF54D0" w14:textId="77777777" w:rsidR="00692676" w:rsidRPr="00692676" w:rsidRDefault="00692676" w:rsidP="00692676">
            <w:pPr>
              <w:pStyle w:val="ListParagraph"/>
              <w:numPr>
                <w:ilvl w:val="0"/>
                <w:numId w:val="63"/>
              </w:numPr>
              <w:rPr>
                <w:i/>
                <w:iCs/>
                <w:szCs w:val="24"/>
              </w:rPr>
            </w:pPr>
            <w:r>
              <w:rPr>
                <w:szCs w:val="24"/>
              </w:rPr>
              <w:t>Aktor menekan butir laporan evaluasi diri.</w:t>
            </w:r>
          </w:p>
          <w:p w14:paraId="5A30469C" w14:textId="77777777" w:rsidR="00692676" w:rsidRPr="0067798B" w:rsidRDefault="00692676" w:rsidP="00692676">
            <w:pPr>
              <w:pStyle w:val="ListParagraph"/>
              <w:numPr>
                <w:ilvl w:val="0"/>
                <w:numId w:val="63"/>
              </w:numPr>
              <w:rPr>
                <w:i/>
                <w:iCs/>
                <w:szCs w:val="24"/>
              </w:rPr>
            </w:pPr>
            <w:proofErr w:type="spellStart"/>
            <w:r>
              <w:rPr>
                <w:i/>
                <w:iCs/>
                <w:szCs w:val="24"/>
              </w:rPr>
              <w:t>Form</w:t>
            </w:r>
            <w:proofErr w:type="spellEnd"/>
            <w:r>
              <w:rPr>
                <w:i/>
                <w:iCs/>
                <w:szCs w:val="24"/>
              </w:rPr>
              <w:t xml:space="preserve"> </w:t>
            </w:r>
            <w:r>
              <w:rPr>
                <w:szCs w:val="24"/>
              </w:rPr>
              <w:t>pengisian laporan evaluasi diri tampil.</w:t>
            </w:r>
          </w:p>
          <w:p w14:paraId="55DD48C7" w14:textId="77777777" w:rsidR="0067798B" w:rsidRPr="0067798B" w:rsidRDefault="0067798B" w:rsidP="00692676">
            <w:pPr>
              <w:pStyle w:val="ListParagraph"/>
              <w:numPr>
                <w:ilvl w:val="0"/>
                <w:numId w:val="63"/>
              </w:numPr>
              <w:rPr>
                <w:i/>
                <w:iCs/>
                <w:szCs w:val="24"/>
              </w:rPr>
            </w:pPr>
            <w:r>
              <w:rPr>
                <w:szCs w:val="24"/>
              </w:rPr>
              <w:t xml:space="preserve">Aktor mengisi </w:t>
            </w:r>
            <w:proofErr w:type="spellStart"/>
            <w:r>
              <w:rPr>
                <w:i/>
                <w:iCs/>
                <w:szCs w:val="24"/>
              </w:rPr>
              <w:t>form</w:t>
            </w:r>
            <w:proofErr w:type="spellEnd"/>
            <w:r>
              <w:rPr>
                <w:i/>
                <w:iCs/>
                <w:szCs w:val="24"/>
              </w:rPr>
              <w:t xml:space="preserve"> </w:t>
            </w:r>
            <w:r w:rsidRPr="0067798B">
              <w:rPr>
                <w:szCs w:val="24"/>
              </w:rPr>
              <w:t>tersebut</w:t>
            </w:r>
            <w:r>
              <w:rPr>
                <w:szCs w:val="24"/>
              </w:rPr>
              <w:t>.</w:t>
            </w:r>
          </w:p>
          <w:p w14:paraId="3737D9FE" w14:textId="491D4CF9" w:rsidR="0067798B" w:rsidRPr="00692676" w:rsidRDefault="0067798B" w:rsidP="00692676">
            <w:pPr>
              <w:pStyle w:val="ListParagraph"/>
              <w:numPr>
                <w:ilvl w:val="0"/>
                <w:numId w:val="63"/>
              </w:numPr>
              <w:rPr>
                <w:i/>
                <w:iCs/>
                <w:szCs w:val="24"/>
              </w:rPr>
            </w:pPr>
            <w:r>
              <w:rPr>
                <w:szCs w:val="24"/>
              </w:rPr>
              <w:t>Aktor menekan tombol simpan.</w:t>
            </w:r>
          </w:p>
        </w:tc>
      </w:tr>
      <w:tr w:rsidR="002976AC" w14:paraId="436AA269"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380EC3" w14:textId="77777777" w:rsidR="002976AC" w:rsidRDefault="002976AC">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EBCED4" w14:textId="2A0385CB" w:rsidR="002976AC" w:rsidRPr="0067798B" w:rsidRDefault="0067798B" w:rsidP="0067798B">
            <w:pPr>
              <w:rPr>
                <w:szCs w:val="24"/>
              </w:rPr>
            </w:pPr>
            <w:r>
              <w:rPr>
                <w:szCs w:val="24"/>
              </w:rPr>
              <w:t>Tidak Ada.</w:t>
            </w:r>
          </w:p>
        </w:tc>
      </w:tr>
      <w:tr w:rsidR="002976AC" w14:paraId="2A928134"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E578AC" w14:textId="77777777" w:rsidR="002976AC" w:rsidRDefault="002976AC">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535938" w14:textId="77777777" w:rsidR="002976AC" w:rsidRDefault="002976AC">
            <w:pPr>
              <w:rPr>
                <w:szCs w:val="24"/>
              </w:rPr>
            </w:pPr>
            <w:r>
              <w:rPr>
                <w:szCs w:val="24"/>
              </w:rPr>
              <w:t>Tidak Ada.</w:t>
            </w:r>
          </w:p>
        </w:tc>
      </w:tr>
      <w:tr w:rsidR="002976AC" w14:paraId="1A38A2DB"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7362C9" w14:textId="77777777" w:rsidR="002976AC" w:rsidRDefault="002976AC">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A18A04" w14:textId="0AF6DAE5" w:rsidR="002976AC" w:rsidRDefault="002976AC">
            <w:pPr>
              <w:keepNext/>
              <w:rPr>
                <w:szCs w:val="24"/>
              </w:rPr>
            </w:pPr>
            <w:r>
              <w:rPr>
                <w:szCs w:val="24"/>
              </w:rPr>
              <w:t xml:space="preserve">Berhasil </w:t>
            </w:r>
            <w:r w:rsidR="0067798B">
              <w:rPr>
                <w:szCs w:val="24"/>
              </w:rPr>
              <w:t>mengisi laporan evaluasi diri</w:t>
            </w:r>
            <w:r>
              <w:rPr>
                <w:szCs w:val="24"/>
              </w:rPr>
              <w:t>.</w:t>
            </w:r>
          </w:p>
        </w:tc>
      </w:tr>
    </w:tbl>
    <w:p w14:paraId="09CC7883" w14:textId="77777777" w:rsidR="002976AC" w:rsidRDefault="002976AC" w:rsidP="002976AC">
      <w:pPr>
        <w:tabs>
          <w:tab w:val="left" w:pos="4571"/>
        </w:tabs>
      </w:pPr>
    </w:p>
    <w:p w14:paraId="043801F9" w14:textId="77B36D38" w:rsidR="002976AC" w:rsidRDefault="002976AC" w:rsidP="002976AC">
      <w:pPr>
        <w:pStyle w:val="Caption"/>
        <w:keepNext/>
        <w:jc w:val="left"/>
      </w:pPr>
      <w:r>
        <w:lastRenderedPageBreak/>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33</w:t>
      </w:r>
      <w:r w:rsidR="00B22397">
        <w:fldChar w:fldCharType="end"/>
      </w:r>
      <w:r>
        <w:t xml:space="preserve"> Spesifikasi </w:t>
      </w:r>
      <w:r w:rsidR="0007271C">
        <w:t>Mengisi Dokumen Laporan Evaluasi Diri Program Studi</w:t>
      </w:r>
    </w:p>
    <w:tbl>
      <w:tblPr>
        <w:tblStyle w:val="TableGrid"/>
        <w:tblW w:w="0" w:type="auto"/>
        <w:tblLook w:val="04A0" w:firstRow="1" w:lastRow="0" w:firstColumn="1" w:lastColumn="0" w:noHBand="0" w:noVBand="1"/>
      </w:tblPr>
      <w:tblGrid>
        <w:gridCol w:w="2122"/>
        <w:gridCol w:w="5806"/>
      </w:tblGrid>
      <w:tr w:rsidR="002976AC" w14:paraId="532FA3B7" w14:textId="77777777" w:rsidTr="002976AC">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B072C3" w14:textId="1A36BC45" w:rsidR="002976AC" w:rsidRDefault="002976AC">
            <w:pPr>
              <w:rPr>
                <w:b/>
                <w:bCs/>
                <w:szCs w:val="24"/>
              </w:rPr>
            </w:pPr>
            <w:proofErr w:type="spellStart"/>
            <w:r>
              <w:rPr>
                <w:b/>
                <w:bCs/>
                <w:i/>
                <w:iCs/>
                <w:szCs w:val="24"/>
              </w:rPr>
              <w:t>Usecase</w:t>
            </w:r>
            <w:proofErr w:type="spellEnd"/>
            <w:r>
              <w:rPr>
                <w:b/>
                <w:bCs/>
                <w:szCs w:val="24"/>
              </w:rPr>
              <w:t xml:space="preserve"> </w:t>
            </w:r>
            <w:r w:rsidR="0007271C">
              <w:rPr>
                <w:b/>
                <w:bCs/>
                <w:szCs w:val="24"/>
              </w:rPr>
              <w:t>Manajemen LED: Mengisi Dokumen Laporan Evaluasi Diri Program Studi</w:t>
            </w:r>
          </w:p>
        </w:tc>
      </w:tr>
      <w:tr w:rsidR="002976AC" w14:paraId="313BD4A4"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A88D81" w14:textId="77777777" w:rsidR="002976AC" w:rsidRDefault="002976AC">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496888" w14:textId="505E3079" w:rsidR="002976AC" w:rsidRDefault="002976AC">
            <w:pPr>
              <w:rPr>
                <w:szCs w:val="24"/>
              </w:rPr>
            </w:pPr>
            <w:proofErr w:type="spellStart"/>
            <w:r>
              <w:rPr>
                <w:i/>
                <w:iCs/>
                <w:szCs w:val="24"/>
              </w:rPr>
              <w:t>Usecase</w:t>
            </w:r>
            <w:proofErr w:type="spellEnd"/>
            <w:r>
              <w:rPr>
                <w:szCs w:val="24"/>
              </w:rPr>
              <w:t xml:space="preserve"> ini berfungsi </w:t>
            </w:r>
            <w:r w:rsidR="008B290B">
              <w:rPr>
                <w:szCs w:val="24"/>
              </w:rPr>
              <w:t>untuk mengisi dokumen-dokumen yang mendukung narasi Laporan Evaluasi Diri</w:t>
            </w:r>
            <w:r>
              <w:rPr>
                <w:szCs w:val="24"/>
              </w:rPr>
              <w:t>.</w:t>
            </w:r>
          </w:p>
        </w:tc>
      </w:tr>
      <w:tr w:rsidR="002976AC" w14:paraId="4C64A5B6"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5969FF" w14:textId="77777777" w:rsidR="002976AC" w:rsidRDefault="002976AC">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44545A" w14:textId="11C5D211" w:rsidR="002976AC" w:rsidRDefault="008B290B">
            <w:pPr>
              <w:rPr>
                <w:szCs w:val="24"/>
              </w:rPr>
            </w:pPr>
            <w:r>
              <w:rPr>
                <w:szCs w:val="24"/>
              </w:rPr>
              <w:t>Tim</w:t>
            </w:r>
            <w:r w:rsidR="00B35024">
              <w:rPr>
                <w:szCs w:val="24"/>
              </w:rPr>
              <w:t xml:space="preserve"> </w:t>
            </w:r>
            <w:proofErr w:type="spellStart"/>
            <w:r w:rsidR="00B35024">
              <w:rPr>
                <w:szCs w:val="24"/>
              </w:rPr>
              <w:t>Prodi</w:t>
            </w:r>
            <w:proofErr w:type="spellEnd"/>
          </w:p>
        </w:tc>
      </w:tr>
      <w:tr w:rsidR="002976AC" w14:paraId="14A2A954"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36069E" w14:textId="77777777" w:rsidR="002976AC" w:rsidRDefault="002976AC">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A8AA86" w14:textId="73A30A96" w:rsidR="002976AC" w:rsidRDefault="002976AC">
            <w:pPr>
              <w:rPr>
                <w:szCs w:val="24"/>
              </w:rPr>
            </w:pPr>
            <w:r>
              <w:rPr>
                <w:szCs w:val="24"/>
              </w:rPr>
              <w:t xml:space="preserve">Halaman </w:t>
            </w:r>
            <w:r w:rsidR="008B290B">
              <w:rPr>
                <w:szCs w:val="24"/>
              </w:rPr>
              <w:t>laporan evaluasi diri</w:t>
            </w:r>
            <w:r>
              <w:rPr>
                <w:szCs w:val="24"/>
              </w:rPr>
              <w:t xml:space="preserve"> tampil.</w:t>
            </w:r>
          </w:p>
        </w:tc>
      </w:tr>
      <w:tr w:rsidR="002976AC" w14:paraId="17B6A0CC" w14:textId="77777777" w:rsidTr="002976AC">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46BC67" w14:textId="77777777" w:rsidR="002976AC" w:rsidRDefault="002976AC">
            <w:pPr>
              <w:rPr>
                <w:i/>
                <w:iCs/>
                <w:szCs w:val="24"/>
              </w:rPr>
            </w:pPr>
            <w:proofErr w:type="spellStart"/>
            <w:r>
              <w:rPr>
                <w:b/>
                <w:bCs/>
                <w:i/>
                <w:iCs/>
                <w:szCs w:val="24"/>
              </w:rPr>
              <w:t>Flow</w:t>
            </w:r>
            <w:proofErr w:type="spellEnd"/>
            <w:r>
              <w:rPr>
                <w:b/>
                <w:bCs/>
                <w:i/>
                <w:iCs/>
                <w:szCs w:val="24"/>
              </w:rPr>
              <w:t xml:space="preserve"> Event</w:t>
            </w:r>
          </w:p>
        </w:tc>
      </w:tr>
      <w:tr w:rsidR="002976AC" w14:paraId="03B2D37B"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44382BB" w14:textId="77777777" w:rsidR="002976AC" w:rsidRDefault="002976AC">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8E8A35" w14:textId="77777777" w:rsidR="008B290B" w:rsidRPr="00692676" w:rsidRDefault="008B290B" w:rsidP="006C17D7">
            <w:pPr>
              <w:pStyle w:val="ListParagraph"/>
              <w:numPr>
                <w:ilvl w:val="0"/>
                <w:numId w:val="64"/>
              </w:numPr>
              <w:spacing w:after="200"/>
              <w:rPr>
                <w:i/>
                <w:iCs/>
                <w:szCs w:val="24"/>
              </w:rPr>
            </w:pPr>
            <w:proofErr w:type="spellStart"/>
            <w:r w:rsidRPr="00692676">
              <w:rPr>
                <w:i/>
                <w:iCs/>
                <w:szCs w:val="24"/>
              </w:rPr>
              <w:t>Usecase</w:t>
            </w:r>
            <w:proofErr w:type="spellEnd"/>
            <w:r>
              <w:rPr>
                <w:szCs w:val="24"/>
              </w:rPr>
              <w:t xml:space="preserve"> dimulai dengan aktor menekan tombol isi pada tabel laporan evaluasi diri.</w:t>
            </w:r>
          </w:p>
          <w:p w14:paraId="2958E886" w14:textId="77777777" w:rsidR="008B290B" w:rsidRPr="00692676" w:rsidRDefault="008B290B" w:rsidP="006C17D7">
            <w:pPr>
              <w:pStyle w:val="ListParagraph"/>
              <w:numPr>
                <w:ilvl w:val="0"/>
                <w:numId w:val="64"/>
              </w:numPr>
              <w:spacing w:after="200"/>
              <w:rPr>
                <w:i/>
                <w:iCs/>
                <w:szCs w:val="24"/>
              </w:rPr>
            </w:pPr>
            <w:r>
              <w:rPr>
                <w:szCs w:val="24"/>
              </w:rPr>
              <w:t>Halaman pengisian laporan evaluasi diri tampil.</w:t>
            </w:r>
          </w:p>
          <w:p w14:paraId="52DD2B47" w14:textId="77777777" w:rsidR="008B290B" w:rsidRPr="00692676" w:rsidRDefault="008B290B" w:rsidP="006C17D7">
            <w:pPr>
              <w:pStyle w:val="ListParagraph"/>
              <w:numPr>
                <w:ilvl w:val="0"/>
                <w:numId w:val="64"/>
              </w:numPr>
              <w:spacing w:after="200"/>
              <w:rPr>
                <w:i/>
                <w:iCs/>
                <w:szCs w:val="24"/>
              </w:rPr>
            </w:pPr>
            <w:r>
              <w:rPr>
                <w:szCs w:val="24"/>
              </w:rPr>
              <w:t>Aktor menekan butir laporan evaluasi diri.</w:t>
            </w:r>
          </w:p>
          <w:p w14:paraId="09D23164" w14:textId="73FA27A1" w:rsidR="008B290B" w:rsidRPr="0067798B" w:rsidRDefault="008B290B" w:rsidP="006C17D7">
            <w:pPr>
              <w:pStyle w:val="ListParagraph"/>
              <w:numPr>
                <w:ilvl w:val="0"/>
                <w:numId w:val="64"/>
              </w:numPr>
              <w:spacing w:after="200"/>
              <w:rPr>
                <w:i/>
                <w:iCs/>
                <w:szCs w:val="24"/>
              </w:rPr>
            </w:pPr>
            <w:proofErr w:type="spellStart"/>
            <w:r>
              <w:rPr>
                <w:i/>
                <w:iCs/>
                <w:szCs w:val="24"/>
              </w:rPr>
              <w:t>Form</w:t>
            </w:r>
            <w:proofErr w:type="spellEnd"/>
            <w:r>
              <w:rPr>
                <w:i/>
                <w:iCs/>
                <w:szCs w:val="24"/>
              </w:rPr>
              <w:t xml:space="preserve"> </w:t>
            </w:r>
            <w:r>
              <w:rPr>
                <w:szCs w:val="24"/>
              </w:rPr>
              <w:t>pengisian dokumen laporan evaluasi diri tampil.</w:t>
            </w:r>
          </w:p>
          <w:p w14:paraId="5FBD80B3" w14:textId="77777777" w:rsidR="008B290B" w:rsidRPr="0067798B" w:rsidRDefault="008B290B" w:rsidP="006C17D7">
            <w:pPr>
              <w:pStyle w:val="ListParagraph"/>
              <w:numPr>
                <w:ilvl w:val="0"/>
                <w:numId w:val="64"/>
              </w:numPr>
              <w:spacing w:after="200"/>
              <w:rPr>
                <w:i/>
                <w:iCs/>
                <w:szCs w:val="24"/>
              </w:rPr>
            </w:pPr>
            <w:r>
              <w:rPr>
                <w:szCs w:val="24"/>
              </w:rPr>
              <w:t xml:space="preserve">Aktor mengisi </w:t>
            </w:r>
            <w:proofErr w:type="spellStart"/>
            <w:r>
              <w:rPr>
                <w:i/>
                <w:iCs/>
                <w:szCs w:val="24"/>
              </w:rPr>
              <w:t>form</w:t>
            </w:r>
            <w:proofErr w:type="spellEnd"/>
            <w:r>
              <w:rPr>
                <w:i/>
                <w:iCs/>
                <w:szCs w:val="24"/>
              </w:rPr>
              <w:t xml:space="preserve"> </w:t>
            </w:r>
            <w:r w:rsidRPr="0067798B">
              <w:rPr>
                <w:szCs w:val="24"/>
              </w:rPr>
              <w:t>tersebut</w:t>
            </w:r>
            <w:r>
              <w:rPr>
                <w:szCs w:val="24"/>
              </w:rPr>
              <w:t>.</w:t>
            </w:r>
          </w:p>
          <w:p w14:paraId="2960DAB3" w14:textId="03FF35C9" w:rsidR="002976AC" w:rsidRDefault="008B290B" w:rsidP="006C17D7">
            <w:pPr>
              <w:pStyle w:val="ListParagraph"/>
              <w:numPr>
                <w:ilvl w:val="0"/>
                <w:numId w:val="64"/>
              </w:numPr>
              <w:rPr>
                <w:i/>
                <w:iCs/>
                <w:szCs w:val="24"/>
              </w:rPr>
            </w:pPr>
            <w:r>
              <w:rPr>
                <w:szCs w:val="24"/>
              </w:rPr>
              <w:t>Aktor menekan tombol simpan.</w:t>
            </w:r>
          </w:p>
        </w:tc>
      </w:tr>
      <w:tr w:rsidR="002976AC" w14:paraId="62A3C6FE"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67CFF9" w14:textId="77777777" w:rsidR="002976AC" w:rsidRDefault="002976AC">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0172F3" w14:textId="6F514287" w:rsidR="002976AC" w:rsidRPr="008B290B" w:rsidRDefault="008B290B" w:rsidP="008B290B">
            <w:pPr>
              <w:rPr>
                <w:szCs w:val="24"/>
              </w:rPr>
            </w:pPr>
            <w:r>
              <w:rPr>
                <w:szCs w:val="24"/>
              </w:rPr>
              <w:t>Tidak ada.</w:t>
            </w:r>
          </w:p>
        </w:tc>
      </w:tr>
      <w:tr w:rsidR="002976AC" w14:paraId="55191581"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15DBA2" w14:textId="77777777" w:rsidR="002976AC" w:rsidRDefault="002976AC">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97BC22" w14:textId="77777777" w:rsidR="002976AC" w:rsidRDefault="002976AC">
            <w:pPr>
              <w:rPr>
                <w:szCs w:val="24"/>
              </w:rPr>
            </w:pPr>
            <w:r>
              <w:rPr>
                <w:szCs w:val="24"/>
              </w:rPr>
              <w:t>Tidak ada.</w:t>
            </w:r>
          </w:p>
        </w:tc>
      </w:tr>
      <w:tr w:rsidR="002976AC" w14:paraId="47C69C74" w14:textId="77777777" w:rsidTr="002976A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5AD5B2" w14:textId="77777777" w:rsidR="002976AC" w:rsidRDefault="002976AC">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C4F3B8" w14:textId="7AD80801" w:rsidR="002976AC" w:rsidRDefault="002976AC">
            <w:pPr>
              <w:keepNext/>
              <w:rPr>
                <w:szCs w:val="24"/>
              </w:rPr>
            </w:pPr>
            <w:r>
              <w:rPr>
                <w:szCs w:val="24"/>
              </w:rPr>
              <w:t xml:space="preserve">Berhasil </w:t>
            </w:r>
            <w:r w:rsidR="0054068C">
              <w:rPr>
                <w:szCs w:val="24"/>
              </w:rPr>
              <w:t>mengisi dokumen laporan evaluasi diri.</w:t>
            </w:r>
          </w:p>
        </w:tc>
      </w:tr>
    </w:tbl>
    <w:p w14:paraId="2C4CCC5D" w14:textId="6B6A69D3" w:rsidR="002976AC" w:rsidRDefault="002976AC" w:rsidP="002976AC">
      <w:pPr>
        <w:ind w:left="720"/>
      </w:pPr>
    </w:p>
    <w:p w14:paraId="1D8F1462" w14:textId="7AD06E53" w:rsidR="00134318" w:rsidRDefault="00134318" w:rsidP="00134318">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34</w:t>
      </w:r>
      <w:r w:rsidR="00B22397">
        <w:fldChar w:fldCharType="end"/>
      </w:r>
      <w:r>
        <w:t xml:space="preserve"> Spesifikasi Ekspor Laporan Evaluasi Diri Program Studi</w:t>
      </w:r>
    </w:p>
    <w:tbl>
      <w:tblPr>
        <w:tblStyle w:val="TableGrid"/>
        <w:tblW w:w="0" w:type="auto"/>
        <w:tblLook w:val="04A0" w:firstRow="1" w:lastRow="0" w:firstColumn="1" w:lastColumn="0" w:noHBand="0" w:noVBand="1"/>
      </w:tblPr>
      <w:tblGrid>
        <w:gridCol w:w="2122"/>
        <w:gridCol w:w="5806"/>
      </w:tblGrid>
      <w:tr w:rsidR="00134318" w14:paraId="3782AD3D" w14:textId="77777777" w:rsidTr="00B54633">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10B87E" w14:textId="42D4B2DF" w:rsidR="00134318" w:rsidRDefault="00134318" w:rsidP="00B54633">
            <w:pPr>
              <w:rPr>
                <w:b/>
                <w:bCs/>
                <w:szCs w:val="24"/>
              </w:rPr>
            </w:pPr>
            <w:proofErr w:type="spellStart"/>
            <w:r>
              <w:rPr>
                <w:b/>
                <w:bCs/>
                <w:i/>
                <w:iCs/>
                <w:szCs w:val="24"/>
              </w:rPr>
              <w:t>Usecase</w:t>
            </w:r>
            <w:proofErr w:type="spellEnd"/>
            <w:r>
              <w:rPr>
                <w:b/>
                <w:bCs/>
                <w:szCs w:val="24"/>
              </w:rPr>
              <w:t xml:space="preserve"> Manajemen LED: Ekspor Laporan Evaluasi Diri Program Studi</w:t>
            </w:r>
          </w:p>
        </w:tc>
      </w:tr>
      <w:tr w:rsidR="00134318" w14:paraId="5D66EB03" w14:textId="77777777" w:rsidTr="00B54633">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3CD37B" w14:textId="77777777" w:rsidR="00134318" w:rsidRDefault="00134318" w:rsidP="00B54633">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89D2C0" w14:textId="3359966C" w:rsidR="00134318" w:rsidRDefault="00134318" w:rsidP="00B54633">
            <w:pPr>
              <w:rPr>
                <w:szCs w:val="24"/>
              </w:rPr>
            </w:pPr>
            <w:proofErr w:type="spellStart"/>
            <w:r>
              <w:rPr>
                <w:i/>
                <w:iCs/>
                <w:szCs w:val="24"/>
              </w:rPr>
              <w:t>Usecase</w:t>
            </w:r>
            <w:proofErr w:type="spellEnd"/>
            <w:r>
              <w:rPr>
                <w:szCs w:val="24"/>
              </w:rPr>
              <w:t xml:space="preserve"> ini berfungsi untuk </w:t>
            </w:r>
            <w:r w:rsidR="00B35024">
              <w:rPr>
                <w:szCs w:val="24"/>
              </w:rPr>
              <w:t xml:space="preserve">mengekspor narasi laporan evaluasi diri menjadi dokumen </w:t>
            </w:r>
            <w:proofErr w:type="spellStart"/>
            <w:r w:rsidR="00B35024">
              <w:rPr>
                <w:szCs w:val="24"/>
              </w:rPr>
              <w:t>microsoft</w:t>
            </w:r>
            <w:proofErr w:type="spellEnd"/>
            <w:r w:rsidR="00B35024">
              <w:rPr>
                <w:szCs w:val="24"/>
              </w:rPr>
              <w:t xml:space="preserve"> </w:t>
            </w:r>
            <w:proofErr w:type="spellStart"/>
            <w:r w:rsidR="00B35024">
              <w:rPr>
                <w:szCs w:val="24"/>
              </w:rPr>
              <w:t>word</w:t>
            </w:r>
            <w:proofErr w:type="spellEnd"/>
            <w:r w:rsidR="00B35024">
              <w:rPr>
                <w:szCs w:val="24"/>
              </w:rPr>
              <w:t>.</w:t>
            </w:r>
          </w:p>
        </w:tc>
      </w:tr>
      <w:tr w:rsidR="00134318" w14:paraId="69CCB766" w14:textId="77777777" w:rsidTr="00B54633">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52B512" w14:textId="77777777" w:rsidR="00134318" w:rsidRDefault="00134318" w:rsidP="00B54633">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F94B5C" w14:textId="717FF0A6" w:rsidR="00134318" w:rsidRDefault="00134318" w:rsidP="00B54633">
            <w:pPr>
              <w:rPr>
                <w:szCs w:val="24"/>
              </w:rPr>
            </w:pPr>
            <w:r>
              <w:rPr>
                <w:szCs w:val="24"/>
              </w:rPr>
              <w:t>Tim</w:t>
            </w:r>
            <w:r w:rsidR="00B35024">
              <w:rPr>
                <w:szCs w:val="24"/>
              </w:rPr>
              <w:t xml:space="preserve"> </w:t>
            </w:r>
            <w:proofErr w:type="spellStart"/>
            <w:r w:rsidR="00B35024">
              <w:rPr>
                <w:szCs w:val="24"/>
              </w:rPr>
              <w:t>Prodi</w:t>
            </w:r>
            <w:proofErr w:type="spellEnd"/>
            <w:r w:rsidR="00B35024">
              <w:rPr>
                <w:szCs w:val="24"/>
              </w:rPr>
              <w:t>.</w:t>
            </w:r>
          </w:p>
        </w:tc>
      </w:tr>
      <w:tr w:rsidR="00134318" w14:paraId="3AA7CB00" w14:textId="77777777" w:rsidTr="00B54633">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A4BFFC" w14:textId="77777777" w:rsidR="00134318" w:rsidRDefault="00134318" w:rsidP="00B54633">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661105" w14:textId="77777777" w:rsidR="00134318" w:rsidRDefault="00134318" w:rsidP="00B54633">
            <w:pPr>
              <w:rPr>
                <w:szCs w:val="24"/>
              </w:rPr>
            </w:pPr>
            <w:r>
              <w:rPr>
                <w:szCs w:val="24"/>
              </w:rPr>
              <w:t>Halaman laporan evaluasi diri tampil.</w:t>
            </w:r>
          </w:p>
        </w:tc>
      </w:tr>
      <w:tr w:rsidR="00134318" w14:paraId="3C858C70" w14:textId="77777777" w:rsidTr="00B54633">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23A534" w14:textId="77777777" w:rsidR="00134318" w:rsidRDefault="00134318" w:rsidP="00B54633">
            <w:pPr>
              <w:rPr>
                <w:i/>
                <w:iCs/>
                <w:szCs w:val="24"/>
              </w:rPr>
            </w:pPr>
            <w:proofErr w:type="spellStart"/>
            <w:r>
              <w:rPr>
                <w:b/>
                <w:bCs/>
                <w:i/>
                <w:iCs/>
                <w:szCs w:val="24"/>
              </w:rPr>
              <w:t>Flow</w:t>
            </w:r>
            <w:proofErr w:type="spellEnd"/>
            <w:r>
              <w:rPr>
                <w:b/>
                <w:bCs/>
                <w:i/>
                <w:iCs/>
                <w:szCs w:val="24"/>
              </w:rPr>
              <w:t xml:space="preserve"> Event</w:t>
            </w:r>
          </w:p>
        </w:tc>
      </w:tr>
      <w:tr w:rsidR="00134318" w14:paraId="1DB3B84E" w14:textId="77777777" w:rsidTr="00B54633">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6988A4" w14:textId="77777777" w:rsidR="00134318" w:rsidRDefault="00134318" w:rsidP="00B54633">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ABE141" w14:textId="59404E10" w:rsidR="00134318" w:rsidRPr="00692676" w:rsidRDefault="00134318" w:rsidP="006C17D7">
            <w:pPr>
              <w:pStyle w:val="ListParagraph"/>
              <w:numPr>
                <w:ilvl w:val="0"/>
                <w:numId w:val="68"/>
              </w:numPr>
              <w:spacing w:after="200"/>
              <w:rPr>
                <w:i/>
                <w:iCs/>
                <w:szCs w:val="24"/>
              </w:rPr>
            </w:pPr>
            <w:proofErr w:type="spellStart"/>
            <w:r w:rsidRPr="00692676">
              <w:rPr>
                <w:i/>
                <w:iCs/>
                <w:szCs w:val="24"/>
              </w:rPr>
              <w:t>Usecase</w:t>
            </w:r>
            <w:proofErr w:type="spellEnd"/>
            <w:r>
              <w:rPr>
                <w:szCs w:val="24"/>
              </w:rPr>
              <w:t xml:space="preserve"> dimulai dengan aktor menekan tombol </w:t>
            </w:r>
            <w:r w:rsidR="0054068C">
              <w:rPr>
                <w:szCs w:val="24"/>
              </w:rPr>
              <w:t>ekspor pada laporan evaluasi diri.</w:t>
            </w:r>
          </w:p>
          <w:p w14:paraId="6D48D22B" w14:textId="312C8CD2" w:rsidR="00134318" w:rsidRDefault="0054068C" w:rsidP="006C17D7">
            <w:pPr>
              <w:pStyle w:val="ListParagraph"/>
              <w:numPr>
                <w:ilvl w:val="0"/>
                <w:numId w:val="68"/>
              </w:numPr>
              <w:rPr>
                <w:i/>
                <w:iCs/>
                <w:szCs w:val="24"/>
              </w:rPr>
            </w:pPr>
            <w:r>
              <w:rPr>
                <w:szCs w:val="24"/>
              </w:rPr>
              <w:t>Pesan ekspor dokumen tampil.</w:t>
            </w:r>
          </w:p>
        </w:tc>
      </w:tr>
      <w:tr w:rsidR="00134318" w14:paraId="6D530530" w14:textId="77777777" w:rsidTr="00B54633">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B24568" w14:textId="77777777" w:rsidR="00134318" w:rsidRDefault="00134318" w:rsidP="00B54633">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1D5BAE" w14:textId="77777777" w:rsidR="00134318" w:rsidRPr="008B290B" w:rsidRDefault="00134318" w:rsidP="00B54633">
            <w:pPr>
              <w:rPr>
                <w:szCs w:val="24"/>
              </w:rPr>
            </w:pPr>
            <w:r>
              <w:rPr>
                <w:szCs w:val="24"/>
              </w:rPr>
              <w:t>Tidak ada.</w:t>
            </w:r>
          </w:p>
        </w:tc>
      </w:tr>
      <w:tr w:rsidR="00134318" w14:paraId="3ACB8898" w14:textId="77777777" w:rsidTr="00B54633">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FB009E" w14:textId="77777777" w:rsidR="00134318" w:rsidRDefault="00134318" w:rsidP="00B54633">
            <w:pPr>
              <w:rPr>
                <w:i/>
                <w:iCs/>
                <w:szCs w:val="24"/>
              </w:rPr>
            </w:pPr>
            <w:proofErr w:type="spellStart"/>
            <w:r>
              <w:rPr>
                <w:i/>
                <w:iCs/>
                <w:szCs w:val="24"/>
              </w:rPr>
              <w:lastRenderedPageBreak/>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5382BE" w14:textId="77777777" w:rsidR="00134318" w:rsidRDefault="00134318" w:rsidP="00B54633">
            <w:pPr>
              <w:rPr>
                <w:szCs w:val="24"/>
              </w:rPr>
            </w:pPr>
            <w:r>
              <w:rPr>
                <w:szCs w:val="24"/>
              </w:rPr>
              <w:t>Tidak ada.</w:t>
            </w:r>
          </w:p>
        </w:tc>
      </w:tr>
      <w:tr w:rsidR="00134318" w14:paraId="3C5CC85C" w14:textId="77777777" w:rsidTr="00B54633">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43F354" w14:textId="77777777" w:rsidR="00134318" w:rsidRDefault="00134318" w:rsidP="00B54633">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DABBA1" w14:textId="67B778AF" w:rsidR="00134318" w:rsidRDefault="00134318" w:rsidP="00B54633">
            <w:pPr>
              <w:keepNext/>
              <w:rPr>
                <w:szCs w:val="24"/>
              </w:rPr>
            </w:pPr>
            <w:r>
              <w:rPr>
                <w:szCs w:val="24"/>
              </w:rPr>
              <w:t xml:space="preserve">Berhasil </w:t>
            </w:r>
            <w:r w:rsidR="0054068C">
              <w:rPr>
                <w:szCs w:val="24"/>
              </w:rPr>
              <w:t>mengekspor laporan evaluasi diri.</w:t>
            </w:r>
          </w:p>
        </w:tc>
      </w:tr>
    </w:tbl>
    <w:p w14:paraId="6C6AC4E7" w14:textId="36BD5146" w:rsidR="00134318" w:rsidRDefault="00134318" w:rsidP="002976AC">
      <w:pPr>
        <w:ind w:left="720"/>
      </w:pPr>
    </w:p>
    <w:p w14:paraId="143307AD" w14:textId="1700E194" w:rsidR="00CC0705" w:rsidRDefault="00CC0705" w:rsidP="00CC0705">
      <w:pPr>
        <w:pStyle w:val="ListParagraph"/>
        <w:numPr>
          <w:ilvl w:val="0"/>
          <w:numId w:val="62"/>
        </w:numPr>
      </w:pPr>
      <w:r>
        <w:t>Manajemen Laporan Kinerja Program Studi</w:t>
      </w:r>
    </w:p>
    <w:p w14:paraId="04BA445A" w14:textId="4174BB4A" w:rsidR="00CC0705" w:rsidRDefault="00CC0705" w:rsidP="00CC0705">
      <w:pPr>
        <w:pStyle w:val="ListParagraph"/>
        <w:ind w:left="1080"/>
      </w:pPr>
      <w:proofErr w:type="spellStart"/>
      <w:r>
        <w:rPr>
          <w:i/>
          <w:iCs/>
        </w:rPr>
        <w:t>Usecase</w:t>
      </w:r>
      <w:proofErr w:type="spellEnd"/>
      <w:r>
        <w:t xml:space="preserve"> ini berisi bagaimana proses pengisian borang Laporan Kinerja Program Studi.</w:t>
      </w:r>
    </w:p>
    <w:p w14:paraId="78DCF5A0" w14:textId="617C7416" w:rsidR="00CC0705" w:rsidRDefault="00CC0705" w:rsidP="00CC0705">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35</w:t>
      </w:r>
      <w:r w:rsidR="00B22397">
        <w:fldChar w:fldCharType="end"/>
      </w:r>
      <w:r>
        <w:t xml:space="preserve"> Spesifikasi Manajemen </w:t>
      </w:r>
      <w:r w:rsidR="0061207B">
        <w:t>LK</w:t>
      </w:r>
      <w:r>
        <w:t xml:space="preserve"> </w:t>
      </w:r>
      <w:proofErr w:type="spellStart"/>
      <w:r>
        <w:t>Prodi</w:t>
      </w:r>
      <w:proofErr w:type="spellEnd"/>
      <w:r>
        <w:t xml:space="preserve">: Membuka Halaman </w:t>
      </w:r>
      <w:r w:rsidR="0061207B">
        <w:t>LK</w:t>
      </w:r>
    </w:p>
    <w:tbl>
      <w:tblPr>
        <w:tblStyle w:val="TableGrid"/>
        <w:tblW w:w="0" w:type="auto"/>
        <w:tblLook w:val="04A0" w:firstRow="1" w:lastRow="0" w:firstColumn="1" w:lastColumn="0" w:noHBand="0" w:noVBand="1"/>
      </w:tblPr>
      <w:tblGrid>
        <w:gridCol w:w="2122"/>
        <w:gridCol w:w="5806"/>
      </w:tblGrid>
      <w:tr w:rsidR="00CC0705" w14:paraId="46A29005"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C7FF86" w14:textId="6211C72C" w:rsidR="00CC0705" w:rsidRDefault="00CC0705" w:rsidP="00617C20">
            <w:pPr>
              <w:jc w:val="left"/>
              <w:rPr>
                <w:b/>
                <w:bCs/>
                <w:szCs w:val="24"/>
              </w:rPr>
            </w:pPr>
            <w:proofErr w:type="spellStart"/>
            <w:r>
              <w:rPr>
                <w:b/>
                <w:bCs/>
                <w:i/>
                <w:iCs/>
                <w:szCs w:val="24"/>
              </w:rPr>
              <w:t>Usecase</w:t>
            </w:r>
            <w:proofErr w:type="spellEnd"/>
            <w:r>
              <w:rPr>
                <w:b/>
                <w:bCs/>
                <w:szCs w:val="24"/>
              </w:rPr>
              <w:t xml:space="preserve"> Manajemen </w:t>
            </w:r>
            <w:r w:rsidR="0061207B">
              <w:rPr>
                <w:b/>
                <w:bCs/>
                <w:szCs w:val="24"/>
              </w:rPr>
              <w:t>LK</w:t>
            </w:r>
            <w:r>
              <w:rPr>
                <w:b/>
                <w:bCs/>
                <w:szCs w:val="24"/>
              </w:rPr>
              <w:t xml:space="preserve"> </w:t>
            </w:r>
            <w:proofErr w:type="spellStart"/>
            <w:r>
              <w:rPr>
                <w:b/>
                <w:bCs/>
                <w:szCs w:val="24"/>
              </w:rPr>
              <w:t>Prodi</w:t>
            </w:r>
            <w:proofErr w:type="spellEnd"/>
            <w:r>
              <w:rPr>
                <w:b/>
                <w:bCs/>
                <w:szCs w:val="24"/>
              </w:rPr>
              <w:t xml:space="preserve"> : Membuka Halaman </w:t>
            </w:r>
            <w:r w:rsidR="0061207B">
              <w:rPr>
                <w:b/>
                <w:bCs/>
                <w:szCs w:val="24"/>
              </w:rPr>
              <w:t>LK</w:t>
            </w:r>
            <w:r>
              <w:rPr>
                <w:b/>
                <w:bCs/>
                <w:szCs w:val="24"/>
              </w:rPr>
              <w:t>.</w:t>
            </w:r>
          </w:p>
        </w:tc>
      </w:tr>
      <w:tr w:rsidR="00CC0705" w14:paraId="23B2B725"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7BEF93" w14:textId="77777777" w:rsidR="00CC0705" w:rsidRDefault="00CC0705"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A2B97C" w14:textId="62BF6172" w:rsidR="00CC0705" w:rsidRDefault="00CC0705" w:rsidP="00617C20">
            <w:pPr>
              <w:rPr>
                <w:szCs w:val="24"/>
              </w:rPr>
            </w:pPr>
            <w:proofErr w:type="spellStart"/>
            <w:r>
              <w:rPr>
                <w:i/>
                <w:iCs/>
                <w:szCs w:val="24"/>
              </w:rPr>
              <w:t>Usecase</w:t>
            </w:r>
            <w:proofErr w:type="spellEnd"/>
            <w:r>
              <w:rPr>
                <w:szCs w:val="24"/>
              </w:rPr>
              <w:t xml:space="preserve"> ini berfungsi untuk membuka halaman </w:t>
            </w:r>
            <w:proofErr w:type="spellStart"/>
            <w:r w:rsidR="0061207B">
              <w:rPr>
                <w:szCs w:val="24"/>
              </w:rPr>
              <w:t>lk</w:t>
            </w:r>
            <w:proofErr w:type="spellEnd"/>
            <w:r>
              <w:rPr>
                <w:szCs w:val="24"/>
              </w:rPr>
              <w:t xml:space="preserve"> </w:t>
            </w:r>
            <w:proofErr w:type="spellStart"/>
            <w:r>
              <w:rPr>
                <w:szCs w:val="24"/>
              </w:rPr>
              <w:t>prodi</w:t>
            </w:r>
            <w:proofErr w:type="spellEnd"/>
            <w:r>
              <w:rPr>
                <w:szCs w:val="24"/>
              </w:rPr>
              <w:t>.</w:t>
            </w:r>
          </w:p>
        </w:tc>
      </w:tr>
      <w:tr w:rsidR="00CC0705" w14:paraId="20694B26"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28CBE7" w14:textId="77777777" w:rsidR="00CC0705" w:rsidRDefault="00CC0705"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231F02" w14:textId="77777777" w:rsidR="00CC0705" w:rsidRDefault="00CC0705" w:rsidP="00617C20">
            <w:pPr>
              <w:rPr>
                <w:szCs w:val="24"/>
              </w:rPr>
            </w:pPr>
            <w:r>
              <w:rPr>
                <w:szCs w:val="24"/>
              </w:rPr>
              <w:t xml:space="preserve">Tim </w:t>
            </w:r>
            <w:proofErr w:type="spellStart"/>
            <w:r>
              <w:rPr>
                <w:szCs w:val="24"/>
              </w:rPr>
              <w:t>Prodi</w:t>
            </w:r>
            <w:proofErr w:type="spellEnd"/>
            <w:r>
              <w:rPr>
                <w:szCs w:val="24"/>
              </w:rPr>
              <w:t>.</w:t>
            </w:r>
          </w:p>
        </w:tc>
      </w:tr>
      <w:tr w:rsidR="00CC0705" w14:paraId="6631611C"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74A5DC" w14:textId="77777777" w:rsidR="00CC0705" w:rsidRDefault="00CC0705"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0B8D1D" w14:textId="77777777" w:rsidR="00CC0705" w:rsidRDefault="00CC0705" w:rsidP="00617C20">
            <w:pPr>
              <w:rPr>
                <w:szCs w:val="24"/>
              </w:rPr>
            </w:pPr>
            <w:r>
              <w:rPr>
                <w:szCs w:val="24"/>
              </w:rPr>
              <w:t xml:space="preserve">Halaman Utama </w:t>
            </w:r>
            <w:proofErr w:type="spellStart"/>
            <w:r>
              <w:rPr>
                <w:szCs w:val="24"/>
              </w:rPr>
              <w:t>Prodi</w:t>
            </w:r>
            <w:proofErr w:type="spellEnd"/>
            <w:r>
              <w:rPr>
                <w:szCs w:val="24"/>
              </w:rPr>
              <w:t xml:space="preserve"> tampil.</w:t>
            </w:r>
          </w:p>
        </w:tc>
      </w:tr>
      <w:tr w:rsidR="00CC0705" w14:paraId="0B4B8887"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675C45" w14:textId="77777777" w:rsidR="00CC0705" w:rsidRDefault="00CC0705" w:rsidP="00617C20">
            <w:pPr>
              <w:rPr>
                <w:i/>
                <w:iCs/>
                <w:szCs w:val="24"/>
              </w:rPr>
            </w:pPr>
            <w:proofErr w:type="spellStart"/>
            <w:r>
              <w:rPr>
                <w:b/>
                <w:bCs/>
                <w:i/>
                <w:iCs/>
                <w:szCs w:val="24"/>
              </w:rPr>
              <w:t>Flow</w:t>
            </w:r>
            <w:proofErr w:type="spellEnd"/>
            <w:r>
              <w:rPr>
                <w:b/>
                <w:bCs/>
                <w:i/>
                <w:iCs/>
                <w:szCs w:val="24"/>
              </w:rPr>
              <w:t xml:space="preserve"> Event</w:t>
            </w:r>
          </w:p>
        </w:tc>
      </w:tr>
      <w:tr w:rsidR="00CC0705" w14:paraId="551D73B5"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C16521" w14:textId="77777777" w:rsidR="00CC0705" w:rsidRDefault="00CC0705"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5184C4" w14:textId="6F1902D8" w:rsidR="00CC0705" w:rsidRDefault="00CC0705" w:rsidP="006C17D7">
            <w:pPr>
              <w:pStyle w:val="ListParagraph"/>
              <w:numPr>
                <w:ilvl w:val="0"/>
                <w:numId w:val="69"/>
              </w:numPr>
              <w:rPr>
                <w:szCs w:val="24"/>
              </w:rPr>
            </w:pPr>
            <w:proofErr w:type="spellStart"/>
            <w:r w:rsidRPr="00F24B55">
              <w:rPr>
                <w:i/>
                <w:iCs/>
                <w:szCs w:val="24"/>
              </w:rPr>
              <w:t>Usecase</w:t>
            </w:r>
            <w:proofErr w:type="spellEnd"/>
            <w:r>
              <w:rPr>
                <w:szCs w:val="24"/>
              </w:rPr>
              <w:t xml:space="preserve"> dimulai dengan aktor menekan tombol menu Isi </w:t>
            </w:r>
            <w:r w:rsidR="0061207B">
              <w:rPr>
                <w:szCs w:val="24"/>
              </w:rPr>
              <w:t>LK</w:t>
            </w:r>
            <w:r>
              <w:rPr>
                <w:szCs w:val="24"/>
              </w:rPr>
              <w:t>.</w:t>
            </w:r>
          </w:p>
          <w:p w14:paraId="535F550E" w14:textId="64B27BD0" w:rsidR="00CC0705" w:rsidRDefault="00CC0705" w:rsidP="006C17D7">
            <w:pPr>
              <w:pStyle w:val="ListParagraph"/>
              <w:numPr>
                <w:ilvl w:val="0"/>
                <w:numId w:val="69"/>
              </w:numPr>
              <w:rPr>
                <w:szCs w:val="24"/>
              </w:rPr>
            </w:pPr>
            <w:r>
              <w:rPr>
                <w:szCs w:val="24"/>
              </w:rPr>
              <w:t xml:space="preserve">Halaman pencarian </w:t>
            </w:r>
            <w:r w:rsidR="0061207B">
              <w:rPr>
                <w:szCs w:val="24"/>
              </w:rPr>
              <w:t>LK</w:t>
            </w:r>
            <w:r>
              <w:rPr>
                <w:szCs w:val="24"/>
              </w:rPr>
              <w:t xml:space="preserve"> tampil.</w:t>
            </w:r>
          </w:p>
          <w:p w14:paraId="0B4ECBB0" w14:textId="1D32F308" w:rsidR="00CC0705" w:rsidRDefault="00CC0705" w:rsidP="006C17D7">
            <w:pPr>
              <w:pStyle w:val="ListParagraph"/>
              <w:numPr>
                <w:ilvl w:val="0"/>
                <w:numId w:val="69"/>
              </w:numPr>
              <w:rPr>
                <w:szCs w:val="24"/>
              </w:rPr>
            </w:pPr>
            <w:r>
              <w:rPr>
                <w:szCs w:val="24"/>
              </w:rPr>
              <w:t xml:space="preserve">Aktor memasukkan data </w:t>
            </w:r>
            <w:proofErr w:type="spellStart"/>
            <w:r>
              <w:rPr>
                <w:szCs w:val="24"/>
              </w:rPr>
              <w:t>kedalam</w:t>
            </w:r>
            <w:proofErr w:type="spellEnd"/>
            <w:r>
              <w:rPr>
                <w:szCs w:val="24"/>
              </w:rPr>
              <w:t xml:space="preserve"> </w:t>
            </w:r>
            <w:proofErr w:type="spellStart"/>
            <w:r>
              <w:rPr>
                <w:i/>
                <w:iCs/>
                <w:szCs w:val="24"/>
              </w:rPr>
              <w:t>form</w:t>
            </w:r>
            <w:proofErr w:type="spellEnd"/>
            <w:r>
              <w:rPr>
                <w:i/>
                <w:iCs/>
                <w:szCs w:val="24"/>
              </w:rPr>
              <w:t xml:space="preserve"> </w:t>
            </w:r>
            <w:r>
              <w:rPr>
                <w:szCs w:val="24"/>
              </w:rPr>
              <w:t xml:space="preserve">pencarian </w:t>
            </w:r>
            <w:proofErr w:type="spellStart"/>
            <w:r w:rsidR="0061207B">
              <w:rPr>
                <w:szCs w:val="24"/>
              </w:rPr>
              <w:t>lk</w:t>
            </w:r>
            <w:proofErr w:type="spellEnd"/>
            <w:r>
              <w:rPr>
                <w:szCs w:val="24"/>
              </w:rPr>
              <w:t>.</w:t>
            </w:r>
          </w:p>
          <w:p w14:paraId="68E8CAFE" w14:textId="77777777" w:rsidR="00CC0705" w:rsidRDefault="00CC0705" w:rsidP="006C17D7">
            <w:pPr>
              <w:pStyle w:val="ListParagraph"/>
              <w:numPr>
                <w:ilvl w:val="0"/>
                <w:numId w:val="69"/>
              </w:numPr>
              <w:rPr>
                <w:szCs w:val="24"/>
              </w:rPr>
            </w:pPr>
            <w:r>
              <w:rPr>
                <w:szCs w:val="24"/>
              </w:rPr>
              <w:t>Aktor menekan tombol cari.</w:t>
            </w:r>
          </w:p>
          <w:p w14:paraId="45C06AFC" w14:textId="77777777" w:rsidR="00CC0705" w:rsidRDefault="00CC0705" w:rsidP="006C17D7">
            <w:pPr>
              <w:pStyle w:val="ListParagraph"/>
              <w:numPr>
                <w:ilvl w:val="0"/>
                <w:numId w:val="69"/>
              </w:numPr>
              <w:rPr>
                <w:szCs w:val="24"/>
              </w:rPr>
            </w:pPr>
            <w:r>
              <w:rPr>
                <w:szCs w:val="24"/>
              </w:rPr>
              <w:t>Hasil pencarian muncul.</w:t>
            </w:r>
          </w:p>
          <w:p w14:paraId="01D510EE" w14:textId="77777777" w:rsidR="00CC0705" w:rsidRDefault="00CC0705" w:rsidP="006C17D7">
            <w:pPr>
              <w:pStyle w:val="ListParagraph"/>
              <w:numPr>
                <w:ilvl w:val="0"/>
                <w:numId w:val="69"/>
              </w:numPr>
              <w:rPr>
                <w:szCs w:val="24"/>
              </w:rPr>
            </w:pPr>
            <w:r>
              <w:rPr>
                <w:szCs w:val="24"/>
              </w:rPr>
              <w:t>Aktor menekan tombol lihat pada hasil pencarian.</w:t>
            </w:r>
          </w:p>
          <w:p w14:paraId="65F72398" w14:textId="220808B2" w:rsidR="00CC0705" w:rsidRPr="00F24B55" w:rsidRDefault="00CC0705" w:rsidP="006C17D7">
            <w:pPr>
              <w:pStyle w:val="ListParagraph"/>
              <w:numPr>
                <w:ilvl w:val="0"/>
                <w:numId w:val="69"/>
              </w:numPr>
              <w:rPr>
                <w:szCs w:val="24"/>
              </w:rPr>
            </w:pPr>
            <w:r>
              <w:rPr>
                <w:szCs w:val="24"/>
              </w:rPr>
              <w:t xml:space="preserve">Halaman </w:t>
            </w:r>
            <w:r w:rsidR="0061207B">
              <w:rPr>
                <w:szCs w:val="24"/>
              </w:rPr>
              <w:t>LK</w:t>
            </w:r>
            <w:r>
              <w:rPr>
                <w:szCs w:val="24"/>
              </w:rPr>
              <w:t xml:space="preserve"> </w:t>
            </w:r>
            <w:proofErr w:type="spellStart"/>
            <w:r>
              <w:rPr>
                <w:szCs w:val="24"/>
              </w:rPr>
              <w:t>Prod</w:t>
            </w:r>
            <w:proofErr w:type="spellEnd"/>
          </w:p>
        </w:tc>
      </w:tr>
      <w:tr w:rsidR="00CC0705" w14:paraId="34594326"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ECD067" w14:textId="77777777" w:rsidR="00CC0705" w:rsidRDefault="00CC0705"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03DD9A" w14:textId="77777777" w:rsidR="00CC0705" w:rsidRDefault="00CC0705" w:rsidP="00617C20">
            <w:pPr>
              <w:rPr>
                <w:szCs w:val="24"/>
              </w:rPr>
            </w:pPr>
            <w:r>
              <w:rPr>
                <w:szCs w:val="24"/>
              </w:rPr>
              <w:t>Tidak ada.</w:t>
            </w:r>
          </w:p>
        </w:tc>
      </w:tr>
      <w:tr w:rsidR="00CC0705" w14:paraId="429306FC"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71D95A" w14:textId="77777777" w:rsidR="00CC0705" w:rsidRDefault="00CC0705"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AC35A7" w14:textId="77777777" w:rsidR="00CC0705" w:rsidRDefault="00CC0705" w:rsidP="00617C20">
            <w:pPr>
              <w:rPr>
                <w:szCs w:val="24"/>
              </w:rPr>
            </w:pPr>
            <w:r>
              <w:rPr>
                <w:szCs w:val="24"/>
              </w:rPr>
              <w:t>Tidak ada.</w:t>
            </w:r>
          </w:p>
        </w:tc>
      </w:tr>
      <w:tr w:rsidR="00CC0705" w14:paraId="3BD98B5C"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7FB7AF" w14:textId="77777777" w:rsidR="00CC0705" w:rsidRDefault="00CC0705"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B668A6" w14:textId="7390884D" w:rsidR="00CC0705" w:rsidRDefault="00CC0705" w:rsidP="00617C20">
            <w:pPr>
              <w:keepNext/>
              <w:rPr>
                <w:szCs w:val="24"/>
              </w:rPr>
            </w:pPr>
            <w:r>
              <w:rPr>
                <w:szCs w:val="24"/>
              </w:rPr>
              <w:t xml:space="preserve">Halaman </w:t>
            </w:r>
            <w:r w:rsidR="0061207B">
              <w:rPr>
                <w:szCs w:val="24"/>
              </w:rPr>
              <w:t>LK</w:t>
            </w:r>
          </w:p>
        </w:tc>
      </w:tr>
    </w:tbl>
    <w:p w14:paraId="23C42735" w14:textId="77777777" w:rsidR="00CC0705" w:rsidRDefault="00CC0705" w:rsidP="00CC0705">
      <w:pPr>
        <w:pStyle w:val="ListParagraph"/>
        <w:ind w:left="1080"/>
      </w:pPr>
    </w:p>
    <w:p w14:paraId="3720ED7A" w14:textId="1EADBCDC" w:rsidR="00CC0705" w:rsidRDefault="00CC0705" w:rsidP="00CC0705">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36</w:t>
      </w:r>
      <w:r w:rsidR="00B22397">
        <w:fldChar w:fldCharType="end"/>
      </w:r>
      <w:r>
        <w:t xml:space="preserve"> Spesifikasi Mengisi Laporan Kinerja Program Studi</w:t>
      </w:r>
    </w:p>
    <w:tbl>
      <w:tblPr>
        <w:tblStyle w:val="TableGrid"/>
        <w:tblW w:w="0" w:type="auto"/>
        <w:tblLook w:val="04A0" w:firstRow="1" w:lastRow="0" w:firstColumn="1" w:lastColumn="0" w:noHBand="0" w:noVBand="1"/>
      </w:tblPr>
      <w:tblGrid>
        <w:gridCol w:w="2122"/>
        <w:gridCol w:w="5806"/>
      </w:tblGrid>
      <w:tr w:rsidR="00CC0705" w14:paraId="7EABEC4A"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433744" w14:textId="7F00A9D0" w:rsidR="00CC0705" w:rsidRDefault="00CC0705" w:rsidP="00617C20">
            <w:pPr>
              <w:rPr>
                <w:b/>
                <w:bCs/>
                <w:szCs w:val="24"/>
              </w:rPr>
            </w:pPr>
            <w:proofErr w:type="spellStart"/>
            <w:r>
              <w:rPr>
                <w:b/>
                <w:bCs/>
                <w:i/>
                <w:iCs/>
                <w:szCs w:val="24"/>
              </w:rPr>
              <w:t>Usecase</w:t>
            </w:r>
            <w:proofErr w:type="spellEnd"/>
            <w:r>
              <w:rPr>
                <w:b/>
                <w:bCs/>
                <w:szCs w:val="24"/>
              </w:rPr>
              <w:t xml:space="preserve"> Manajemen </w:t>
            </w:r>
            <w:r w:rsidR="0061207B">
              <w:rPr>
                <w:b/>
                <w:bCs/>
                <w:szCs w:val="24"/>
              </w:rPr>
              <w:t>LK</w:t>
            </w:r>
            <w:r>
              <w:rPr>
                <w:b/>
                <w:bCs/>
                <w:szCs w:val="24"/>
              </w:rPr>
              <w:t>: Mengisi Laporan Kinerja Program Studi</w:t>
            </w:r>
          </w:p>
        </w:tc>
      </w:tr>
      <w:tr w:rsidR="00CC0705" w14:paraId="71FC3ADA"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94C2C1" w14:textId="77777777" w:rsidR="00CC0705" w:rsidRDefault="00CC0705"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0020EE" w14:textId="77777777" w:rsidR="00CC0705" w:rsidRDefault="00CC0705" w:rsidP="00617C20">
            <w:pPr>
              <w:rPr>
                <w:szCs w:val="24"/>
              </w:rPr>
            </w:pPr>
            <w:proofErr w:type="spellStart"/>
            <w:r>
              <w:rPr>
                <w:i/>
                <w:iCs/>
                <w:szCs w:val="24"/>
              </w:rPr>
              <w:t>Usecase</w:t>
            </w:r>
            <w:proofErr w:type="spellEnd"/>
            <w:r>
              <w:rPr>
                <w:szCs w:val="24"/>
              </w:rPr>
              <w:t xml:space="preserve"> ini berfungsi untuk mengisi laporan evaluasi diri program studi.</w:t>
            </w:r>
          </w:p>
        </w:tc>
      </w:tr>
      <w:tr w:rsidR="00CC0705" w14:paraId="74AA4614"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6AA8B7" w14:textId="77777777" w:rsidR="00CC0705" w:rsidRDefault="00CC0705"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D7677F" w14:textId="77777777" w:rsidR="00CC0705" w:rsidRDefault="00CC0705" w:rsidP="00617C20">
            <w:pPr>
              <w:rPr>
                <w:szCs w:val="24"/>
              </w:rPr>
            </w:pPr>
            <w:r>
              <w:rPr>
                <w:szCs w:val="24"/>
              </w:rPr>
              <w:t xml:space="preserve">Tim </w:t>
            </w:r>
            <w:proofErr w:type="spellStart"/>
            <w:r>
              <w:rPr>
                <w:szCs w:val="24"/>
              </w:rPr>
              <w:t>Prodi</w:t>
            </w:r>
            <w:proofErr w:type="spellEnd"/>
          </w:p>
        </w:tc>
      </w:tr>
      <w:tr w:rsidR="00CC0705" w14:paraId="244AF992"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4F7064" w14:textId="77777777" w:rsidR="00CC0705" w:rsidRDefault="00CC0705" w:rsidP="00617C20">
            <w:pPr>
              <w:rPr>
                <w:szCs w:val="24"/>
              </w:rPr>
            </w:pPr>
            <w:r>
              <w:rPr>
                <w:szCs w:val="24"/>
              </w:rPr>
              <w:lastRenderedPageBreak/>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97815F" w14:textId="6C0718A7" w:rsidR="00CC0705" w:rsidRDefault="00CC0705" w:rsidP="00617C20">
            <w:pPr>
              <w:rPr>
                <w:szCs w:val="24"/>
              </w:rPr>
            </w:pPr>
            <w:r>
              <w:rPr>
                <w:szCs w:val="24"/>
              </w:rPr>
              <w:t xml:space="preserve">Halaman laporan </w:t>
            </w:r>
            <w:r w:rsidR="0061207B">
              <w:rPr>
                <w:szCs w:val="24"/>
              </w:rPr>
              <w:t>kinerja</w:t>
            </w:r>
            <w:r>
              <w:rPr>
                <w:szCs w:val="24"/>
              </w:rPr>
              <w:t xml:space="preserve"> tampil.</w:t>
            </w:r>
          </w:p>
        </w:tc>
      </w:tr>
      <w:tr w:rsidR="00CC0705" w14:paraId="3D516577"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552AA1" w14:textId="77777777" w:rsidR="00CC0705" w:rsidRDefault="00CC0705" w:rsidP="00617C20">
            <w:pPr>
              <w:rPr>
                <w:i/>
                <w:iCs/>
                <w:szCs w:val="24"/>
              </w:rPr>
            </w:pPr>
            <w:proofErr w:type="spellStart"/>
            <w:r>
              <w:rPr>
                <w:b/>
                <w:bCs/>
                <w:i/>
                <w:iCs/>
                <w:szCs w:val="24"/>
              </w:rPr>
              <w:t>Flow</w:t>
            </w:r>
            <w:proofErr w:type="spellEnd"/>
            <w:r>
              <w:rPr>
                <w:b/>
                <w:bCs/>
                <w:i/>
                <w:iCs/>
                <w:szCs w:val="24"/>
              </w:rPr>
              <w:t xml:space="preserve"> Event</w:t>
            </w:r>
          </w:p>
        </w:tc>
      </w:tr>
      <w:tr w:rsidR="00CC0705" w14:paraId="7E41EA25"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AE4D2F" w14:textId="77777777" w:rsidR="00CC0705" w:rsidRDefault="00CC0705"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D404CE" w14:textId="77777777" w:rsidR="00CC0705" w:rsidRPr="00692676" w:rsidRDefault="00CC0705" w:rsidP="006C17D7">
            <w:pPr>
              <w:pStyle w:val="ListParagraph"/>
              <w:numPr>
                <w:ilvl w:val="0"/>
                <w:numId w:val="70"/>
              </w:numPr>
              <w:rPr>
                <w:i/>
                <w:iCs/>
                <w:szCs w:val="24"/>
              </w:rPr>
            </w:pPr>
            <w:proofErr w:type="spellStart"/>
            <w:r w:rsidRPr="00692676">
              <w:rPr>
                <w:i/>
                <w:iCs/>
                <w:szCs w:val="24"/>
              </w:rPr>
              <w:t>Usecase</w:t>
            </w:r>
            <w:proofErr w:type="spellEnd"/>
            <w:r>
              <w:rPr>
                <w:szCs w:val="24"/>
              </w:rPr>
              <w:t xml:space="preserve"> dimulai dengan aktor menekan tombol isi pada tabel laporan evaluasi diri.</w:t>
            </w:r>
          </w:p>
          <w:p w14:paraId="3BC908B6" w14:textId="77777777" w:rsidR="00CC0705" w:rsidRPr="00692676" w:rsidRDefault="00CC0705" w:rsidP="006C17D7">
            <w:pPr>
              <w:pStyle w:val="ListParagraph"/>
              <w:numPr>
                <w:ilvl w:val="0"/>
                <w:numId w:val="70"/>
              </w:numPr>
              <w:rPr>
                <w:i/>
                <w:iCs/>
                <w:szCs w:val="24"/>
              </w:rPr>
            </w:pPr>
            <w:r>
              <w:rPr>
                <w:szCs w:val="24"/>
              </w:rPr>
              <w:t>Halaman pengisian laporan evaluasi diri tampil.</w:t>
            </w:r>
          </w:p>
          <w:p w14:paraId="2A5FF899" w14:textId="77777777" w:rsidR="00CC0705" w:rsidRPr="00692676" w:rsidRDefault="00CC0705" w:rsidP="006C17D7">
            <w:pPr>
              <w:pStyle w:val="ListParagraph"/>
              <w:numPr>
                <w:ilvl w:val="0"/>
                <w:numId w:val="70"/>
              </w:numPr>
              <w:rPr>
                <w:i/>
                <w:iCs/>
                <w:szCs w:val="24"/>
              </w:rPr>
            </w:pPr>
            <w:r>
              <w:rPr>
                <w:szCs w:val="24"/>
              </w:rPr>
              <w:t>Aktor menekan butir laporan evaluasi diri.</w:t>
            </w:r>
          </w:p>
          <w:p w14:paraId="3ED0CE30" w14:textId="77777777" w:rsidR="00CC0705" w:rsidRPr="0067798B" w:rsidRDefault="00CC0705" w:rsidP="006C17D7">
            <w:pPr>
              <w:pStyle w:val="ListParagraph"/>
              <w:numPr>
                <w:ilvl w:val="0"/>
                <w:numId w:val="70"/>
              </w:numPr>
              <w:rPr>
                <w:i/>
                <w:iCs/>
                <w:szCs w:val="24"/>
              </w:rPr>
            </w:pPr>
            <w:proofErr w:type="spellStart"/>
            <w:r>
              <w:rPr>
                <w:i/>
                <w:iCs/>
                <w:szCs w:val="24"/>
              </w:rPr>
              <w:t>Form</w:t>
            </w:r>
            <w:proofErr w:type="spellEnd"/>
            <w:r>
              <w:rPr>
                <w:i/>
                <w:iCs/>
                <w:szCs w:val="24"/>
              </w:rPr>
              <w:t xml:space="preserve"> </w:t>
            </w:r>
            <w:r>
              <w:rPr>
                <w:szCs w:val="24"/>
              </w:rPr>
              <w:t>pengisian laporan evaluasi diri tampil.</w:t>
            </w:r>
          </w:p>
          <w:p w14:paraId="6B82E1A6" w14:textId="77777777" w:rsidR="00CC0705" w:rsidRPr="0067798B" w:rsidRDefault="00CC0705" w:rsidP="006C17D7">
            <w:pPr>
              <w:pStyle w:val="ListParagraph"/>
              <w:numPr>
                <w:ilvl w:val="0"/>
                <w:numId w:val="70"/>
              </w:numPr>
              <w:rPr>
                <w:i/>
                <w:iCs/>
                <w:szCs w:val="24"/>
              </w:rPr>
            </w:pPr>
            <w:r>
              <w:rPr>
                <w:szCs w:val="24"/>
              </w:rPr>
              <w:t xml:space="preserve">Aktor mengisi </w:t>
            </w:r>
            <w:proofErr w:type="spellStart"/>
            <w:r>
              <w:rPr>
                <w:i/>
                <w:iCs/>
                <w:szCs w:val="24"/>
              </w:rPr>
              <w:t>form</w:t>
            </w:r>
            <w:proofErr w:type="spellEnd"/>
            <w:r>
              <w:rPr>
                <w:i/>
                <w:iCs/>
                <w:szCs w:val="24"/>
              </w:rPr>
              <w:t xml:space="preserve"> </w:t>
            </w:r>
            <w:r w:rsidRPr="0067798B">
              <w:rPr>
                <w:szCs w:val="24"/>
              </w:rPr>
              <w:t>tersebut</w:t>
            </w:r>
            <w:r>
              <w:rPr>
                <w:szCs w:val="24"/>
              </w:rPr>
              <w:t>.</w:t>
            </w:r>
          </w:p>
          <w:p w14:paraId="171791D2" w14:textId="77777777" w:rsidR="00CC0705" w:rsidRPr="00692676" w:rsidRDefault="00CC0705" w:rsidP="006C17D7">
            <w:pPr>
              <w:pStyle w:val="ListParagraph"/>
              <w:numPr>
                <w:ilvl w:val="0"/>
                <w:numId w:val="70"/>
              </w:numPr>
              <w:rPr>
                <w:i/>
                <w:iCs/>
                <w:szCs w:val="24"/>
              </w:rPr>
            </w:pPr>
            <w:r>
              <w:rPr>
                <w:szCs w:val="24"/>
              </w:rPr>
              <w:t>Aktor menekan tombol simpan.</w:t>
            </w:r>
          </w:p>
        </w:tc>
      </w:tr>
      <w:tr w:rsidR="00CC0705" w14:paraId="158A0637"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C08ADF" w14:textId="77777777" w:rsidR="00CC0705" w:rsidRDefault="00CC0705"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9C698D" w14:textId="77777777" w:rsidR="00CC0705" w:rsidRPr="0067798B" w:rsidRDefault="00CC0705" w:rsidP="00617C20">
            <w:pPr>
              <w:rPr>
                <w:szCs w:val="24"/>
              </w:rPr>
            </w:pPr>
            <w:r>
              <w:rPr>
                <w:szCs w:val="24"/>
              </w:rPr>
              <w:t>Tidak Ada.</w:t>
            </w:r>
          </w:p>
        </w:tc>
      </w:tr>
      <w:tr w:rsidR="00CC0705" w14:paraId="664445F5"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1D2419" w14:textId="77777777" w:rsidR="00CC0705" w:rsidRDefault="00CC0705"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FED528" w14:textId="77777777" w:rsidR="00CC0705" w:rsidRDefault="00CC0705" w:rsidP="00617C20">
            <w:pPr>
              <w:rPr>
                <w:szCs w:val="24"/>
              </w:rPr>
            </w:pPr>
            <w:r>
              <w:rPr>
                <w:szCs w:val="24"/>
              </w:rPr>
              <w:t>Tidak Ada.</w:t>
            </w:r>
          </w:p>
        </w:tc>
      </w:tr>
      <w:tr w:rsidR="00CC0705" w14:paraId="09B63486"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43CAD74" w14:textId="77777777" w:rsidR="00CC0705" w:rsidRDefault="00CC0705"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D73919" w14:textId="77777777" w:rsidR="00CC0705" w:rsidRDefault="00CC0705" w:rsidP="00617C20">
            <w:pPr>
              <w:keepNext/>
              <w:rPr>
                <w:szCs w:val="24"/>
              </w:rPr>
            </w:pPr>
            <w:r>
              <w:rPr>
                <w:szCs w:val="24"/>
              </w:rPr>
              <w:t>Berhasil mengisi laporan evaluasi diri.</w:t>
            </w:r>
          </w:p>
        </w:tc>
      </w:tr>
    </w:tbl>
    <w:p w14:paraId="2E09B440" w14:textId="77777777" w:rsidR="00CC0705" w:rsidRDefault="00CC0705" w:rsidP="00CC0705">
      <w:pPr>
        <w:tabs>
          <w:tab w:val="left" w:pos="4571"/>
        </w:tabs>
      </w:pPr>
    </w:p>
    <w:p w14:paraId="4554BE3C" w14:textId="45D7427B" w:rsidR="00CC0705" w:rsidRDefault="00CC0705" w:rsidP="00CC0705">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37</w:t>
      </w:r>
      <w:r w:rsidR="00B22397">
        <w:fldChar w:fldCharType="end"/>
      </w:r>
      <w:r>
        <w:t xml:space="preserve"> Spesifikasi Mengisi Dokumen Laporan Kinerja Program Studi</w:t>
      </w:r>
    </w:p>
    <w:tbl>
      <w:tblPr>
        <w:tblStyle w:val="TableGrid"/>
        <w:tblW w:w="0" w:type="auto"/>
        <w:tblLook w:val="04A0" w:firstRow="1" w:lastRow="0" w:firstColumn="1" w:lastColumn="0" w:noHBand="0" w:noVBand="1"/>
      </w:tblPr>
      <w:tblGrid>
        <w:gridCol w:w="2122"/>
        <w:gridCol w:w="5806"/>
      </w:tblGrid>
      <w:tr w:rsidR="00CC0705" w14:paraId="7406AE47"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12EC78" w14:textId="55E409E0" w:rsidR="00CC0705" w:rsidRDefault="00CC0705" w:rsidP="00617C20">
            <w:pPr>
              <w:rPr>
                <w:b/>
                <w:bCs/>
                <w:szCs w:val="24"/>
              </w:rPr>
            </w:pPr>
            <w:proofErr w:type="spellStart"/>
            <w:r>
              <w:rPr>
                <w:b/>
                <w:bCs/>
                <w:i/>
                <w:iCs/>
                <w:szCs w:val="24"/>
              </w:rPr>
              <w:t>Usecase</w:t>
            </w:r>
            <w:proofErr w:type="spellEnd"/>
            <w:r>
              <w:rPr>
                <w:b/>
                <w:bCs/>
                <w:szCs w:val="24"/>
              </w:rPr>
              <w:t xml:space="preserve"> Manajemen </w:t>
            </w:r>
            <w:r w:rsidR="0061207B">
              <w:rPr>
                <w:b/>
                <w:bCs/>
                <w:szCs w:val="24"/>
              </w:rPr>
              <w:t>LK</w:t>
            </w:r>
            <w:r>
              <w:rPr>
                <w:b/>
                <w:bCs/>
                <w:szCs w:val="24"/>
              </w:rPr>
              <w:t>: Mengisi Dokumen Laporan Kinerja Program Studi</w:t>
            </w:r>
          </w:p>
        </w:tc>
      </w:tr>
      <w:tr w:rsidR="00CC0705" w14:paraId="443148B4"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58CF35" w14:textId="77777777" w:rsidR="00CC0705" w:rsidRDefault="00CC0705"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D11F002" w14:textId="55A2FF4D" w:rsidR="00CC0705" w:rsidRDefault="00CC0705" w:rsidP="00617C20">
            <w:pPr>
              <w:rPr>
                <w:szCs w:val="24"/>
              </w:rPr>
            </w:pPr>
            <w:proofErr w:type="spellStart"/>
            <w:r>
              <w:rPr>
                <w:i/>
                <w:iCs/>
                <w:szCs w:val="24"/>
              </w:rPr>
              <w:t>Usecase</w:t>
            </w:r>
            <w:proofErr w:type="spellEnd"/>
            <w:r>
              <w:rPr>
                <w:szCs w:val="24"/>
              </w:rPr>
              <w:t xml:space="preserve"> ini berfungsi untuk mengisi dokumen-dokumen yang mendukung narasi Laporan Kinerja.</w:t>
            </w:r>
          </w:p>
        </w:tc>
      </w:tr>
      <w:tr w:rsidR="00CC0705" w14:paraId="7A223EEB"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BF0246" w14:textId="77777777" w:rsidR="00CC0705" w:rsidRDefault="00CC0705"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C70BF4" w14:textId="77777777" w:rsidR="00CC0705" w:rsidRDefault="00CC0705" w:rsidP="00617C20">
            <w:pPr>
              <w:rPr>
                <w:szCs w:val="24"/>
              </w:rPr>
            </w:pPr>
            <w:r>
              <w:rPr>
                <w:szCs w:val="24"/>
              </w:rPr>
              <w:t xml:space="preserve">Tim </w:t>
            </w:r>
            <w:proofErr w:type="spellStart"/>
            <w:r>
              <w:rPr>
                <w:szCs w:val="24"/>
              </w:rPr>
              <w:t>Prodi</w:t>
            </w:r>
            <w:proofErr w:type="spellEnd"/>
          </w:p>
        </w:tc>
      </w:tr>
      <w:tr w:rsidR="00CC0705" w14:paraId="7E562F92"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D4AED1" w14:textId="77777777" w:rsidR="00CC0705" w:rsidRDefault="00CC0705"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433BB4" w14:textId="58322912" w:rsidR="00CC0705" w:rsidRDefault="00CC0705" w:rsidP="00617C20">
            <w:pPr>
              <w:rPr>
                <w:szCs w:val="24"/>
              </w:rPr>
            </w:pPr>
            <w:r>
              <w:rPr>
                <w:szCs w:val="24"/>
              </w:rPr>
              <w:t xml:space="preserve">Halaman laporan </w:t>
            </w:r>
            <w:r w:rsidR="0061207B">
              <w:rPr>
                <w:szCs w:val="24"/>
              </w:rPr>
              <w:t>kinerja</w:t>
            </w:r>
            <w:r>
              <w:rPr>
                <w:szCs w:val="24"/>
              </w:rPr>
              <w:t xml:space="preserve"> tampil.</w:t>
            </w:r>
          </w:p>
        </w:tc>
      </w:tr>
      <w:tr w:rsidR="00CC0705" w14:paraId="04FC1D80"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6BE34F" w14:textId="77777777" w:rsidR="00CC0705" w:rsidRDefault="00CC0705" w:rsidP="00617C20">
            <w:pPr>
              <w:rPr>
                <w:i/>
                <w:iCs/>
                <w:szCs w:val="24"/>
              </w:rPr>
            </w:pPr>
            <w:proofErr w:type="spellStart"/>
            <w:r>
              <w:rPr>
                <w:b/>
                <w:bCs/>
                <w:i/>
                <w:iCs/>
                <w:szCs w:val="24"/>
              </w:rPr>
              <w:t>Flow</w:t>
            </w:r>
            <w:proofErr w:type="spellEnd"/>
            <w:r>
              <w:rPr>
                <w:b/>
                <w:bCs/>
                <w:i/>
                <w:iCs/>
                <w:szCs w:val="24"/>
              </w:rPr>
              <w:t xml:space="preserve"> Event</w:t>
            </w:r>
          </w:p>
        </w:tc>
      </w:tr>
      <w:tr w:rsidR="00CC0705" w14:paraId="0655C94F"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047C22" w14:textId="77777777" w:rsidR="00CC0705" w:rsidRDefault="00CC0705"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1B0CE0" w14:textId="2138597C" w:rsidR="00CC0705" w:rsidRPr="00692676" w:rsidRDefault="00CC0705" w:rsidP="006C17D7">
            <w:pPr>
              <w:pStyle w:val="ListParagraph"/>
              <w:numPr>
                <w:ilvl w:val="0"/>
                <w:numId w:val="71"/>
              </w:numPr>
              <w:spacing w:after="200"/>
              <w:rPr>
                <w:i/>
                <w:iCs/>
                <w:szCs w:val="24"/>
              </w:rPr>
            </w:pPr>
            <w:proofErr w:type="spellStart"/>
            <w:r w:rsidRPr="00692676">
              <w:rPr>
                <w:i/>
                <w:iCs/>
                <w:szCs w:val="24"/>
              </w:rPr>
              <w:t>Usecase</w:t>
            </w:r>
            <w:proofErr w:type="spellEnd"/>
            <w:r>
              <w:rPr>
                <w:szCs w:val="24"/>
              </w:rPr>
              <w:t xml:space="preserve"> dimulai dengan aktor menekan tombol isi pada tabel laporan </w:t>
            </w:r>
            <w:r w:rsidR="0061207B">
              <w:rPr>
                <w:szCs w:val="24"/>
              </w:rPr>
              <w:t>kinerja</w:t>
            </w:r>
            <w:r>
              <w:rPr>
                <w:szCs w:val="24"/>
              </w:rPr>
              <w:t>.</w:t>
            </w:r>
          </w:p>
          <w:p w14:paraId="42C9D620" w14:textId="3290B34A" w:rsidR="00CC0705" w:rsidRPr="00692676" w:rsidRDefault="00CC0705" w:rsidP="006C17D7">
            <w:pPr>
              <w:pStyle w:val="ListParagraph"/>
              <w:numPr>
                <w:ilvl w:val="0"/>
                <w:numId w:val="71"/>
              </w:numPr>
              <w:spacing w:after="200"/>
              <w:rPr>
                <w:i/>
                <w:iCs/>
                <w:szCs w:val="24"/>
              </w:rPr>
            </w:pPr>
            <w:r>
              <w:rPr>
                <w:szCs w:val="24"/>
              </w:rPr>
              <w:t xml:space="preserve">Halaman pengisian laporan </w:t>
            </w:r>
            <w:r w:rsidR="0061207B">
              <w:rPr>
                <w:szCs w:val="24"/>
              </w:rPr>
              <w:t>kinerja</w:t>
            </w:r>
            <w:r>
              <w:rPr>
                <w:szCs w:val="24"/>
              </w:rPr>
              <w:t xml:space="preserve"> tampil.</w:t>
            </w:r>
          </w:p>
          <w:p w14:paraId="542860EA" w14:textId="1363FB38" w:rsidR="00CC0705" w:rsidRPr="00692676" w:rsidRDefault="00CC0705" w:rsidP="006C17D7">
            <w:pPr>
              <w:pStyle w:val="ListParagraph"/>
              <w:numPr>
                <w:ilvl w:val="0"/>
                <w:numId w:val="71"/>
              </w:numPr>
              <w:spacing w:after="200"/>
              <w:rPr>
                <w:i/>
                <w:iCs/>
                <w:szCs w:val="24"/>
              </w:rPr>
            </w:pPr>
            <w:r>
              <w:rPr>
                <w:szCs w:val="24"/>
              </w:rPr>
              <w:t xml:space="preserve">Aktor menekan butir laporan </w:t>
            </w:r>
            <w:r w:rsidR="0061207B">
              <w:rPr>
                <w:szCs w:val="24"/>
              </w:rPr>
              <w:t>kinerja</w:t>
            </w:r>
            <w:r>
              <w:rPr>
                <w:szCs w:val="24"/>
              </w:rPr>
              <w:t>.</w:t>
            </w:r>
          </w:p>
          <w:p w14:paraId="2C1AE24D" w14:textId="662AC8A0" w:rsidR="00CC0705" w:rsidRPr="0067798B" w:rsidRDefault="00CC0705" w:rsidP="006C17D7">
            <w:pPr>
              <w:pStyle w:val="ListParagraph"/>
              <w:numPr>
                <w:ilvl w:val="0"/>
                <w:numId w:val="71"/>
              </w:numPr>
              <w:spacing w:after="200"/>
              <w:rPr>
                <w:i/>
                <w:iCs/>
                <w:szCs w:val="24"/>
              </w:rPr>
            </w:pPr>
            <w:proofErr w:type="spellStart"/>
            <w:r>
              <w:rPr>
                <w:i/>
                <w:iCs/>
                <w:szCs w:val="24"/>
              </w:rPr>
              <w:t>Form</w:t>
            </w:r>
            <w:proofErr w:type="spellEnd"/>
            <w:r>
              <w:rPr>
                <w:i/>
                <w:iCs/>
                <w:szCs w:val="24"/>
              </w:rPr>
              <w:t xml:space="preserve"> </w:t>
            </w:r>
            <w:r>
              <w:rPr>
                <w:szCs w:val="24"/>
              </w:rPr>
              <w:t xml:space="preserve">pengisian dokumen laporan </w:t>
            </w:r>
            <w:r w:rsidR="0061207B">
              <w:rPr>
                <w:szCs w:val="24"/>
              </w:rPr>
              <w:t>kinerja</w:t>
            </w:r>
            <w:r>
              <w:rPr>
                <w:szCs w:val="24"/>
              </w:rPr>
              <w:t xml:space="preserve"> tampil.</w:t>
            </w:r>
          </w:p>
          <w:p w14:paraId="1E687007" w14:textId="77777777" w:rsidR="00CC0705" w:rsidRPr="0067798B" w:rsidRDefault="00CC0705" w:rsidP="006C17D7">
            <w:pPr>
              <w:pStyle w:val="ListParagraph"/>
              <w:numPr>
                <w:ilvl w:val="0"/>
                <w:numId w:val="71"/>
              </w:numPr>
              <w:spacing w:after="200"/>
              <w:rPr>
                <w:i/>
                <w:iCs/>
                <w:szCs w:val="24"/>
              </w:rPr>
            </w:pPr>
            <w:r>
              <w:rPr>
                <w:szCs w:val="24"/>
              </w:rPr>
              <w:t xml:space="preserve">Aktor mengisi </w:t>
            </w:r>
            <w:proofErr w:type="spellStart"/>
            <w:r>
              <w:rPr>
                <w:i/>
                <w:iCs/>
                <w:szCs w:val="24"/>
              </w:rPr>
              <w:t>form</w:t>
            </w:r>
            <w:proofErr w:type="spellEnd"/>
            <w:r>
              <w:rPr>
                <w:i/>
                <w:iCs/>
                <w:szCs w:val="24"/>
              </w:rPr>
              <w:t xml:space="preserve"> </w:t>
            </w:r>
            <w:r w:rsidRPr="0067798B">
              <w:rPr>
                <w:szCs w:val="24"/>
              </w:rPr>
              <w:t>tersebut</w:t>
            </w:r>
            <w:r>
              <w:rPr>
                <w:szCs w:val="24"/>
              </w:rPr>
              <w:t>.</w:t>
            </w:r>
          </w:p>
          <w:p w14:paraId="279E7E08" w14:textId="77777777" w:rsidR="00CC0705" w:rsidRDefault="00CC0705" w:rsidP="006C17D7">
            <w:pPr>
              <w:pStyle w:val="ListParagraph"/>
              <w:numPr>
                <w:ilvl w:val="0"/>
                <w:numId w:val="71"/>
              </w:numPr>
              <w:rPr>
                <w:i/>
                <w:iCs/>
                <w:szCs w:val="24"/>
              </w:rPr>
            </w:pPr>
            <w:r>
              <w:rPr>
                <w:szCs w:val="24"/>
              </w:rPr>
              <w:t>Aktor menekan tombol simpan.</w:t>
            </w:r>
          </w:p>
        </w:tc>
      </w:tr>
      <w:tr w:rsidR="00CC0705" w14:paraId="0A5D17C9"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188B5B" w14:textId="77777777" w:rsidR="00CC0705" w:rsidRDefault="00CC0705"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A6E99D" w14:textId="77777777" w:rsidR="00CC0705" w:rsidRPr="008B290B" w:rsidRDefault="00CC0705" w:rsidP="00617C20">
            <w:pPr>
              <w:rPr>
                <w:szCs w:val="24"/>
              </w:rPr>
            </w:pPr>
            <w:r>
              <w:rPr>
                <w:szCs w:val="24"/>
              </w:rPr>
              <w:t>Tidak ada.</w:t>
            </w:r>
          </w:p>
        </w:tc>
      </w:tr>
      <w:tr w:rsidR="00CC0705" w14:paraId="22743970"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663524" w14:textId="77777777" w:rsidR="00CC0705" w:rsidRDefault="00CC0705"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11659E" w14:textId="77777777" w:rsidR="00CC0705" w:rsidRDefault="00CC0705" w:rsidP="00617C20">
            <w:pPr>
              <w:rPr>
                <w:szCs w:val="24"/>
              </w:rPr>
            </w:pPr>
            <w:r>
              <w:rPr>
                <w:szCs w:val="24"/>
              </w:rPr>
              <w:t>Tidak ada.</w:t>
            </w:r>
          </w:p>
        </w:tc>
      </w:tr>
      <w:tr w:rsidR="00CC0705" w14:paraId="396E0009"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CC4BC3" w14:textId="77777777" w:rsidR="00CC0705" w:rsidRDefault="00CC0705"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835C05" w14:textId="780057E9" w:rsidR="00CC0705" w:rsidRDefault="00CC0705" w:rsidP="00617C20">
            <w:pPr>
              <w:keepNext/>
              <w:rPr>
                <w:szCs w:val="24"/>
              </w:rPr>
            </w:pPr>
            <w:r>
              <w:rPr>
                <w:szCs w:val="24"/>
              </w:rPr>
              <w:t xml:space="preserve">Berhasil mengisi dokumen laporan </w:t>
            </w:r>
            <w:r w:rsidR="0061207B">
              <w:rPr>
                <w:szCs w:val="24"/>
              </w:rPr>
              <w:t>kinerja</w:t>
            </w:r>
            <w:r>
              <w:rPr>
                <w:szCs w:val="24"/>
              </w:rPr>
              <w:t>.</w:t>
            </w:r>
          </w:p>
        </w:tc>
      </w:tr>
    </w:tbl>
    <w:p w14:paraId="4C043967" w14:textId="4088867A" w:rsidR="00CC0705" w:rsidRDefault="00CC0705" w:rsidP="00CC0705">
      <w:pPr>
        <w:ind w:left="720"/>
      </w:pPr>
    </w:p>
    <w:p w14:paraId="02E419B6" w14:textId="6160CE76" w:rsidR="00947D35" w:rsidRDefault="00947D35" w:rsidP="00947D35">
      <w:pPr>
        <w:pStyle w:val="ListParagraph"/>
        <w:numPr>
          <w:ilvl w:val="0"/>
          <w:numId w:val="62"/>
        </w:numPr>
      </w:pPr>
      <w:r>
        <w:t>Manajemen Kuantitatif Program Studi</w:t>
      </w:r>
    </w:p>
    <w:p w14:paraId="03BB0A40" w14:textId="08F0339D" w:rsidR="00947D35" w:rsidRDefault="00947D35" w:rsidP="00947D35">
      <w:pPr>
        <w:pStyle w:val="ListParagraph"/>
        <w:ind w:left="1080"/>
      </w:pPr>
      <w:proofErr w:type="spellStart"/>
      <w:r>
        <w:rPr>
          <w:i/>
          <w:iCs/>
        </w:rPr>
        <w:t>Usecase</w:t>
      </w:r>
      <w:proofErr w:type="spellEnd"/>
      <w:r>
        <w:t xml:space="preserve"> ini berisi bagaimana proses pembuatan kuantitatif Program Studi.</w:t>
      </w:r>
    </w:p>
    <w:p w14:paraId="3984F665" w14:textId="59C30C16" w:rsidR="00947D35" w:rsidRDefault="00947D35" w:rsidP="00947D35">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38</w:t>
      </w:r>
      <w:r w:rsidR="00B22397">
        <w:fldChar w:fldCharType="end"/>
      </w:r>
      <w:r>
        <w:t xml:space="preserve"> Spesifikasi Manajemen </w:t>
      </w:r>
      <w:r w:rsidR="00780D17">
        <w:t>Kuantitatif Pr</w:t>
      </w:r>
      <w:r w:rsidR="00767B98">
        <w:t>ogram Stud</w:t>
      </w:r>
      <w:r w:rsidR="00780D17">
        <w:t>i</w:t>
      </w:r>
    </w:p>
    <w:tbl>
      <w:tblPr>
        <w:tblStyle w:val="TableGrid"/>
        <w:tblW w:w="0" w:type="auto"/>
        <w:tblLook w:val="04A0" w:firstRow="1" w:lastRow="0" w:firstColumn="1" w:lastColumn="0" w:noHBand="0" w:noVBand="1"/>
      </w:tblPr>
      <w:tblGrid>
        <w:gridCol w:w="2122"/>
        <w:gridCol w:w="5806"/>
      </w:tblGrid>
      <w:tr w:rsidR="00947D35" w14:paraId="77AB3517"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ED538E" w14:textId="41C49500" w:rsidR="00947D35" w:rsidRDefault="00947D35" w:rsidP="00617C20">
            <w:pPr>
              <w:jc w:val="left"/>
              <w:rPr>
                <w:b/>
                <w:bCs/>
                <w:szCs w:val="24"/>
              </w:rPr>
            </w:pPr>
            <w:proofErr w:type="spellStart"/>
            <w:r>
              <w:rPr>
                <w:b/>
                <w:bCs/>
                <w:i/>
                <w:iCs/>
                <w:szCs w:val="24"/>
              </w:rPr>
              <w:t>Usecase</w:t>
            </w:r>
            <w:proofErr w:type="spellEnd"/>
            <w:r>
              <w:rPr>
                <w:b/>
                <w:bCs/>
                <w:szCs w:val="24"/>
              </w:rPr>
              <w:t xml:space="preserve"> </w:t>
            </w:r>
            <w:r w:rsidR="00780D17">
              <w:rPr>
                <w:b/>
                <w:bCs/>
                <w:szCs w:val="24"/>
              </w:rPr>
              <w:t xml:space="preserve">Manajemen </w:t>
            </w:r>
            <w:r w:rsidR="00767B98">
              <w:rPr>
                <w:b/>
                <w:bCs/>
                <w:szCs w:val="24"/>
              </w:rPr>
              <w:t>Kuantitatif Program Studi</w:t>
            </w:r>
          </w:p>
        </w:tc>
      </w:tr>
      <w:tr w:rsidR="00947D35" w14:paraId="7808F97D"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20B0A2" w14:textId="77777777" w:rsidR="00947D35" w:rsidRDefault="00947D35"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252BAA" w14:textId="759F2F68" w:rsidR="00947D35" w:rsidRDefault="00947D35" w:rsidP="00617C20">
            <w:pPr>
              <w:rPr>
                <w:szCs w:val="24"/>
              </w:rPr>
            </w:pPr>
            <w:proofErr w:type="spellStart"/>
            <w:r>
              <w:rPr>
                <w:i/>
                <w:iCs/>
                <w:szCs w:val="24"/>
              </w:rPr>
              <w:t>Usecase</w:t>
            </w:r>
            <w:proofErr w:type="spellEnd"/>
            <w:r>
              <w:rPr>
                <w:szCs w:val="24"/>
              </w:rPr>
              <w:t xml:space="preserve"> ini berfungsi </w:t>
            </w:r>
            <w:r w:rsidR="00D24C80">
              <w:rPr>
                <w:szCs w:val="24"/>
              </w:rPr>
              <w:t xml:space="preserve">untuk membuat dokumen </w:t>
            </w:r>
            <w:r w:rsidR="00E12ECF">
              <w:rPr>
                <w:szCs w:val="24"/>
              </w:rPr>
              <w:t>Microsoft Excel kuantitatif</w:t>
            </w:r>
            <w:r>
              <w:rPr>
                <w:szCs w:val="24"/>
              </w:rPr>
              <w:t>.</w:t>
            </w:r>
          </w:p>
        </w:tc>
      </w:tr>
      <w:tr w:rsidR="00947D35" w14:paraId="7B6F12FB"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581D5C" w14:textId="77777777" w:rsidR="00947D35" w:rsidRDefault="00947D35"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6B0A18" w14:textId="77777777" w:rsidR="00947D35" w:rsidRDefault="00947D35" w:rsidP="00617C20">
            <w:pPr>
              <w:rPr>
                <w:szCs w:val="24"/>
              </w:rPr>
            </w:pPr>
            <w:r>
              <w:rPr>
                <w:szCs w:val="24"/>
              </w:rPr>
              <w:t xml:space="preserve">Tim </w:t>
            </w:r>
            <w:proofErr w:type="spellStart"/>
            <w:r>
              <w:rPr>
                <w:szCs w:val="24"/>
              </w:rPr>
              <w:t>Prodi</w:t>
            </w:r>
            <w:proofErr w:type="spellEnd"/>
            <w:r>
              <w:rPr>
                <w:szCs w:val="24"/>
              </w:rPr>
              <w:t>.</w:t>
            </w:r>
          </w:p>
        </w:tc>
      </w:tr>
      <w:tr w:rsidR="00947D35" w14:paraId="6805A614"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382656" w14:textId="77777777" w:rsidR="00947D35" w:rsidRDefault="00947D35"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239485" w14:textId="77777777" w:rsidR="00947D35" w:rsidRDefault="00947D35" w:rsidP="00617C20">
            <w:pPr>
              <w:rPr>
                <w:szCs w:val="24"/>
              </w:rPr>
            </w:pPr>
            <w:r>
              <w:rPr>
                <w:szCs w:val="24"/>
              </w:rPr>
              <w:t xml:space="preserve">Halaman Utama </w:t>
            </w:r>
            <w:proofErr w:type="spellStart"/>
            <w:r>
              <w:rPr>
                <w:szCs w:val="24"/>
              </w:rPr>
              <w:t>Prodi</w:t>
            </w:r>
            <w:proofErr w:type="spellEnd"/>
            <w:r>
              <w:rPr>
                <w:szCs w:val="24"/>
              </w:rPr>
              <w:t xml:space="preserve"> tampil.</w:t>
            </w:r>
          </w:p>
        </w:tc>
      </w:tr>
      <w:tr w:rsidR="00947D35" w14:paraId="7FAC3E72"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C13F75" w14:textId="77777777" w:rsidR="00947D35" w:rsidRDefault="00947D35" w:rsidP="00617C20">
            <w:pPr>
              <w:rPr>
                <w:i/>
                <w:iCs/>
                <w:szCs w:val="24"/>
              </w:rPr>
            </w:pPr>
            <w:proofErr w:type="spellStart"/>
            <w:r>
              <w:rPr>
                <w:b/>
                <w:bCs/>
                <w:i/>
                <w:iCs/>
                <w:szCs w:val="24"/>
              </w:rPr>
              <w:t>Flow</w:t>
            </w:r>
            <w:proofErr w:type="spellEnd"/>
            <w:r>
              <w:rPr>
                <w:b/>
                <w:bCs/>
                <w:i/>
                <w:iCs/>
                <w:szCs w:val="24"/>
              </w:rPr>
              <w:t xml:space="preserve"> Event</w:t>
            </w:r>
          </w:p>
        </w:tc>
      </w:tr>
      <w:tr w:rsidR="00947D35" w14:paraId="0AD67D02"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E49E8B" w14:textId="77777777" w:rsidR="00947D35" w:rsidRDefault="00947D35"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A2E92E" w14:textId="51A49A4A" w:rsidR="00947D35" w:rsidRDefault="00947D35" w:rsidP="006C17D7">
            <w:pPr>
              <w:pStyle w:val="ListParagraph"/>
              <w:numPr>
                <w:ilvl w:val="0"/>
                <w:numId w:val="72"/>
              </w:numPr>
              <w:rPr>
                <w:szCs w:val="24"/>
              </w:rPr>
            </w:pPr>
            <w:proofErr w:type="spellStart"/>
            <w:r w:rsidRPr="00F24B55">
              <w:rPr>
                <w:i/>
                <w:iCs/>
                <w:szCs w:val="24"/>
              </w:rPr>
              <w:t>Usecase</w:t>
            </w:r>
            <w:proofErr w:type="spellEnd"/>
            <w:r>
              <w:rPr>
                <w:szCs w:val="24"/>
              </w:rPr>
              <w:t xml:space="preserve"> dimulai dengan aktor menekan tombol menu </w:t>
            </w:r>
            <w:r w:rsidR="00E12ECF">
              <w:rPr>
                <w:szCs w:val="24"/>
              </w:rPr>
              <w:t>kuantitatif</w:t>
            </w:r>
            <w:r>
              <w:rPr>
                <w:szCs w:val="24"/>
              </w:rPr>
              <w:t>.</w:t>
            </w:r>
          </w:p>
          <w:p w14:paraId="02D84369" w14:textId="62991A33" w:rsidR="00947D35" w:rsidRDefault="00947D35" w:rsidP="006C17D7">
            <w:pPr>
              <w:pStyle w:val="ListParagraph"/>
              <w:numPr>
                <w:ilvl w:val="0"/>
                <w:numId w:val="72"/>
              </w:numPr>
              <w:rPr>
                <w:szCs w:val="24"/>
              </w:rPr>
            </w:pPr>
            <w:r>
              <w:rPr>
                <w:szCs w:val="24"/>
              </w:rPr>
              <w:t xml:space="preserve">Halaman pencarian </w:t>
            </w:r>
            <w:r w:rsidR="00E12ECF">
              <w:rPr>
                <w:szCs w:val="24"/>
              </w:rPr>
              <w:t>kuantitatif</w:t>
            </w:r>
            <w:r>
              <w:rPr>
                <w:szCs w:val="24"/>
              </w:rPr>
              <w:t xml:space="preserve"> tampil.</w:t>
            </w:r>
          </w:p>
          <w:p w14:paraId="3D9EC160" w14:textId="2546589E" w:rsidR="00947D35" w:rsidRDefault="00947D35" w:rsidP="006C17D7">
            <w:pPr>
              <w:pStyle w:val="ListParagraph"/>
              <w:numPr>
                <w:ilvl w:val="0"/>
                <w:numId w:val="72"/>
              </w:numPr>
              <w:rPr>
                <w:szCs w:val="24"/>
              </w:rPr>
            </w:pPr>
            <w:r>
              <w:rPr>
                <w:szCs w:val="24"/>
              </w:rPr>
              <w:t xml:space="preserve">Aktor memasukkan data </w:t>
            </w:r>
            <w:proofErr w:type="spellStart"/>
            <w:r>
              <w:rPr>
                <w:szCs w:val="24"/>
              </w:rPr>
              <w:t>kedalam</w:t>
            </w:r>
            <w:proofErr w:type="spellEnd"/>
            <w:r>
              <w:rPr>
                <w:szCs w:val="24"/>
              </w:rPr>
              <w:t xml:space="preserve"> </w:t>
            </w:r>
            <w:proofErr w:type="spellStart"/>
            <w:r>
              <w:rPr>
                <w:i/>
                <w:iCs/>
                <w:szCs w:val="24"/>
              </w:rPr>
              <w:t>form</w:t>
            </w:r>
            <w:proofErr w:type="spellEnd"/>
            <w:r>
              <w:rPr>
                <w:i/>
                <w:iCs/>
                <w:szCs w:val="24"/>
              </w:rPr>
              <w:t xml:space="preserve"> </w:t>
            </w:r>
            <w:r>
              <w:rPr>
                <w:szCs w:val="24"/>
              </w:rPr>
              <w:t xml:space="preserve">pencarian </w:t>
            </w:r>
            <w:r w:rsidR="00E12ECF">
              <w:rPr>
                <w:szCs w:val="24"/>
              </w:rPr>
              <w:t>kuantitatif</w:t>
            </w:r>
            <w:r>
              <w:rPr>
                <w:szCs w:val="24"/>
              </w:rPr>
              <w:t>.</w:t>
            </w:r>
          </w:p>
          <w:p w14:paraId="0E6D5C7E" w14:textId="77777777" w:rsidR="00947D35" w:rsidRDefault="00947D35" w:rsidP="006C17D7">
            <w:pPr>
              <w:pStyle w:val="ListParagraph"/>
              <w:numPr>
                <w:ilvl w:val="0"/>
                <w:numId w:val="72"/>
              </w:numPr>
              <w:rPr>
                <w:szCs w:val="24"/>
              </w:rPr>
            </w:pPr>
            <w:r>
              <w:rPr>
                <w:szCs w:val="24"/>
              </w:rPr>
              <w:t>Aktor menekan tombol cari.</w:t>
            </w:r>
          </w:p>
          <w:p w14:paraId="14820560" w14:textId="77777777" w:rsidR="00947D35" w:rsidRDefault="00947D35" w:rsidP="006C17D7">
            <w:pPr>
              <w:pStyle w:val="ListParagraph"/>
              <w:numPr>
                <w:ilvl w:val="0"/>
                <w:numId w:val="72"/>
              </w:numPr>
              <w:rPr>
                <w:szCs w:val="24"/>
              </w:rPr>
            </w:pPr>
            <w:r>
              <w:rPr>
                <w:szCs w:val="24"/>
              </w:rPr>
              <w:t>Hasil pencarian muncul.</w:t>
            </w:r>
          </w:p>
          <w:p w14:paraId="5B14DECF" w14:textId="77777777" w:rsidR="00947D35" w:rsidRDefault="00947D35" w:rsidP="006C17D7">
            <w:pPr>
              <w:pStyle w:val="ListParagraph"/>
              <w:numPr>
                <w:ilvl w:val="0"/>
                <w:numId w:val="72"/>
              </w:numPr>
              <w:rPr>
                <w:szCs w:val="24"/>
              </w:rPr>
            </w:pPr>
            <w:r>
              <w:rPr>
                <w:szCs w:val="24"/>
              </w:rPr>
              <w:t>Aktor menekan tombol lihat pada hasil pencarian.</w:t>
            </w:r>
          </w:p>
          <w:p w14:paraId="1B7D8339" w14:textId="77777777" w:rsidR="00947D35" w:rsidRDefault="00E12ECF" w:rsidP="006C17D7">
            <w:pPr>
              <w:pStyle w:val="ListParagraph"/>
              <w:numPr>
                <w:ilvl w:val="0"/>
                <w:numId w:val="72"/>
              </w:numPr>
              <w:rPr>
                <w:szCs w:val="24"/>
              </w:rPr>
            </w:pPr>
            <w:r>
              <w:rPr>
                <w:szCs w:val="24"/>
              </w:rPr>
              <w:t xml:space="preserve">Halaman </w:t>
            </w:r>
            <w:proofErr w:type="spellStart"/>
            <w:r>
              <w:rPr>
                <w:szCs w:val="24"/>
              </w:rPr>
              <w:t>kuantiatif</w:t>
            </w:r>
            <w:proofErr w:type="spellEnd"/>
            <w:r>
              <w:rPr>
                <w:szCs w:val="24"/>
              </w:rPr>
              <w:t xml:space="preserve"> tampil.</w:t>
            </w:r>
          </w:p>
          <w:p w14:paraId="4AB4881C" w14:textId="00E44302" w:rsidR="00E12ECF" w:rsidRPr="00E12ECF" w:rsidRDefault="00E12ECF" w:rsidP="006C17D7">
            <w:pPr>
              <w:pStyle w:val="ListParagraph"/>
              <w:numPr>
                <w:ilvl w:val="0"/>
                <w:numId w:val="72"/>
              </w:numPr>
              <w:rPr>
                <w:szCs w:val="24"/>
              </w:rPr>
            </w:pPr>
            <w:r>
              <w:rPr>
                <w:szCs w:val="24"/>
              </w:rPr>
              <w:t>Aktor menekan tombol ekspor.</w:t>
            </w:r>
          </w:p>
        </w:tc>
      </w:tr>
      <w:tr w:rsidR="00947D35" w14:paraId="653E6FFD"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86593E" w14:textId="77777777" w:rsidR="00947D35" w:rsidRDefault="00947D35"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1A7D1B" w14:textId="77777777" w:rsidR="00947D35" w:rsidRDefault="00947D35" w:rsidP="00617C20">
            <w:pPr>
              <w:rPr>
                <w:szCs w:val="24"/>
              </w:rPr>
            </w:pPr>
            <w:r>
              <w:rPr>
                <w:szCs w:val="24"/>
              </w:rPr>
              <w:t>Tidak ada.</w:t>
            </w:r>
          </w:p>
        </w:tc>
      </w:tr>
      <w:tr w:rsidR="00947D35" w14:paraId="544FDF13"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5B2E6E" w14:textId="77777777" w:rsidR="00947D35" w:rsidRDefault="00947D35"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10EC8D" w14:textId="77777777" w:rsidR="00947D35" w:rsidRDefault="00947D35" w:rsidP="00617C20">
            <w:pPr>
              <w:rPr>
                <w:szCs w:val="24"/>
              </w:rPr>
            </w:pPr>
            <w:r>
              <w:rPr>
                <w:szCs w:val="24"/>
              </w:rPr>
              <w:t>Tidak ada.</w:t>
            </w:r>
          </w:p>
        </w:tc>
      </w:tr>
      <w:tr w:rsidR="00947D35" w14:paraId="34660515"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2DAD81" w14:textId="77777777" w:rsidR="00947D35" w:rsidRDefault="00947D35"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65D9EC" w14:textId="1AE3A3FE" w:rsidR="00947D35" w:rsidRDefault="00E12ECF" w:rsidP="00617C20">
            <w:pPr>
              <w:keepNext/>
              <w:rPr>
                <w:szCs w:val="24"/>
              </w:rPr>
            </w:pPr>
            <w:r>
              <w:rPr>
                <w:szCs w:val="24"/>
              </w:rPr>
              <w:t xml:space="preserve">Berhasil mengekspor dokumen </w:t>
            </w:r>
            <w:proofErr w:type="spellStart"/>
            <w:r>
              <w:rPr>
                <w:szCs w:val="24"/>
              </w:rPr>
              <w:t>kuantiatif</w:t>
            </w:r>
            <w:proofErr w:type="spellEnd"/>
            <w:r>
              <w:rPr>
                <w:szCs w:val="24"/>
              </w:rPr>
              <w:t>.</w:t>
            </w:r>
          </w:p>
        </w:tc>
      </w:tr>
    </w:tbl>
    <w:p w14:paraId="70700BBE" w14:textId="4D93316A" w:rsidR="007A125A" w:rsidRDefault="007A125A" w:rsidP="00AB4571"/>
    <w:p w14:paraId="22DB8527" w14:textId="7896D5A3" w:rsidR="00AB4571" w:rsidRDefault="00AB4571" w:rsidP="00AB4571"/>
    <w:p w14:paraId="4D8EB949" w14:textId="77671516" w:rsidR="00AB4571" w:rsidRDefault="00AB4571" w:rsidP="00AB4571"/>
    <w:p w14:paraId="48A0D897" w14:textId="5DA1EC66" w:rsidR="00AB4571" w:rsidRDefault="00AB4571" w:rsidP="00AB4571"/>
    <w:p w14:paraId="27F6F333" w14:textId="77777777" w:rsidR="00AB4571" w:rsidRDefault="00AB4571" w:rsidP="00AB4571"/>
    <w:p w14:paraId="72A9C4D9" w14:textId="00DDD48C" w:rsidR="007A125A" w:rsidRDefault="007A125A" w:rsidP="007A125A">
      <w:pPr>
        <w:pStyle w:val="ListParagraph"/>
        <w:numPr>
          <w:ilvl w:val="0"/>
          <w:numId w:val="62"/>
        </w:numPr>
      </w:pPr>
      <w:r>
        <w:lastRenderedPageBreak/>
        <w:t>Manajemen Laporan Evaluasi Diri Perguruan Tinggi</w:t>
      </w:r>
    </w:p>
    <w:p w14:paraId="75F19C69" w14:textId="14A00D04" w:rsidR="007A125A" w:rsidRDefault="007A125A" w:rsidP="007A125A">
      <w:pPr>
        <w:pStyle w:val="ListParagraph"/>
        <w:ind w:left="1080"/>
      </w:pPr>
      <w:proofErr w:type="spellStart"/>
      <w:r>
        <w:rPr>
          <w:i/>
          <w:iCs/>
        </w:rPr>
        <w:t>Usecase</w:t>
      </w:r>
      <w:proofErr w:type="spellEnd"/>
      <w:r>
        <w:t xml:space="preserve"> ini berisi bagaimana proses pengisian borang Laporan Evaluasi Diri Perguruan Tinggi.</w:t>
      </w:r>
    </w:p>
    <w:p w14:paraId="510A516B" w14:textId="0E8683C9" w:rsidR="007A125A" w:rsidRDefault="007A125A" w:rsidP="007A125A">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39</w:t>
      </w:r>
      <w:r w:rsidR="00B22397">
        <w:fldChar w:fldCharType="end"/>
      </w:r>
      <w:r>
        <w:t xml:space="preserve"> Spesifikasi Manajemen LED </w:t>
      </w:r>
      <w:proofErr w:type="spellStart"/>
      <w:r>
        <w:t>Prodi</w:t>
      </w:r>
      <w:proofErr w:type="spellEnd"/>
      <w:r>
        <w:t>: Membuka Halaman LED</w:t>
      </w:r>
    </w:p>
    <w:tbl>
      <w:tblPr>
        <w:tblStyle w:val="TableGrid"/>
        <w:tblW w:w="0" w:type="auto"/>
        <w:tblLook w:val="04A0" w:firstRow="1" w:lastRow="0" w:firstColumn="1" w:lastColumn="0" w:noHBand="0" w:noVBand="1"/>
      </w:tblPr>
      <w:tblGrid>
        <w:gridCol w:w="2122"/>
        <w:gridCol w:w="5806"/>
      </w:tblGrid>
      <w:tr w:rsidR="007A125A" w14:paraId="6D497D14"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E257A8" w14:textId="131FC2B7" w:rsidR="007A125A" w:rsidRDefault="007A125A" w:rsidP="00617C20">
            <w:pPr>
              <w:jc w:val="left"/>
              <w:rPr>
                <w:b/>
                <w:bCs/>
                <w:szCs w:val="24"/>
              </w:rPr>
            </w:pPr>
            <w:proofErr w:type="spellStart"/>
            <w:r>
              <w:rPr>
                <w:b/>
                <w:bCs/>
                <w:i/>
                <w:iCs/>
                <w:szCs w:val="24"/>
              </w:rPr>
              <w:t>Usecase</w:t>
            </w:r>
            <w:proofErr w:type="spellEnd"/>
            <w:r>
              <w:rPr>
                <w:b/>
                <w:bCs/>
                <w:szCs w:val="24"/>
              </w:rPr>
              <w:t xml:space="preserve"> Manajemen LED Perguruan Tinggi : Membuka Halaman LED.</w:t>
            </w:r>
          </w:p>
        </w:tc>
      </w:tr>
      <w:tr w:rsidR="007A125A" w14:paraId="0A85A946"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50592F" w14:textId="77777777" w:rsidR="007A125A" w:rsidRDefault="007A125A"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7A2FBA" w14:textId="6973DD01" w:rsidR="007A125A" w:rsidRDefault="007A125A" w:rsidP="00617C20">
            <w:pPr>
              <w:rPr>
                <w:szCs w:val="24"/>
              </w:rPr>
            </w:pPr>
            <w:proofErr w:type="spellStart"/>
            <w:r>
              <w:rPr>
                <w:i/>
                <w:iCs/>
                <w:szCs w:val="24"/>
              </w:rPr>
              <w:t>Usecase</w:t>
            </w:r>
            <w:proofErr w:type="spellEnd"/>
            <w:r>
              <w:rPr>
                <w:szCs w:val="24"/>
              </w:rPr>
              <w:t xml:space="preserve"> ini berfungsi untuk membuka halaman </w:t>
            </w:r>
            <w:proofErr w:type="spellStart"/>
            <w:r>
              <w:rPr>
                <w:szCs w:val="24"/>
              </w:rPr>
              <w:t>led</w:t>
            </w:r>
            <w:proofErr w:type="spellEnd"/>
            <w:r>
              <w:rPr>
                <w:szCs w:val="24"/>
              </w:rPr>
              <w:t xml:space="preserve"> perguruan tinggi.</w:t>
            </w:r>
          </w:p>
        </w:tc>
      </w:tr>
      <w:tr w:rsidR="007A125A" w14:paraId="6E38528D"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BB8678" w14:textId="77777777" w:rsidR="007A125A" w:rsidRDefault="007A125A"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229198" w14:textId="217F7E11" w:rsidR="007A125A" w:rsidRDefault="007A125A" w:rsidP="00617C20">
            <w:pPr>
              <w:rPr>
                <w:szCs w:val="24"/>
              </w:rPr>
            </w:pPr>
            <w:r>
              <w:rPr>
                <w:szCs w:val="24"/>
              </w:rPr>
              <w:t>Tim Perguruan Tinggi.</w:t>
            </w:r>
          </w:p>
        </w:tc>
      </w:tr>
      <w:tr w:rsidR="007A125A" w14:paraId="4A8805CD"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C3DF5E" w14:textId="77777777" w:rsidR="007A125A" w:rsidRDefault="007A125A"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5CBB3D" w14:textId="23F2B4C7" w:rsidR="007A125A" w:rsidRDefault="007A125A" w:rsidP="00617C20">
            <w:pPr>
              <w:rPr>
                <w:szCs w:val="24"/>
              </w:rPr>
            </w:pPr>
            <w:r>
              <w:rPr>
                <w:szCs w:val="24"/>
              </w:rPr>
              <w:t>Halaman Utama Perguruan Tinggi tampil.</w:t>
            </w:r>
          </w:p>
        </w:tc>
      </w:tr>
      <w:tr w:rsidR="007A125A" w14:paraId="200403FC"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5376DE" w14:textId="77777777" w:rsidR="007A125A" w:rsidRDefault="007A125A" w:rsidP="00617C20">
            <w:pPr>
              <w:rPr>
                <w:i/>
                <w:iCs/>
                <w:szCs w:val="24"/>
              </w:rPr>
            </w:pPr>
            <w:proofErr w:type="spellStart"/>
            <w:r>
              <w:rPr>
                <w:b/>
                <w:bCs/>
                <w:i/>
                <w:iCs/>
                <w:szCs w:val="24"/>
              </w:rPr>
              <w:t>Flow</w:t>
            </w:r>
            <w:proofErr w:type="spellEnd"/>
            <w:r>
              <w:rPr>
                <w:b/>
                <w:bCs/>
                <w:i/>
                <w:iCs/>
                <w:szCs w:val="24"/>
              </w:rPr>
              <w:t xml:space="preserve"> Event</w:t>
            </w:r>
          </w:p>
        </w:tc>
      </w:tr>
      <w:tr w:rsidR="007A125A" w14:paraId="428E55A8"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198C26" w14:textId="77777777" w:rsidR="007A125A" w:rsidRDefault="007A125A"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227116" w14:textId="77777777" w:rsidR="007A125A" w:rsidRDefault="007A125A" w:rsidP="006C17D7">
            <w:pPr>
              <w:pStyle w:val="ListParagraph"/>
              <w:numPr>
                <w:ilvl w:val="0"/>
                <w:numId w:val="73"/>
              </w:numPr>
              <w:rPr>
                <w:szCs w:val="24"/>
              </w:rPr>
            </w:pPr>
            <w:proofErr w:type="spellStart"/>
            <w:r w:rsidRPr="00F24B55">
              <w:rPr>
                <w:i/>
                <w:iCs/>
                <w:szCs w:val="24"/>
              </w:rPr>
              <w:t>Usecase</w:t>
            </w:r>
            <w:proofErr w:type="spellEnd"/>
            <w:r>
              <w:rPr>
                <w:szCs w:val="24"/>
              </w:rPr>
              <w:t xml:space="preserve"> dimulai dengan aktor menekan tombol menu Isi LED.</w:t>
            </w:r>
          </w:p>
          <w:p w14:paraId="54592651" w14:textId="77777777" w:rsidR="007A125A" w:rsidRDefault="007A125A" w:rsidP="006C17D7">
            <w:pPr>
              <w:pStyle w:val="ListParagraph"/>
              <w:numPr>
                <w:ilvl w:val="0"/>
                <w:numId w:val="73"/>
              </w:numPr>
              <w:rPr>
                <w:szCs w:val="24"/>
              </w:rPr>
            </w:pPr>
            <w:r>
              <w:rPr>
                <w:szCs w:val="24"/>
              </w:rPr>
              <w:t>Halaman pencarian LED tampil.</w:t>
            </w:r>
          </w:p>
          <w:p w14:paraId="7B1FDCA5" w14:textId="77777777" w:rsidR="007A125A" w:rsidRDefault="007A125A" w:rsidP="006C17D7">
            <w:pPr>
              <w:pStyle w:val="ListParagraph"/>
              <w:numPr>
                <w:ilvl w:val="0"/>
                <w:numId w:val="73"/>
              </w:numPr>
              <w:rPr>
                <w:szCs w:val="24"/>
              </w:rPr>
            </w:pPr>
            <w:r>
              <w:rPr>
                <w:szCs w:val="24"/>
              </w:rPr>
              <w:t xml:space="preserve">Aktor memasukkan data </w:t>
            </w:r>
            <w:proofErr w:type="spellStart"/>
            <w:r>
              <w:rPr>
                <w:szCs w:val="24"/>
              </w:rPr>
              <w:t>kedalam</w:t>
            </w:r>
            <w:proofErr w:type="spellEnd"/>
            <w:r>
              <w:rPr>
                <w:szCs w:val="24"/>
              </w:rPr>
              <w:t xml:space="preserve"> </w:t>
            </w:r>
            <w:proofErr w:type="spellStart"/>
            <w:r>
              <w:rPr>
                <w:i/>
                <w:iCs/>
                <w:szCs w:val="24"/>
              </w:rPr>
              <w:t>form</w:t>
            </w:r>
            <w:proofErr w:type="spellEnd"/>
            <w:r>
              <w:rPr>
                <w:i/>
                <w:iCs/>
                <w:szCs w:val="24"/>
              </w:rPr>
              <w:t xml:space="preserve"> </w:t>
            </w:r>
            <w:r>
              <w:rPr>
                <w:szCs w:val="24"/>
              </w:rPr>
              <w:t xml:space="preserve">pencarian </w:t>
            </w:r>
            <w:proofErr w:type="spellStart"/>
            <w:r>
              <w:rPr>
                <w:szCs w:val="24"/>
              </w:rPr>
              <w:t>led</w:t>
            </w:r>
            <w:proofErr w:type="spellEnd"/>
            <w:r>
              <w:rPr>
                <w:szCs w:val="24"/>
              </w:rPr>
              <w:t>.</w:t>
            </w:r>
          </w:p>
          <w:p w14:paraId="1060A360" w14:textId="77777777" w:rsidR="007A125A" w:rsidRDefault="007A125A" w:rsidP="006C17D7">
            <w:pPr>
              <w:pStyle w:val="ListParagraph"/>
              <w:numPr>
                <w:ilvl w:val="0"/>
                <w:numId w:val="73"/>
              </w:numPr>
              <w:rPr>
                <w:szCs w:val="24"/>
              </w:rPr>
            </w:pPr>
            <w:r>
              <w:rPr>
                <w:szCs w:val="24"/>
              </w:rPr>
              <w:t>Aktor menekan tombol cari.</w:t>
            </w:r>
          </w:p>
          <w:p w14:paraId="6668500C" w14:textId="77777777" w:rsidR="007A125A" w:rsidRDefault="007A125A" w:rsidP="006C17D7">
            <w:pPr>
              <w:pStyle w:val="ListParagraph"/>
              <w:numPr>
                <w:ilvl w:val="0"/>
                <w:numId w:val="73"/>
              </w:numPr>
              <w:rPr>
                <w:szCs w:val="24"/>
              </w:rPr>
            </w:pPr>
            <w:r>
              <w:rPr>
                <w:szCs w:val="24"/>
              </w:rPr>
              <w:t>Hasil pencarian muncul.</w:t>
            </w:r>
          </w:p>
          <w:p w14:paraId="38E19E9A" w14:textId="673C1AC1" w:rsidR="007A125A" w:rsidRPr="007A125A" w:rsidRDefault="007A125A" w:rsidP="006C17D7">
            <w:pPr>
              <w:pStyle w:val="ListParagraph"/>
              <w:numPr>
                <w:ilvl w:val="0"/>
                <w:numId w:val="73"/>
              </w:numPr>
              <w:rPr>
                <w:szCs w:val="24"/>
              </w:rPr>
            </w:pPr>
            <w:r>
              <w:rPr>
                <w:szCs w:val="24"/>
              </w:rPr>
              <w:t>Aktor menekan tombol lihat pada hasil pencarian.</w:t>
            </w:r>
          </w:p>
        </w:tc>
      </w:tr>
      <w:tr w:rsidR="007A125A" w14:paraId="2188BB99"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78F475" w14:textId="77777777" w:rsidR="007A125A" w:rsidRDefault="007A125A"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4711F5" w14:textId="77777777" w:rsidR="007A125A" w:rsidRDefault="007A125A" w:rsidP="00617C20">
            <w:pPr>
              <w:rPr>
                <w:szCs w:val="24"/>
              </w:rPr>
            </w:pPr>
            <w:r>
              <w:rPr>
                <w:szCs w:val="24"/>
              </w:rPr>
              <w:t>Tidak ada.</w:t>
            </w:r>
          </w:p>
        </w:tc>
      </w:tr>
      <w:tr w:rsidR="007A125A" w14:paraId="08404ABD"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919D06" w14:textId="77777777" w:rsidR="007A125A" w:rsidRDefault="007A125A"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41AAC0" w14:textId="77777777" w:rsidR="007A125A" w:rsidRDefault="007A125A" w:rsidP="00617C20">
            <w:pPr>
              <w:rPr>
                <w:szCs w:val="24"/>
              </w:rPr>
            </w:pPr>
            <w:r>
              <w:rPr>
                <w:szCs w:val="24"/>
              </w:rPr>
              <w:t>Tidak ada.</w:t>
            </w:r>
          </w:p>
        </w:tc>
      </w:tr>
      <w:tr w:rsidR="007A125A" w14:paraId="61368DB4"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57FF6F9" w14:textId="77777777" w:rsidR="007A125A" w:rsidRDefault="007A125A"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327EC8" w14:textId="5871F5EF" w:rsidR="007A125A" w:rsidRDefault="007A125A" w:rsidP="00617C20">
            <w:pPr>
              <w:keepNext/>
              <w:rPr>
                <w:szCs w:val="24"/>
              </w:rPr>
            </w:pPr>
            <w:r>
              <w:rPr>
                <w:szCs w:val="24"/>
              </w:rPr>
              <w:t>Halaman LED Perguruan Tinggi tampil.</w:t>
            </w:r>
          </w:p>
        </w:tc>
      </w:tr>
    </w:tbl>
    <w:p w14:paraId="04E7246F" w14:textId="77777777" w:rsidR="007A125A" w:rsidRDefault="007A125A" w:rsidP="007A125A">
      <w:pPr>
        <w:pStyle w:val="ListParagraph"/>
        <w:ind w:left="1080"/>
      </w:pPr>
    </w:p>
    <w:p w14:paraId="326D7B56" w14:textId="2F638AD9" w:rsidR="007A125A" w:rsidRDefault="007A125A" w:rsidP="007A125A">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40</w:t>
      </w:r>
      <w:r w:rsidR="00B22397">
        <w:fldChar w:fldCharType="end"/>
      </w:r>
      <w:r>
        <w:t xml:space="preserve"> Spesifikasi Mengisi Laporan Evaluasi Diri Perguruan Tinggi</w:t>
      </w:r>
    </w:p>
    <w:tbl>
      <w:tblPr>
        <w:tblStyle w:val="TableGrid"/>
        <w:tblW w:w="0" w:type="auto"/>
        <w:tblLook w:val="04A0" w:firstRow="1" w:lastRow="0" w:firstColumn="1" w:lastColumn="0" w:noHBand="0" w:noVBand="1"/>
      </w:tblPr>
      <w:tblGrid>
        <w:gridCol w:w="2122"/>
        <w:gridCol w:w="5806"/>
      </w:tblGrid>
      <w:tr w:rsidR="007A125A" w14:paraId="7228C23E"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2150E2" w14:textId="2700A8EB" w:rsidR="007A125A" w:rsidRDefault="007A125A" w:rsidP="00617C20">
            <w:pPr>
              <w:rPr>
                <w:b/>
                <w:bCs/>
                <w:szCs w:val="24"/>
              </w:rPr>
            </w:pPr>
            <w:proofErr w:type="spellStart"/>
            <w:r>
              <w:rPr>
                <w:b/>
                <w:bCs/>
                <w:i/>
                <w:iCs/>
                <w:szCs w:val="24"/>
              </w:rPr>
              <w:t>Usecase</w:t>
            </w:r>
            <w:proofErr w:type="spellEnd"/>
            <w:r>
              <w:rPr>
                <w:b/>
                <w:bCs/>
                <w:szCs w:val="24"/>
              </w:rPr>
              <w:t xml:space="preserve"> Manajemen LED: Mengisi Laporan Evaluasi Diri Perguruan Tinggi</w:t>
            </w:r>
          </w:p>
        </w:tc>
      </w:tr>
      <w:tr w:rsidR="007A125A" w14:paraId="0A2E5BA4"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B0C40E" w14:textId="77777777" w:rsidR="007A125A" w:rsidRDefault="007A125A"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5E068F" w14:textId="02FB51C4" w:rsidR="007A125A" w:rsidRDefault="007A125A" w:rsidP="00617C20">
            <w:pPr>
              <w:rPr>
                <w:szCs w:val="24"/>
              </w:rPr>
            </w:pPr>
            <w:proofErr w:type="spellStart"/>
            <w:r>
              <w:rPr>
                <w:i/>
                <w:iCs/>
                <w:szCs w:val="24"/>
              </w:rPr>
              <w:t>Usecase</w:t>
            </w:r>
            <w:proofErr w:type="spellEnd"/>
            <w:r>
              <w:rPr>
                <w:szCs w:val="24"/>
              </w:rPr>
              <w:t xml:space="preserve"> ini berfungsi untuk mengisi laporan evaluasi diri perguruan tinggi.</w:t>
            </w:r>
          </w:p>
        </w:tc>
      </w:tr>
      <w:tr w:rsidR="007A125A" w14:paraId="639001C7"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7E6531" w14:textId="77777777" w:rsidR="007A125A" w:rsidRDefault="007A125A"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FCCEA3" w14:textId="0306A01B" w:rsidR="007A125A" w:rsidRDefault="007A125A" w:rsidP="00617C20">
            <w:pPr>
              <w:rPr>
                <w:szCs w:val="24"/>
              </w:rPr>
            </w:pPr>
            <w:r>
              <w:rPr>
                <w:szCs w:val="24"/>
              </w:rPr>
              <w:t>Tim Perguruan Tinggi</w:t>
            </w:r>
          </w:p>
        </w:tc>
      </w:tr>
      <w:tr w:rsidR="007A125A" w14:paraId="48B8B311"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A122D6" w14:textId="77777777" w:rsidR="007A125A" w:rsidRDefault="007A125A"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EC222AB" w14:textId="77777777" w:rsidR="007A125A" w:rsidRDefault="007A125A" w:rsidP="00617C20">
            <w:pPr>
              <w:rPr>
                <w:szCs w:val="24"/>
              </w:rPr>
            </w:pPr>
            <w:r>
              <w:rPr>
                <w:szCs w:val="24"/>
              </w:rPr>
              <w:t>Halaman laporan evaluasi diri tampil.</w:t>
            </w:r>
          </w:p>
        </w:tc>
      </w:tr>
      <w:tr w:rsidR="007A125A" w14:paraId="3B3A0106"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BA6ECF" w14:textId="77777777" w:rsidR="007A125A" w:rsidRDefault="007A125A" w:rsidP="00617C20">
            <w:pPr>
              <w:rPr>
                <w:i/>
                <w:iCs/>
                <w:szCs w:val="24"/>
              </w:rPr>
            </w:pPr>
            <w:proofErr w:type="spellStart"/>
            <w:r>
              <w:rPr>
                <w:b/>
                <w:bCs/>
                <w:i/>
                <w:iCs/>
                <w:szCs w:val="24"/>
              </w:rPr>
              <w:t>Flow</w:t>
            </w:r>
            <w:proofErr w:type="spellEnd"/>
            <w:r>
              <w:rPr>
                <w:b/>
                <w:bCs/>
                <w:i/>
                <w:iCs/>
                <w:szCs w:val="24"/>
              </w:rPr>
              <w:t xml:space="preserve"> Event</w:t>
            </w:r>
          </w:p>
        </w:tc>
      </w:tr>
      <w:tr w:rsidR="007A125A" w14:paraId="32C674E3"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46068A" w14:textId="77777777" w:rsidR="007A125A" w:rsidRDefault="007A125A" w:rsidP="00617C20">
            <w:pPr>
              <w:rPr>
                <w:i/>
                <w:iCs/>
                <w:szCs w:val="24"/>
              </w:rPr>
            </w:pPr>
            <w:r>
              <w:rPr>
                <w:i/>
                <w:iCs/>
                <w:szCs w:val="24"/>
              </w:rPr>
              <w:lastRenderedPageBreak/>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75C14A" w14:textId="77777777" w:rsidR="007A125A" w:rsidRPr="00692676" w:rsidRDefault="007A125A" w:rsidP="006C17D7">
            <w:pPr>
              <w:pStyle w:val="ListParagraph"/>
              <w:numPr>
                <w:ilvl w:val="0"/>
                <w:numId w:val="74"/>
              </w:numPr>
              <w:rPr>
                <w:i/>
                <w:iCs/>
                <w:szCs w:val="24"/>
              </w:rPr>
            </w:pPr>
            <w:proofErr w:type="spellStart"/>
            <w:r w:rsidRPr="00692676">
              <w:rPr>
                <w:i/>
                <w:iCs/>
                <w:szCs w:val="24"/>
              </w:rPr>
              <w:t>Usecase</w:t>
            </w:r>
            <w:proofErr w:type="spellEnd"/>
            <w:r>
              <w:rPr>
                <w:szCs w:val="24"/>
              </w:rPr>
              <w:t xml:space="preserve"> dimulai dengan aktor menekan tombol isi pada tabel laporan evaluasi diri.</w:t>
            </w:r>
          </w:p>
          <w:p w14:paraId="2884EF9A" w14:textId="77777777" w:rsidR="007A125A" w:rsidRPr="00692676" w:rsidRDefault="007A125A" w:rsidP="006C17D7">
            <w:pPr>
              <w:pStyle w:val="ListParagraph"/>
              <w:numPr>
                <w:ilvl w:val="0"/>
                <w:numId w:val="74"/>
              </w:numPr>
              <w:rPr>
                <w:i/>
                <w:iCs/>
                <w:szCs w:val="24"/>
              </w:rPr>
            </w:pPr>
            <w:r>
              <w:rPr>
                <w:szCs w:val="24"/>
              </w:rPr>
              <w:t>Halaman pengisian laporan evaluasi diri tampil.</w:t>
            </w:r>
          </w:p>
          <w:p w14:paraId="0EE8B7DF" w14:textId="77777777" w:rsidR="007A125A" w:rsidRPr="00692676" w:rsidRDefault="007A125A" w:rsidP="006C17D7">
            <w:pPr>
              <w:pStyle w:val="ListParagraph"/>
              <w:numPr>
                <w:ilvl w:val="0"/>
                <w:numId w:val="74"/>
              </w:numPr>
              <w:rPr>
                <w:i/>
                <w:iCs/>
                <w:szCs w:val="24"/>
              </w:rPr>
            </w:pPr>
            <w:r>
              <w:rPr>
                <w:szCs w:val="24"/>
              </w:rPr>
              <w:t>Aktor menekan butir laporan evaluasi diri.</w:t>
            </w:r>
          </w:p>
          <w:p w14:paraId="10E2A016" w14:textId="77777777" w:rsidR="007A125A" w:rsidRPr="0067798B" w:rsidRDefault="007A125A" w:rsidP="006C17D7">
            <w:pPr>
              <w:pStyle w:val="ListParagraph"/>
              <w:numPr>
                <w:ilvl w:val="0"/>
                <w:numId w:val="74"/>
              </w:numPr>
              <w:rPr>
                <w:i/>
                <w:iCs/>
                <w:szCs w:val="24"/>
              </w:rPr>
            </w:pPr>
            <w:proofErr w:type="spellStart"/>
            <w:r>
              <w:rPr>
                <w:i/>
                <w:iCs/>
                <w:szCs w:val="24"/>
              </w:rPr>
              <w:t>Form</w:t>
            </w:r>
            <w:proofErr w:type="spellEnd"/>
            <w:r>
              <w:rPr>
                <w:i/>
                <w:iCs/>
                <w:szCs w:val="24"/>
              </w:rPr>
              <w:t xml:space="preserve"> </w:t>
            </w:r>
            <w:r>
              <w:rPr>
                <w:szCs w:val="24"/>
              </w:rPr>
              <w:t>pengisian laporan evaluasi diri tampil.</w:t>
            </w:r>
          </w:p>
          <w:p w14:paraId="612416B3" w14:textId="77777777" w:rsidR="007A125A" w:rsidRPr="0067798B" w:rsidRDefault="007A125A" w:rsidP="006C17D7">
            <w:pPr>
              <w:pStyle w:val="ListParagraph"/>
              <w:numPr>
                <w:ilvl w:val="0"/>
                <w:numId w:val="74"/>
              </w:numPr>
              <w:rPr>
                <w:i/>
                <w:iCs/>
                <w:szCs w:val="24"/>
              </w:rPr>
            </w:pPr>
            <w:r>
              <w:rPr>
                <w:szCs w:val="24"/>
              </w:rPr>
              <w:t xml:space="preserve">Aktor mengisi </w:t>
            </w:r>
            <w:proofErr w:type="spellStart"/>
            <w:r>
              <w:rPr>
                <w:i/>
                <w:iCs/>
                <w:szCs w:val="24"/>
              </w:rPr>
              <w:t>form</w:t>
            </w:r>
            <w:proofErr w:type="spellEnd"/>
            <w:r>
              <w:rPr>
                <w:i/>
                <w:iCs/>
                <w:szCs w:val="24"/>
              </w:rPr>
              <w:t xml:space="preserve"> </w:t>
            </w:r>
            <w:r w:rsidRPr="0067798B">
              <w:rPr>
                <w:szCs w:val="24"/>
              </w:rPr>
              <w:t>tersebut</w:t>
            </w:r>
            <w:r>
              <w:rPr>
                <w:szCs w:val="24"/>
              </w:rPr>
              <w:t>.</w:t>
            </w:r>
          </w:p>
          <w:p w14:paraId="4087BF66" w14:textId="77777777" w:rsidR="007A125A" w:rsidRPr="00692676" w:rsidRDefault="007A125A" w:rsidP="006C17D7">
            <w:pPr>
              <w:pStyle w:val="ListParagraph"/>
              <w:numPr>
                <w:ilvl w:val="0"/>
                <w:numId w:val="74"/>
              </w:numPr>
              <w:rPr>
                <w:i/>
                <w:iCs/>
                <w:szCs w:val="24"/>
              </w:rPr>
            </w:pPr>
            <w:r>
              <w:rPr>
                <w:szCs w:val="24"/>
              </w:rPr>
              <w:t>Aktor menekan tombol simpan.</w:t>
            </w:r>
          </w:p>
        </w:tc>
      </w:tr>
      <w:tr w:rsidR="007A125A" w14:paraId="17BCA30D"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7EF139" w14:textId="77777777" w:rsidR="007A125A" w:rsidRDefault="007A125A"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F8D97E" w14:textId="77777777" w:rsidR="007A125A" w:rsidRPr="0067798B" w:rsidRDefault="007A125A" w:rsidP="00617C20">
            <w:pPr>
              <w:rPr>
                <w:szCs w:val="24"/>
              </w:rPr>
            </w:pPr>
            <w:r>
              <w:rPr>
                <w:szCs w:val="24"/>
              </w:rPr>
              <w:t>Tidak Ada.</w:t>
            </w:r>
          </w:p>
        </w:tc>
      </w:tr>
      <w:tr w:rsidR="007A125A" w14:paraId="1503C4FC"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C7DFE5" w14:textId="77777777" w:rsidR="007A125A" w:rsidRDefault="007A125A"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E53A8C" w14:textId="77777777" w:rsidR="007A125A" w:rsidRDefault="007A125A" w:rsidP="00617C20">
            <w:pPr>
              <w:rPr>
                <w:szCs w:val="24"/>
              </w:rPr>
            </w:pPr>
            <w:r>
              <w:rPr>
                <w:szCs w:val="24"/>
              </w:rPr>
              <w:t>Tidak Ada.</w:t>
            </w:r>
          </w:p>
        </w:tc>
      </w:tr>
      <w:tr w:rsidR="007A125A" w14:paraId="08E099DB"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A8ACE5" w14:textId="77777777" w:rsidR="007A125A" w:rsidRDefault="007A125A"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FDB39D" w14:textId="77777777" w:rsidR="007A125A" w:rsidRDefault="007A125A" w:rsidP="00617C20">
            <w:pPr>
              <w:keepNext/>
              <w:rPr>
                <w:szCs w:val="24"/>
              </w:rPr>
            </w:pPr>
            <w:r>
              <w:rPr>
                <w:szCs w:val="24"/>
              </w:rPr>
              <w:t>Berhasil mengisi laporan evaluasi diri.</w:t>
            </w:r>
          </w:p>
        </w:tc>
      </w:tr>
    </w:tbl>
    <w:p w14:paraId="2B7B17F0" w14:textId="77777777" w:rsidR="007A125A" w:rsidRDefault="007A125A" w:rsidP="007A125A">
      <w:pPr>
        <w:tabs>
          <w:tab w:val="left" w:pos="4571"/>
        </w:tabs>
      </w:pPr>
    </w:p>
    <w:p w14:paraId="2C522090" w14:textId="6596FE21" w:rsidR="007A125A" w:rsidRDefault="007A125A" w:rsidP="007A125A">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41</w:t>
      </w:r>
      <w:r w:rsidR="00B22397">
        <w:fldChar w:fldCharType="end"/>
      </w:r>
      <w:r>
        <w:t xml:space="preserve"> Spesifikasi Mengisi Dokumen Laporan Evaluasi Diri Perguruan Tinggi</w:t>
      </w:r>
    </w:p>
    <w:tbl>
      <w:tblPr>
        <w:tblStyle w:val="TableGrid"/>
        <w:tblW w:w="0" w:type="auto"/>
        <w:tblLook w:val="04A0" w:firstRow="1" w:lastRow="0" w:firstColumn="1" w:lastColumn="0" w:noHBand="0" w:noVBand="1"/>
      </w:tblPr>
      <w:tblGrid>
        <w:gridCol w:w="2122"/>
        <w:gridCol w:w="5806"/>
      </w:tblGrid>
      <w:tr w:rsidR="007A125A" w14:paraId="60FE0019"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B80E00" w14:textId="3AE69974" w:rsidR="007A125A" w:rsidRDefault="007A125A" w:rsidP="00617C20">
            <w:pPr>
              <w:rPr>
                <w:b/>
                <w:bCs/>
                <w:szCs w:val="24"/>
              </w:rPr>
            </w:pPr>
            <w:proofErr w:type="spellStart"/>
            <w:r>
              <w:rPr>
                <w:b/>
                <w:bCs/>
                <w:i/>
                <w:iCs/>
                <w:szCs w:val="24"/>
              </w:rPr>
              <w:t>Usecase</w:t>
            </w:r>
            <w:proofErr w:type="spellEnd"/>
            <w:r>
              <w:rPr>
                <w:b/>
                <w:bCs/>
                <w:szCs w:val="24"/>
              </w:rPr>
              <w:t xml:space="preserve"> Manajemen LED: Mengisi Dokumen Laporan Evaluasi Diri Perguruan Tinggi</w:t>
            </w:r>
          </w:p>
        </w:tc>
      </w:tr>
      <w:tr w:rsidR="007A125A" w14:paraId="2C67DECD"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56A0B8" w14:textId="77777777" w:rsidR="007A125A" w:rsidRDefault="007A125A"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56059F6" w14:textId="77777777" w:rsidR="007A125A" w:rsidRDefault="007A125A" w:rsidP="00617C20">
            <w:pPr>
              <w:rPr>
                <w:szCs w:val="24"/>
              </w:rPr>
            </w:pPr>
            <w:proofErr w:type="spellStart"/>
            <w:r>
              <w:rPr>
                <w:i/>
                <w:iCs/>
                <w:szCs w:val="24"/>
              </w:rPr>
              <w:t>Usecase</w:t>
            </w:r>
            <w:proofErr w:type="spellEnd"/>
            <w:r>
              <w:rPr>
                <w:szCs w:val="24"/>
              </w:rPr>
              <w:t xml:space="preserve"> ini berfungsi untuk mengisi dokumen-dokumen yang mendukung narasi Laporan Evaluasi Diri.</w:t>
            </w:r>
          </w:p>
        </w:tc>
      </w:tr>
      <w:tr w:rsidR="007A125A" w14:paraId="3AC805C2"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DB2D4D" w14:textId="77777777" w:rsidR="007A125A" w:rsidRDefault="007A125A"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6599BF" w14:textId="111162BD" w:rsidR="007A125A" w:rsidRDefault="007A125A" w:rsidP="00617C20">
            <w:pPr>
              <w:rPr>
                <w:szCs w:val="24"/>
              </w:rPr>
            </w:pPr>
            <w:r>
              <w:rPr>
                <w:szCs w:val="24"/>
              </w:rPr>
              <w:t>Tim Perguruan Tinggi</w:t>
            </w:r>
          </w:p>
        </w:tc>
      </w:tr>
      <w:tr w:rsidR="007A125A" w14:paraId="44516BD2"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91C75C" w14:textId="77777777" w:rsidR="007A125A" w:rsidRDefault="007A125A"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199CCC5" w14:textId="77777777" w:rsidR="007A125A" w:rsidRDefault="007A125A" w:rsidP="00617C20">
            <w:pPr>
              <w:rPr>
                <w:szCs w:val="24"/>
              </w:rPr>
            </w:pPr>
            <w:r>
              <w:rPr>
                <w:szCs w:val="24"/>
              </w:rPr>
              <w:t>Halaman laporan evaluasi diri tampil.</w:t>
            </w:r>
          </w:p>
        </w:tc>
      </w:tr>
      <w:tr w:rsidR="007A125A" w14:paraId="234C3046"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A2315B" w14:textId="77777777" w:rsidR="007A125A" w:rsidRDefault="007A125A" w:rsidP="00617C20">
            <w:pPr>
              <w:rPr>
                <w:i/>
                <w:iCs/>
                <w:szCs w:val="24"/>
              </w:rPr>
            </w:pPr>
            <w:proofErr w:type="spellStart"/>
            <w:r>
              <w:rPr>
                <w:b/>
                <w:bCs/>
                <w:i/>
                <w:iCs/>
                <w:szCs w:val="24"/>
              </w:rPr>
              <w:t>Flow</w:t>
            </w:r>
            <w:proofErr w:type="spellEnd"/>
            <w:r>
              <w:rPr>
                <w:b/>
                <w:bCs/>
                <w:i/>
                <w:iCs/>
                <w:szCs w:val="24"/>
              </w:rPr>
              <w:t xml:space="preserve"> Event</w:t>
            </w:r>
          </w:p>
        </w:tc>
      </w:tr>
      <w:tr w:rsidR="007A125A" w14:paraId="18227E61"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E4BA75" w14:textId="77777777" w:rsidR="007A125A" w:rsidRDefault="007A125A"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D200DB" w14:textId="77777777" w:rsidR="007A125A" w:rsidRPr="00692676" w:rsidRDefault="007A125A" w:rsidP="006C17D7">
            <w:pPr>
              <w:pStyle w:val="ListParagraph"/>
              <w:numPr>
                <w:ilvl w:val="0"/>
                <w:numId w:val="75"/>
              </w:numPr>
              <w:spacing w:after="200"/>
              <w:rPr>
                <w:i/>
                <w:iCs/>
                <w:szCs w:val="24"/>
              </w:rPr>
            </w:pPr>
            <w:proofErr w:type="spellStart"/>
            <w:r w:rsidRPr="00692676">
              <w:rPr>
                <w:i/>
                <w:iCs/>
                <w:szCs w:val="24"/>
              </w:rPr>
              <w:t>Usecase</w:t>
            </w:r>
            <w:proofErr w:type="spellEnd"/>
            <w:r>
              <w:rPr>
                <w:szCs w:val="24"/>
              </w:rPr>
              <w:t xml:space="preserve"> dimulai dengan aktor menekan tombol isi pada tabel laporan evaluasi diri.</w:t>
            </w:r>
          </w:p>
          <w:p w14:paraId="6C77B00A" w14:textId="77777777" w:rsidR="007A125A" w:rsidRPr="00692676" w:rsidRDefault="007A125A" w:rsidP="006C17D7">
            <w:pPr>
              <w:pStyle w:val="ListParagraph"/>
              <w:numPr>
                <w:ilvl w:val="0"/>
                <w:numId w:val="75"/>
              </w:numPr>
              <w:spacing w:after="200"/>
              <w:rPr>
                <w:i/>
                <w:iCs/>
                <w:szCs w:val="24"/>
              </w:rPr>
            </w:pPr>
            <w:r>
              <w:rPr>
                <w:szCs w:val="24"/>
              </w:rPr>
              <w:t>Halaman pengisian laporan evaluasi diri tampil.</w:t>
            </w:r>
          </w:p>
          <w:p w14:paraId="46A971B5" w14:textId="77777777" w:rsidR="007A125A" w:rsidRPr="00692676" w:rsidRDefault="007A125A" w:rsidP="006C17D7">
            <w:pPr>
              <w:pStyle w:val="ListParagraph"/>
              <w:numPr>
                <w:ilvl w:val="0"/>
                <w:numId w:val="75"/>
              </w:numPr>
              <w:spacing w:after="200"/>
              <w:rPr>
                <w:i/>
                <w:iCs/>
                <w:szCs w:val="24"/>
              </w:rPr>
            </w:pPr>
            <w:r>
              <w:rPr>
                <w:szCs w:val="24"/>
              </w:rPr>
              <w:t>Aktor menekan butir laporan evaluasi diri.</w:t>
            </w:r>
          </w:p>
          <w:p w14:paraId="6D7C132E" w14:textId="77777777" w:rsidR="007A125A" w:rsidRPr="0067798B" w:rsidRDefault="007A125A" w:rsidP="006C17D7">
            <w:pPr>
              <w:pStyle w:val="ListParagraph"/>
              <w:numPr>
                <w:ilvl w:val="0"/>
                <w:numId w:val="75"/>
              </w:numPr>
              <w:spacing w:after="200"/>
              <w:rPr>
                <w:i/>
                <w:iCs/>
                <w:szCs w:val="24"/>
              </w:rPr>
            </w:pPr>
            <w:proofErr w:type="spellStart"/>
            <w:r>
              <w:rPr>
                <w:i/>
                <w:iCs/>
                <w:szCs w:val="24"/>
              </w:rPr>
              <w:t>Form</w:t>
            </w:r>
            <w:proofErr w:type="spellEnd"/>
            <w:r>
              <w:rPr>
                <w:i/>
                <w:iCs/>
                <w:szCs w:val="24"/>
              </w:rPr>
              <w:t xml:space="preserve"> </w:t>
            </w:r>
            <w:r>
              <w:rPr>
                <w:szCs w:val="24"/>
              </w:rPr>
              <w:t>pengisian dokumen laporan evaluasi diri tampil.</w:t>
            </w:r>
          </w:p>
          <w:p w14:paraId="4BF8B12A" w14:textId="77777777" w:rsidR="007A125A" w:rsidRPr="0067798B" w:rsidRDefault="007A125A" w:rsidP="006C17D7">
            <w:pPr>
              <w:pStyle w:val="ListParagraph"/>
              <w:numPr>
                <w:ilvl w:val="0"/>
                <w:numId w:val="75"/>
              </w:numPr>
              <w:spacing w:after="200"/>
              <w:rPr>
                <w:i/>
                <w:iCs/>
                <w:szCs w:val="24"/>
              </w:rPr>
            </w:pPr>
            <w:r>
              <w:rPr>
                <w:szCs w:val="24"/>
              </w:rPr>
              <w:t xml:space="preserve">Aktor mengisi </w:t>
            </w:r>
            <w:proofErr w:type="spellStart"/>
            <w:r>
              <w:rPr>
                <w:i/>
                <w:iCs/>
                <w:szCs w:val="24"/>
              </w:rPr>
              <w:t>form</w:t>
            </w:r>
            <w:proofErr w:type="spellEnd"/>
            <w:r>
              <w:rPr>
                <w:i/>
                <w:iCs/>
                <w:szCs w:val="24"/>
              </w:rPr>
              <w:t xml:space="preserve"> </w:t>
            </w:r>
            <w:r w:rsidRPr="0067798B">
              <w:rPr>
                <w:szCs w:val="24"/>
              </w:rPr>
              <w:t>tersebut</w:t>
            </w:r>
            <w:r>
              <w:rPr>
                <w:szCs w:val="24"/>
              </w:rPr>
              <w:t>.</w:t>
            </w:r>
          </w:p>
          <w:p w14:paraId="1EB17000" w14:textId="77777777" w:rsidR="007A125A" w:rsidRDefault="007A125A" w:rsidP="006C17D7">
            <w:pPr>
              <w:pStyle w:val="ListParagraph"/>
              <w:numPr>
                <w:ilvl w:val="0"/>
                <w:numId w:val="75"/>
              </w:numPr>
              <w:rPr>
                <w:i/>
                <w:iCs/>
                <w:szCs w:val="24"/>
              </w:rPr>
            </w:pPr>
            <w:r>
              <w:rPr>
                <w:szCs w:val="24"/>
              </w:rPr>
              <w:t>Aktor menekan tombol simpan.</w:t>
            </w:r>
          </w:p>
        </w:tc>
      </w:tr>
      <w:tr w:rsidR="007A125A" w14:paraId="0222F5C8"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570290" w14:textId="77777777" w:rsidR="007A125A" w:rsidRDefault="007A125A"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0A3869" w14:textId="77777777" w:rsidR="007A125A" w:rsidRPr="008B290B" w:rsidRDefault="007A125A" w:rsidP="00617C20">
            <w:pPr>
              <w:rPr>
                <w:szCs w:val="24"/>
              </w:rPr>
            </w:pPr>
            <w:r>
              <w:rPr>
                <w:szCs w:val="24"/>
              </w:rPr>
              <w:t>Tidak ada.</w:t>
            </w:r>
          </w:p>
        </w:tc>
      </w:tr>
      <w:tr w:rsidR="007A125A" w14:paraId="66C3D780"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3BA0D9" w14:textId="77777777" w:rsidR="007A125A" w:rsidRDefault="007A125A"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96583D" w14:textId="77777777" w:rsidR="007A125A" w:rsidRDefault="007A125A" w:rsidP="00617C20">
            <w:pPr>
              <w:rPr>
                <w:szCs w:val="24"/>
              </w:rPr>
            </w:pPr>
            <w:r>
              <w:rPr>
                <w:szCs w:val="24"/>
              </w:rPr>
              <w:t>Tidak ada.</w:t>
            </w:r>
          </w:p>
        </w:tc>
      </w:tr>
      <w:tr w:rsidR="007A125A" w14:paraId="73DD8713"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2F4450" w14:textId="77777777" w:rsidR="007A125A" w:rsidRDefault="007A125A"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5C595F" w14:textId="77777777" w:rsidR="007A125A" w:rsidRDefault="007A125A" w:rsidP="00617C20">
            <w:pPr>
              <w:keepNext/>
              <w:rPr>
                <w:szCs w:val="24"/>
              </w:rPr>
            </w:pPr>
            <w:r>
              <w:rPr>
                <w:szCs w:val="24"/>
              </w:rPr>
              <w:t>Berhasil mengisi dokumen laporan evaluasi diri.</w:t>
            </w:r>
          </w:p>
        </w:tc>
      </w:tr>
    </w:tbl>
    <w:p w14:paraId="5F99EEE0" w14:textId="2F6DE6FC" w:rsidR="00AB4571" w:rsidRDefault="00AB4571" w:rsidP="00AB4571"/>
    <w:p w14:paraId="264322B2" w14:textId="77777777" w:rsidR="00AB4571" w:rsidRDefault="00AB4571" w:rsidP="007A125A">
      <w:pPr>
        <w:ind w:left="720"/>
      </w:pPr>
    </w:p>
    <w:p w14:paraId="064CCC76" w14:textId="220BC595" w:rsidR="007A125A" w:rsidRDefault="007A125A" w:rsidP="007A125A">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42</w:t>
      </w:r>
      <w:r w:rsidR="00B22397">
        <w:fldChar w:fldCharType="end"/>
      </w:r>
      <w:r>
        <w:t xml:space="preserve"> Spesifikasi Ekspor Laporan Evaluasi Diri Perguruan Tinggi</w:t>
      </w:r>
    </w:p>
    <w:tbl>
      <w:tblPr>
        <w:tblStyle w:val="TableGrid"/>
        <w:tblW w:w="0" w:type="auto"/>
        <w:tblLook w:val="04A0" w:firstRow="1" w:lastRow="0" w:firstColumn="1" w:lastColumn="0" w:noHBand="0" w:noVBand="1"/>
      </w:tblPr>
      <w:tblGrid>
        <w:gridCol w:w="2122"/>
        <w:gridCol w:w="5806"/>
      </w:tblGrid>
      <w:tr w:rsidR="007A125A" w14:paraId="4DCC07D8"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4C6BAF" w14:textId="5D4B3BE9" w:rsidR="007A125A" w:rsidRDefault="007A125A" w:rsidP="00617C20">
            <w:pPr>
              <w:rPr>
                <w:b/>
                <w:bCs/>
                <w:szCs w:val="24"/>
              </w:rPr>
            </w:pPr>
            <w:proofErr w:type="spellStart"/>
            <w:r>
              <w:rPr>
                <w:b/>
                <w:bCs/>
                <w:i/>
                <w:iCs/>
                <w:szCs w:val="24"/>
              </w:rPr>
              <w:t>Usecase</w:t>
            </w:r>
            <w:proofErr w:type="spellEnd"/>
            <w:r>
              <w:rPr>
                <w:b/>
                <w:bCs/>
                <w:szCs w:val="24"/>
              </w:rPr>
              <w:t xml:space="preserve"> Manajemen LED: Ekspor Laporan Evaluasi Diri Perguruan Tinggi</w:t>
            </w:r>
          </w:p>
        </w:tc>
      </w:tr>
      <w:tr w:rsidR="007A125A" w14:paraId="252B61AA"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55B932" w14:textId="77777777" w:rsidR="007A125A" w:rsidRDefault="007A125A"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AE70D5" w14:textId="77777777" w:rsidR="007A125A" w:rsidRDefault="007A125A" w:rsidP="00617C20">
            <w:pPr>
              <w:rPr>
                <w:szCs w:val="24"/>
              </w:rPr>
            </w:pPr>
            <w:proofErr w:type="spellStart"/>
            <w:r>
              <w:rPr>
                <w:i/>
                <w:iCs/>
                <w:szCs w:val="24"/>
              </w:rPr>
              <w:t>Usecase</w:t>
            </w:r>
            <w:proofErr w:type="spellEnd"/>
            <w:r>
              <w:rPr>
                <w:szCs w:val="24"/>
              </w:rPr>
              <w:t xml:space="preserve"> ini berfungsi untuk mengekspor narasi laporan evaluasi diri menjadi dokumen </w:t>
            </w:r>
            <w:proofErr w:type="spellStart"/>
            <w:r>
              <w:rPr>
                <w:szCs w:val="24"/>
              </w:rPr>
              <w:t>microsoft</w:t>
            </w:r>
            <w:proofErr w:type="spellEnd"/>
            <w:r>
              <w:rPr>
                <w:szCs w:val="24"/>
              </w:rPr>
              <w:t xml:space="preserve"> </w:t>
            </w:r>
            <w:proofErr w:type="spellStart"/>
            <w:r>
              <w:rPr>
                <w:szCs w:val="24"/>
              </w:rPr>
              <w:t>word</w:t>
            </w:r>
            <w:proofErr w:type="spellEnd"/>
            <w:r>
              <w:rPr>
                <w:szCs w:val="24"/>
              </w:rPr>
              <w:t>.</w:t>
            </w:r>
          </w:p>
        </w:tc>
      </w:tr>
      <w:tr w:rsidR="007A125A" w14:paraId="63F480C5"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4E78C6" w14:textId="77777777" w:rsidR="007A125A" w:rsidRDefault="007A125A"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7BF861" w14:textId="6D020C2C" w:rsidR="007A125A" w:rsidRDefault="007A125A" w:rsidP="00617C20">
            <w:pPr>
              <w:rPr>
                <w:szCs w:val="24"/>
              </w:rPr>
            </w:pPr>
            <w:r>
              <w:rPr>
                <w:szCs w:val="24"/>
              </w:rPr>
              <w:t>Tim Perguruan Tinggi.</w:t>
            </w:r>
          </w:p>
        </w:tc>
      </w:tr>
      <w:tr w:rsidR="007A125A" w14:paraId="263F1267"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FCF61C" w14:textId="77777777" w:rsidR="007A125A" w:rsidRDefault="007A125A"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7A6344" w14:textId="77777777" w:rsidR="007A125A" w:rsidRDefault="007A125A" w:rsidP="00617C20">
            <w:pPr>
              <w:rPr>
                <w:szCs w:val="24"/>
              </w:rPr>
            </w:pPr>
            <w:r>
              <w:rPr>
                <w:szCs w:val="24"/>
              </w:rPr>
              <w:t>Halaman laporan evaluasi diri tampil.</w:t>
            </w:r>
          </w:p>
        </w:tc>
      </w:tr>
      <w:tr w:rsidR="007A125A" w14:paraId="2B087369"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B1C611" w14:textId="77777777" w:rsidR="007A125A" w:rsidRDefault="007A125A" w:rsidP="00617C20">
            <w:pPr>
              <w:rPr>
                <w:i/>
                <w:iCs/>
                <w:szCs w:val="24"/>
              </w:rPr>
            </w:pPr>
            <w:proofErr w:type="spellStart"/>
            <w:r>
              <w:rPr>
                <w:b/>
                <w:bCs/>
                <w:i/>
                <w:iCs/>
                <w:szCs w:val="24"/>
              </w:rPr>
              <w:t>Flow</w:t>
            </w:r>
            <w:proofErr w:type="spellEnd"/>
            <w:r>
              <w:rPr>
                <w:b/>
                <w:bCs/>
                <w:i/>
                <w:iCs/>
                <w:szCs w:val="24"/>
              </w:rPr>
              <w:t xml:space="preserve"> Event</w:t>
            </w:r>
          </w:p>
        </w:tc>
      </w:tr>
      <w:tr w:rsidR="007A125A" w14:paraId="57AF0192"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E4058EF" w14:textId="77777777" w:rsidR="007A125A" w:rsidRDefault="007A125A"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A0C835" w14:textId="77777777" w:rsidR="007A125A" w:rsidRPr="00692676" w:rsidRDefault="007A125A" w:rsidP="006C17D7">
            <w:pPr>
              <w:pStyle w:val="ListParagraph"/>
              <w:numPr>
                <w:ilvl w:val="0"/>
                <w:numId w:val="76"/>
              </w:numPr>
              <w:spacing w:after="200"/>
              <w:rPr>
                <w:i/>
                <w:iCs/>
                <w:szCs w:val="24"/>
              </w:rPr>
            </w:pPr>
            <w:proofErr w:type="spellStart"/>
            <w:r w:rsidRPr="00692676">
              <w:rPr>
                <w:i/>
                <w:iCs/>
                <w:szCs w:val="24"/>
              </w:rPr>
              <w:t>Usecase</w:t>
            </w:r>
            <w:proofErr w:type="spellEnd"/>
            <w:r>
              <w:rPr>
                <w:szCs w:val="24"/>
              </w:rPr>
              <w:t xml:space="preserve"> dimulai dengan aktor menekan tombol ekspor pada laporan evaluasi diri.</w:t>
            </w:r>
          </w:p>
          <w:p w14:paraId="042D44A4" w14:textId="77777777" w:rsidR="007A125A" w:rsidRDefault="007A125A" w:rsidP="006C17D7">
            <w:pPr>
              <w:pStyle w:val="ListParagraph"/>
              <w:numPr>
                <w:ilvl w:val="0"/>
                <w:numId w:val="76"/>
              </w:numPr>
              <w:rPr>
                <w:i/>
                <w:iCs/>
                <w:szCs w:val="24"/>
              </w:rPr>
            </w:pPr>
            <w:r>
              <w:rPr>
                <w:szCs w:val="24"/>
              </w:rPr>
              <w:t>Pesan ekspor dokumen tampil.</w:t>
            </w:r>
          </w:p>
        </w:tc>
      </w:tr>
      <w:tr w:rsidR="007A125A" w14:paraId="74345483"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DC2E81" w14:textId="77777777" w:rsidR="007A125A" w:rsidRDefault="007A125A"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F0FD5A" w14:textId="77777777" w:rsidR="007A125A" w:rsidRPr="008B290B" w:rsidRDefault="007A125A" w:rsidP="00617C20">
            <w:pPr>
              <w:rPr>
                <w:szCs w:val="24"/>
              </w:rPr>
            </w:pPr>
            <w:r>
              <w:rPr>
                <w:szCs w:val="24"/>
              </w:rPr>
              <w:t>Tidak ada.</w:t>
            </w:r>
          </w:p>
        </w:tc>
      </w:tr>
      <w:tr w:rsidR="007A125A" w14:paraId="408183D0"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9B184F" w14:textId="77777777" w:rsidR="007A125A" w:rsidRDefault="007A125A"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0045C5" w14:textId="77777777" w:rsidR="007A125A" w:rsidRDefault="007A125A" w:rsidP="00617C20">
            <w:pPr>
              <w:rPr>
                <w:szCs w:val="24"/>
              </w:rPr>
            </w:pPr>
            <w:r>
              <w:rPr>
                <w:szCs w:val="24"/>
              </w:rPr>
              <w:t>Tidak ada.</w:t>
            </w:r>
          </w:p>
        </w:tc>
      </w:tr>
      <w:tr w:rsidR="007A125A" w14:paraId="1472D227"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AA95F5" w14:textId="77777777" w:rsidR="007A125A" w:rsidRDefault="007A125A"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47B837" w14:textId="77777777" w:rsidR="007A125A" w:rsidRDefault="007A125A" w:rsidP="00617C20">
            <w:pPr>
              <w:keepNext/>
              <w:rPr>
                <w:szCs w:val="24"/>
              </w:rPr>
            </w:pPr>
            <w:r>
              <w:rPr>
                <w:szCs w:val="24"/>
              </w:rPr>
              <w:t>Berhasil mengekspor laporan evaluasi diri.</w:t>
            </w:r>
          </w:p>
        </w:tc>
      </w:tr>
    </w:tbl>
    <w:p w14:paraId="13F4D02E" w14:textId="77777777" w:rsidR="007A125A" w:rsidRDefault="007A125A" w:rsidP="007A125A">
      <w:pPr>
        <w:ind w:left="720"/>
      </w:pPr>
    </w:p>
    <w:p w14:paraId="31E32D0F" w14:textId="6581E791" w:rsidR="007A125A" w:rsidRDefault="007A125A" w:rsidP="007A125A">
      <w:pPr>
        <w:pStyle w:val="ListParagraph"/>
        <w:numPr>
          <w:ilvl w:val="0"/>
          <w:numId w:val="62"/>
        </w:numPr>
      </w:pPr>
      <w:r>
        <w:t>Manajemen Laporan Kinerja Perguruan Tinggi</w:t>
      </w:r>
    </w:p>
    <w:p w14:paraId="734462B3" w14:textId="0DE988D7" w:rsidR="007A125A" w:rsidRDefault="007A125A" w:rsidP="007A125A">
      <w:pPr>
        <w:pStyle w:val="ListParagraph"/>
        <w:ind w:left="1080"/>
      </w:pPr>
      <w:proofErr w:type="spellStart"/>
      <w:r>
        <w:rPr>
          <w:i/>
          <w:iCs/>
        </w:rPr>
        <w:t>Usecase</w:t>
      </w:r>
      <w:proofErr w:type="spellEnd"/>
      <w:r>
        <w:t xml:space="preserve"> ini berisi bagaimana proses pengisian borang Laporan Kinerja Perguruan Tinggi.</w:t>
      </w:r>
    </w:p>
    <w:p w14:paraId="218B6D75" w14:textId="268D68FE" w:rsidR="007A125A" w:rsidRDefault="007A125A" w:rsidP="007A125A">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43</w:t>
      </w:r>
      <w:r w:rsidR="00B22397">
        <w:fldChar w:fldCharType="end"/>
      </w:r>
      <w:r>
        <w:t xml:space="preserve"> Spesifikasi Manajemen LK Perguruan Tinggi: Membuka Halaman LK</w:t>
      </w:r>
    </w:p>
    <w:tbl>
      <w:tblPr>
        <w:tblStyle w:val="TableGrid"/>
        <w:tblW w:w="0" w:type="auto"/>
        <w:tblLook w:val="04A0" w:firstRow="1" w:lastRow="0" w:firstColumn="1" w:lastColumn="0" w:noHBand="0" w:noVBand="1"/>
      </w:tblPr>
      <w:tblGrid>
        <w:gridCol w:w="2122"/>
        <w:gridCol w:w="5806"/>
      </w:tblGrid>
      <w:tr w:rsidR="007A125A" w14:paraId="0CCFDC9D"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F2E1DD" w14:textId="0414981C" w:rsidR="007A125A" w:rsidRDefault="007A125A" w:rsidP="00617C20">
            <w:pPr>
              <w:jc w:val="left"/>
              <w:rPr>
                <w:b/>
                <w:bCs/>
                <w:szCs w:val="24"/>
              </w:rPr>
            </w:pPr>
            <w:proofErr w:type="spellStart"/>
            <w:r>
              <w:rPr>
                <w:b/>
                <w:bCs/>
                <w:i/>
                <w:iCs/>
                <w:szCs w:val="24"/>
              </w:rPr>
              <w:t>Usecase</w:t>
            </w:r>
            <w:proofErr w:type="spellEnd"/>
            <w:r>
              <w:rPr>
                <w:b/>
                <w:bCs/>
                <w:szCs w:val="24"/>
              </w:rPr>
              <w:t xml:space="preserve"> Manajemen LK Perguruan Tinggi : Membuka Halaman LK.</w:t>
            </w:r>
          </w:p>
        </w:tc>
      </w:tr>
      <w:tr w:rsidR="007A125A" w14:paraId="4BC2B3DD"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4F3A4B" w14:textId="77777777" w:rsidR="007A125A" w:rsidRDefault="007A125A"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7C1F20" w14:textId="182847F5" w:rsidR="007A125A" w:rsidRDefault="007A125A" w:rsidP="00617C20">
            <w:pPr>
              <w:rPr>
                <w:szCs w:val="24"/>
              </w:rPr>
            </w:pPr>
            <w:proofErr w:type="spellStart"/>
            <w:r>
              <w:rPr>
                <w:i/>
                <w:iCs/>
                <w:szCs w:val="24"/>
              </w:rPr>
              <w:t>Usecase</w:t>
            </w:r>
            <w:proofErr w:type="spellEnd"/>
            <w:r>
              <w:rPr>
                <w:szCs w:val="24"/>
              </w:rPr>
              <w:t xml:space="preserve"> ini berfungsi untuk membuka halaman </w:t>
            </w:r>
            <w:proofErr w:type="spellStart"/>
            <w:r>
              <w:rPr>
                <w:szCs w:val="24"/>
              </w:rPr>
              <w:t>lk</w:t>
            </w:r>
            <w:proofErr w:type="spellEnd"/>
            <w:r>
              <w:rPr>
                <w:szCs w:val="24"/>
              </w:rPr>
              <w:t xml:space="preserve"> perguruan tinggi.</w:t>
            </w:r>
          </w:p>
        </w:tc>
      </w:tr>
      <w:tr w:rsidR="007A125A" w14:paraId="3969CF95"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77B09B1" w14:textId="77777777" w:rsidR="007A125A" w:rsidRDefault="007A125A"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2F8E11" w14:textId="4088138C" w:rsidR="007A125A" w:rsidRDefault="007A125A" w:rsidP="00617C20">
            <w:pPr>
              <w:rPr>
                <w:szCs w:val="24"/>
              </w:rPr>
            </w:pPr>
            <w:r>
              <w:rPr>
                <w:szCs w:val="24"/>
              </w:rPr>
              <w:t>Tim Perguruan Tinggi.</w:t>
            </w:r>
          </w:p>
        </w:tc>
      </w:tr>
      <w:tr w:rsidR="007A125A" w14:paraId="05A87F71"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4D63D1" w14:textId="77777777" w:rsidR="007A125A" w:rsidRDefault="007A125A"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FB16DA" w14:textId="4C11F951" w:rsidR="007A125A" w:rsidRDefault="007A125A" w:rsidP="00617C20">
            <w:pPr>
              <w:rPr>
                <w:szCs w:val="24"/>
              </w:rPr>
            </w:pPr>
            <w:r>
              <w:rPr>
                <w:szCs w:val="24"/>
              </w:rPr>
              <w:t>Halaman Utama Perguruan Tinggi tampil.</w:t>
            </w:r>
          </w:p>
        </w:tc>
      </w:tr>
      <w:tr w:rsidR="007A125A" w14:paraId="73643930"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2DC827" w14:textId="77777777" w:rsidR="007A125A" w:rsidRDefault="007A125A" w:rsidP="00617C20">
            <w:pPr>
              <w:rPr>
                <w:i/>
                <w:iCs/>
                <w:szCs w:val="24"/>
              </w:rPr>
            </w:pPr>
            <w:proofErr w:type="spellStart"/>
            <w:r>
              <w:rPr>
                <w:b/>
                <w:bCs/>
                <w:i/>
                <w:iCs/>
                <w:szCs w:val="24"/>
              </w:rPr>
              <w:t>Flow</w:t>
            </w:r>
            <w:proofErr w:type="spellEnd"/>
            <w:r>
              <w:rPr>
                <w:b/>
                <w:bCs/>
                <w:i/>
                <w:iCs/>
                <w:szCs w:val="24"/>
              </w:rPr>
              <w:t xml:space="preserve"> Event</w:t>
            </w:r>
          </w:p>
        </w:tc>
      </w:tr>
      <w:tr w:rsidR="007A125A" w14:paraId="13159F6D"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F2C90B" w14:textId="77777777" w:rsidR="007A125A" w:rsidRDefault="007A125A"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178656" w14:textId="77777777" w:rsidR="007A125A" w:rsidRDefault="007A125A" w:rsidP="006C17D7">
            <w:pPr>
              <w:pStyle w:val="ListParagraph"/>
              <w:numPr>
                <w:ilvl w:val="0"/>
                <w:numId w:val="77"/>
              </w:numPr>
              <w:rPr>
                <w:szCs w:val="24"/>
              </w:rPr>
            </w:pPr>
            <w:proofErr w:type="spellStart"/>
            <w:r w:rsidRPr="00F24B55">
              <w:rPr>
                <w:i/>
                <w:iCs/>
                <w:szCs w:val="24"/>
              </w:rPr>
              <w:t>Usecase</w:t>
            </w:r>
            <w:proofErr w:type="spellEnd"/>
            <w:r>
              <w:rPr>
                <w:szCs w:val="24"/>
              </w:rPr>
              <w:t xml:space="preserve"> dimulai dengan aktor menekan tombol menu Isi LK.</w:t>
            </w:r>
          </w:p>
          <w:p w14:paraId="208954D4" w14:textId="77777777" w:rsidR="007A125A" w:rsidRDefault="007A125A" w:rsidP="006C17D7">
            <w:pPr>
              <w:pStyle w:val="ListParagraph"/>
              <w:numPr>
                <w:ilvl w:val="0"/>
                <w:numId w:val="77"/>
              </w:numPr>
              <w:rPr>
                <w:szCs w:val="24"/>
              </w:rPr>
            </w:pPr>
            <w:r>
              <w:rPr>
                <w:szCs w:val="24"/>
              </w:rPr>
              <w:t>Halaman pencarian LK tampil.</w:t>
            </w:r>
          </w:p>
          <w:p w14:paraId="4F881CB6" w14:textId="77777777" w:rsidR="007A125A" w:rsidRDefault="007A125A" w:rsidP="006C17D7">
            <w:pPr>
              <w:pStyle w:val="ListParagraph"/>
              <w:numPr>
                <w:ilvl w:val="0"/>
                <w:numId w:val="77"/>
              </w:numPr>
              <w:rPr>
                <w:szCs w:val="24"/>
              </w:rPr>
            </w:pPr>
            <w:r>
              <w:rPr>
                <w:szCs w:val="24"/>
              </w:rPr>
              <w:t xml:space="preserve">Aktor memasukkan data </w:t>
            </w:r>
            <w:proofErr w:type="spellStart"/>
            <w:r>
              <w:rPr>
                <w:szCs w:val="24"/>
              </w:rPr>
              <w:t>kedalam</w:t>
            </w:r>
            <w:proofErr w:type="spellEnd"/>
            <w:r>
              <w:rPr>
                <w:szCs w:val="24"/>
              </w:rPr>
              <w:t xml:space="preserve"> </w:t>
            </w:r>
            <w:proofErr w:type="spellStart"/>
            <w:r>
              <w:rPr>
                <w:i/>
                <w:iCs/>
                <w:szCs w:val="24"/>
              </w:rPr>
              <w:t>form</w:t>
            </w:r>
            <w:proofErr w:type="spellEnd"/>
            <w:r>
              <w:rPr>
                <w:i/>
                <w:iCs/>
                <w:szCs w:val="24"/>
              </w:rPr>
              <w:t xml:space="preserve"> </w:t>
            </w:r>
            <w:r>
              <w:rPr>
                <w:szCs w:val="24"/>
              </w:rPr>
              <w:t xml:space="preserve">pencarian </w:t>
            </w:r>
            <w:proofErr w:type="spellStart"/>
            <w:r>
              <w:rPr>
                <w:szCs w:val="24"/>
              </w:rPr>
              <w:t>lk</w:t>
            </w:r>
            <w:proofErr w:type="spellEnd"/>
            <w:r>
              <w:rPr>
                <w:szCs w:val="24"/>
              </w:rPr>
              <w:t>.</w:t>
            </w:r>
          </w:p>
          <w:p w14:paraId="33C247D6" w14:textId="77777777" w:rsidR="007A125A" w:rsidRDefault="007A125A" w:rsidP="006C17D7">
            <w:pPr>
              <w:pStyle w:val="ListParagraph"/>
              <w:numPr>
                <w:ilvl w:val="0"/>
                <w:numId w:val="77"/>
              </w:numPr>
              <w:rPr>
                <w:szCs w:val="24"/>
              </w:rPr>
            </w:pPr>
            <w:r>
              <w:rPr>
                <w:szCs w:val="24"/>
              </w:rPr>
              <w:lastRenderedPageBreak/>
              <w:t>Aktor menekan tombol cari.</w:t>
            </w:r>
          </w:p>
          <w:p w14:paraId="3F4AAECA" w14:textId="77777777" w:rsidR="007A125A" w:rsidRDefault="007A125A" w:rsidP="006C17D7">
            <w:pPr>
              <w:pStyle w:val="ListParagraph"/>
              <w:numPr>
                <w:ilvl w:val="0"/>
                <w:numId w:val="77"/>
              </w:numPr>
              <w:rPr>
                <w:szCs w:val="24"/>
              </w:rPr>
            </w:pPr>
            <w:r>
              <w:rPr>
                <w:szCs w:val="24"/>
              </w:rPr>
              <w:t>Hasil pencarian muncul.</w:t>
            </w:r>
          </w:p>
          <w:p w14:paraId="2F205141" w14:textId="77777777" w:rsidR="007A125A" w:rsidRDefault="007A125A" w:rsidP="006C17D7">
            <w:pPr>
              <w:pStyle w:val="ListParagraph"/>
              <w:numPr>
                <w:ilvl w:val="0"/>
                <w:numId w:val="77"/>
              </w:numPr>
              <w:rPr>
                <w:szCs w:val="24"/>
              </w:rPr>
            </w:pPr>
            <w:r>
              <w:rPr>
                <w:szCs w:val="24"/>
              </w:rPr>
              <w:t>Aktor menekan tombol lihat pada hasil pencarian.</w:t>
            </w:r>
          </w:p>
          <w:p w14:paraId="05D9E43D" w14:textId="77777777" w:rsidR="007A125A" w:rsidRPr="00F24B55" w:rsidRDefault="007A125A" w:rsidP="006C17D7">
            <w:pPr>
              <w:pStyle w:val="ListParagraph"/>
              <w:numPr>
                <w:ilvl w:val="0"/>
                <w:numId w:val="77"/>
              </w:numPr>
              <w:rPr>
                <w:szCs w:val="24"/>
              </w:rPr>
            </w:pPr>
            <w:r>
              <w:rPr>
                <w:szCs w:val="24"/>
              </w:rPr>
              <w:t xml:space="preserve">Halaman LK </w:t>
            </w:r>
            <w:proofErr w:type="spellStart"/>
            <w:r>
              <w:rPr>
                <w:szCs w:val="24"/>
              </w:rPr>
              <w:t>Prod</w:t>
            </w:r>
            <w:proofErr w:type="spellEnd"/>
          </w:p>
        </w:tc>
      </w:tr>
      <w:tr w:rsidR="007A125A" w14:paraId="2572DCBC"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91D2F8" w14:textId="77777777" w:rsidR="007A125A" w:rsidRDefault="007A125A" w:rsidP="00617C20">
            <w:pPr>
              <w:rPr>
                <w:i/>
                <w:iCs/>
                <w:szCs w:val="24"/>
              </w:rPr>
            </w:pPr>
            <w:proofErr w:type="spellStart"/>
            <w:r>
              <w:rPr>
                <w:i/>
                <w:iCs/>
                <w:szCs w:val="24"/>
              </w:rPr>
              <w:lastRenderedPageBreak/>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8573AAD" w14:textId="77777777" w:rsidR="007A125A" w:rsidRDefault="007A125A" w:rsidP="00617C20">
            <w:pPr>
              <w:rPr>
                <w:szCs w:val="24"/>
              </w:rPr>
            </w:pPr>
            <w:r>
              <w:rPr>
                <w:szCs w:val="24"/>
              </w:rPr>
              <w:t>Tidak ada.</w:t>
            </w:r>
          </w:p>
        </w:tc>
      </w:tr>
      <w:tr w:rsidR="007A125A" w14:paraId="55DDE1FC"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8AE2A0" w14:textId="77777777" w:rsidR="007A125A" w:rsidRDefault="007A125A"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24F528" w14:textId="77777777" w:rsidR="007A125A" w:rsidRDefault="007A125A" w:rsidP="00617C20">
            <w:pPr>
              <w:rPr>
                <w:szCs w:val="24"/>
              </w:rPr>
            </w:pPr>
            <w:r>
              <w:rPr>
                <w:szCs w:val="24"/>
              </w:rPr>
              <w:t>Tidak ada.</w:t>
            </w:r>
          </w:p>
        </w:tc>
      </w:tr>
      <w:tr w:rsidR="007A125A" w14:paraId="6DE9B9C5"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337450" w14:textId="77777777" w:rsidR="007A125A" w:rsidRDefault="007A125A"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01ECE4" w14:textId="77777777" w:rsidR="007A125A" w:rsidRDefault="007A125A" w:rsidP="00617C20">
            <w:pPr>
              <w:keepNext/>
              <w:rPr>
                <w:szCs w:val="24"/>
              </w:rPr>
            </w:pPr>
            <w:r>
              <w:rPr>
                <w:szCs w:val="24"/>
              </w:rPr>
              <w:t>Halaman LK</w:t>
            </w:r>
          </w:p>
        </w:tc>
      </w:tr>
    </w:tbl>
    <w:p w14:paraId="3A88BDB1" w14:textId="77777777" w:rsidR="007A125A" w:rsidRDefault="007A125A" w:rsidP="007A125A">
      <w:pPr>
        <w:pStyle w:val="ListParagraph"/>
        <w:ind w:left="1080"/>
      </w:pPr>
    </w:p>
    <w:p w14:paraId="2AE20459" w14:textId="4D2324F0" w:rsidR="007A125A" w:rsidRDefault="007A125A" w:rsidP="007A125A">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44</w:t>
      </w:r>
      <w:r w:rsidR="00B22397">
        <w:fldChar w:fldCharType="end"/>
      </w:r>
      <w:r>
        <w:t xml:space="preserve"> Spesifikasi Mengisi Laporan Kinerja Perguruan Tinggi</w:t>
      </w:r>
    </w:p>
    <w:tbl>
      <w:tblPr>
        <w:tblStyle w:val="TableGrid"/>
        <w:tblW w:w="0" w:type="auto"/>
        <w:tblLook w:val="04A0" w:firstRow="1" w:lastRow="0" w:firstColumn="1" w:lastColumn="0" w:noHBand="0" w:noVBand="1"/>
      </w:tblPr>
      <w:tblGrid>
        <w:gridCol w:w="2122"/>
        <w:gridCol w:w="5806"/>
      </w:tblGrid>
      <w:tr w:rsidR="007A125A" w14:paraId="564ED523"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CD8407" w14:textId="14A5EEE5" w:rsidR="007A125A" w:rsidRDefault="007A125A" w:rsidP="00617C20">
            <w:pPr>
              <w:rPr>
                <w:b/>
                <w:bCs/>
                <w:szCs w:val="24"/>
              </w:rPr>
            </w:pPr>
            <w:proofErr w:type="spellStart"/>
            <w:r>
              <w:rPr>
                <w:b/>
                <w:bCs/>
                <w:i/>
                <w:iCs/>
                <w:szCs w:val="24"/>
              </w:rPr>
              <w:t>Usecase</w:t>
            </w:r>
            <w:proofErr w:type="spellEnd"/>
            <w:r>
              <w:rPr>
                <w:b/>
                <w:bCs/>
                <w:szCs w:val="24"/>
              </w:rPr>
              <w:t xml:space="preserve"> Manajemen LK: Mengisi Laporan Kinerja Perguruan Tinggi</w:t>
            </w:r>
          </w:p>
        </w:tc>
      </w:tr>
      <w:tr w:rsidR="007A125A" w14:paraId="503C2152"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537C54" w14:textId="77777777" w:rsidR="007A125A" w:rsidRDefault="007A125A"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D5697A" w14:textId="0BDBA9A0" w:rsidR="007A125A" w:rsidRDefault="007A125A" w:rsidP="00617C20">
            <w:pPr>
              <w:rPr>
                <w:szCs w:val="24"/>
              </w:rPr>
            </w:pPr>
            <w:proofErr w:type="spellStart"/>
            <w:r>
              <w:rPr>
                <w:i/>
                <w:iCs/>
                <w:szCs w:val="24"/>
              </w:rPr>
              <w:t>Usecase</w:t>
            </w:r>
            <w:proofErr w:type="spellEnd"/>
            <w:r>
              <w:rPr>
                <w:szCs w:val="24"/>
              </w:rPr>
              <w:t xml:space="preserve"> ini berfungsi untuk mengisi laporan evaluasi diri perguruan tinggi.</w:t>
            </w:r>
          </w:p>
        </w:tc>
      </w:tr>
      <w:tr w:rsidR="007A125A" w14:paraId="13A5E94E"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D722E1" w14:textId="77777777" w:rsidR="007A125A" w:rsidRDefault="007A125A"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61E549" w14:textId="6F17A775" w:rsidR="007A125A" w:rsidRDefault="007A125A" w:rsidP="00617C20">
            <w:pPr>
              <w:rPr>
                <w:szCs w:val="24"/>
              </w:rPr>
            </w:pPr>
            <w:r>
              <w:rPr>
                <w:szCs w:val="24"/>
              </w:rPr>
              <w:t>Tim Perguruan Tinggi</w:t>
            </w:r>
          </w:p>
        </w:tc>
      </w:tr>
      <w:tr w:rsidR="007A125A" w14:paraId="46C78388"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F40942" w14:textId="77777777" w:rsidR="007A125A" w:rsidRDefault="007A125A"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142475" w14:textId="77777777" w:rsidR="007A125A" w:rsidRDefault="007A125A" w:rsidP="00617C20">
            <w:pPr>
              <w:rPr>
                <w:szCs w:val="24"/>
              </w:rPr>
            </w:pPr>
            <w:r>
              <w:rPr>
                <w:szCs w:val="24"/>
              </w:rPr>
              <w:t>Halaman laporan kinerja tampil.</w:t>
            </w:r>
          </w:p>
        </w:tc>
      </w:tr>
      <w:tr w:rsidR="007A125A" w14:paraId="7EE03CB9"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0DC8E0" w14:textId="77777777" w:rsidR="007A125A" w:rsidRDefault="007A125A" w:rsidP="00617C20">
            <w:pPr>
              <w:rPr>
                <w:i/>
                <w:iCs/>
                <w:szCs w:val="24"/>
              </w:rPr>
            </w:pPr>
            <w:proofErr w:type="spellStart"/>
            <w:r>
              <w:rPr>
                <w:b/>
                <w:bCs/>
                <w:i/>
                <w:iCs/>
                <w:szCs w:val="24"/>
              </w:rPr>
              <w:t>Flow</w:t>
            </w:r>
            <w:proofErr w:type="spellEnd"/>
            <w:r>
              <w:rPr>
                <w:b/>
                <w:bCs/>
                <w:i/>
                <w:iCs/>
                <w:szCs w:val="24"/>
              </w:rPr>
              <w:t xml:space="preserve"> Event</w:t>
            </w:r>
          </w:p>
        </w:tc>
      </w:tr>
      <w:tr w:rsidR="007A125A" w14:paraId="6E81155D"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866F14" w14:textId="77777777" w:rsidR="007A125A" w:rsidRDefault="007A125A"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60456E" w14:textId="77777777" w:rsidR="007A125A" w:rsidRPr="00692676" w:rsidRDefault="007A125A" w:rsidP="006C17D7">
            <w:pPr>
              <w:pStyle w:val="ListParagraph"/>
              <w:numPr>
                <w:ilvl w:val="0"/>
                <w:numId w:val="78"/>
              </w:numPr>
              <w:rPr>
                <w:i/>
                <w:iCs/>
                <w:szCs w:val="24"/>
              </w:rPr>
            </w:pPr>
            <w:proofErr w:type="spellStart"/>
            <w:r w:rsidRPr="00692676">
              <w:rPr>
                <w:i/>
                <w:iCs/>
                <w:szCs w:val="24"/>
              </w:rPr>
              <w:t>Usecase</w:t>
            </w:r>
            <w:proofErr w:type="spellEnd"/>
            <w:r>
              <w:rPr>
                <w:szCs w:val="24"/>
              </w:rPr>
              <w:t xml:space="preserve"> dimulai dengan aktor menekan tombol isi pada tabel laporan evaluasi diri.</w:t>
            </w:r>
          </w:p>
          <w:p w14:paraId="5B546DD8" w14:textId="77777777" w:rsidR="007A125A" w:rsidRPr="00692676" w:rsidRDefault="007A125A" w:rsidP="006C17D7">
            <w:pPr>
              <w:pStyle w:val="ListParagraph"/>
              <w:numPr>
                <w:ilvl w:val="0"/>
                <w:numId w:val="78"/>
              </w:numPr>
              <w:rPr>
                <w:i/>
                <w:iCs/>
                <w:szCs w:val="24"/>
              </w:rPr>
            </w:pPr>
            <w:r>
              <w:rPr>
                <w:szCs w:val="24"/>
              </w:rPr>
              <w:t>Halaman pengisian laporan evaluasi diri tampil.</w:t>
            </w:r>
          </w:p>
          <w:p w14:paraId="5106CC10" w14:textId="77777777" w:rsidR="007A125A" w:rsidRPr="00692676" w:rsidRDefault="007A125A" w:rsidP="006C17D7">
            <w:pPr>
              <w:pStyle w:val="ListParagraph"/>
              <w:numPr>
                <w:ilvl w:val="0"/>
                <w:numId w:val="78"/>
              </w:numPr>
              <w:rPr>
                <w:i/>
                <w:iCs/>
                <w:szCs w:val="24"/>
              </w:rPr>
            </w:pPr>
            <w:r>
              <w:rPr>
                <w:szCs w:val="24"/>
              </w:rPr>
              <w:t>Aktor menekan butir laporan evaluasi diri.</w:t>
            </w:r>
          </w:p>
          <w:p w14:paraId="0CCF5E6D" w14:textId="77777777" w:rsidR="007A125A" w:rsidRPr="0067798B" w:rsidRDefault="007A125A" w:rsidP="006C17D7">
            <w:pPr>
              <w:pStyle w:val="ListParagraph"/>
              <w:numPr>
                <w:ilvl w:val="0"/>
                <w:numId w:val="78"/>
              </w:numPr>
              <w:rPr>
                <w:i/>
                <w:iCs/>
                <w:szCs w:val="24"/>
              </w:rPr>
            </w:pPr>
            <w:proofErr w:type="spellStart"/>
            <w:r>
              <w:rPr>
                <w:i/>
                <w:iCs/>
                <w:szCs w:val="24"/>
              </w:rPr>
              <w:t>Form</w:t>
            </w:r>
            <w:proofErr w:type="spellEnd"/>
            <w:r>
              <w:rPr>
                <w:i/>
                <w:iCs/>
                <w:szCs w:val="24"/>
              </w:rPr>
              <w:t xml:space="preserve"> </w:t>
            </w:r>
            <w:r>
              <w:rPr>
                <w:szCs w:val="24"/>
              </w:rPr>
              <w:t>pengisian laporan evaluasi diri tampil.</w:t>
            </w:r>
          </w:p>
          <w:p w14:paraId="0A66428F" w14:textId="77777777" w:rsidR="007A125A" w:rsidRPr="0067798B" w:rsidRDefault="007A125A" w:rsidP="006C17D7">
            <w:pPr>
              <w:pStyle w:val="ListParagraph"/>
              <w:numPr>
                <w:ilvl w:val="0"/>
                <w:numId w:val="78"/>
              </w:numPr>
              <w:rPr>
                <w:i/>
                <w:iCs/>
                <w:szCs w:val="24"/>
              </w:rPr>
            </w:pPr>
            <w:r>
              <w:rPr>
                <w:szCs w:val="24"/>
              </w:rPr>
              <w:t xml:space="preserve">Aktor mengisi </w:t>
            </w:r>
            <w:proofErr w:type="spellStart"/>
            <w:r>
              <w:rPr>
                <w:i/>
                <w:iCs/>
                <w:szCs w:val="24"/>
              </w:rPr>
              <w:t>form</w:t>
            </w:r>
            <w:proofErr w:type="spellEnd"/>
            <w:r>
              <w:rPr>
                <w:i/>
                <w:iCs/>
                <w:szCs w:val="24"/>
              </w:rPr>
              <w:t xml:space="preserve"> </w:t>
            </w:r>
            <w:r w:rsidRPr="0067798B">
              <w:rPr>
                <w:szCs w:val="24"/>
              </w:rPr>
              <w:t>tersebut</w:t>
            </w:r>
            <w:r>
              <w:rPr>
                <w:szCs w:val="24"/>
              </w:rPr>
              <w:t>.</w:t>
            </w:r>
          </w:p>
          <w:p w14:paraId="10141BF4" w14:textId="77777777" w:rsidR="007A125A" w:rsidRPr="00692676" w:rsidRDefault="007A125A" w:rsidP="006C17D7">
            <w:pPr>
              <w:pStyle w:val="ListParagraph"/>
              <w:numPr>
                <w:ilvl w:val="0"/>
                <w:numId w:val="78"/>
              </w:numPr>
              <w:rPr>
                <w:i/>
                <w:iCs/>
                <w:szCs w:val="24"/>
              </w:rPr>
            </w:pPr>
            <w:r>
              <w:rPr>
                <w:szCs w:val="24"/>
              </w:rPr>
              <w:t>Aktor menekan tombol simpan.</w:t>
            </w:r>
          </w:p>
        </w:tc>
      </w:tr>
      <w:tr w:rsidR="007A125A" w14:paraId="624D7144"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91D73B0" w14:textId="77777777" w:rsidR="007A125A" w:rsidRDefault="007A125A"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EC1E26" w14:textId="77777777" w:rsidR="007A125A" w:rsidRPr="0067798B" w:rsidRDefault="007A125A" w:rsidP="00617C20">
            <w:pPr>
              <w:rPr>
                <w:szCs w:val="24"/>
              </w:rPr>
            </w:pPr>
            <w:r>
              <w:rPr>
                <w:szCs w:val="24"/>
              </w:rPr>
              <w:t>Tidak Ada.</w:t>
            </w:r>
          </w:p>
        </w:tc>
      </w:tr>
      <w:tr w:rsidR="007A125A" w14:paraId="18FACAD0"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FF3942" w14:textId="77777777" w:rsidR="007A125A" w:rsidRDefault="007A125A"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4486FA" w14:textId="77777777" w:rsidR="007A125A" w:rsidRDefault="007A125A" w:rsidP="00617C20">
            <w:pPr>
              <w:rPr>
                <w:szCs w:val="24"/>
              </w:rPr>
            </w:pPr>
            <w:r>
              <w:rPr>
                <w:szCs w:val="24"/>
              </w:rPr>
              <w:t>Tidak Ada.</w:t>
            </w:r>
          </w:p>
        </w:tc>
      </w:tr>
      <w:tr w:rsidR="007A125A" w14:paraId="510A7096"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43448F" w14:textId="77777777" w:rsidR="007A125A" w:rsidRDefault="007A125A"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AA0839" w14:textId="77777777" w:rsidR="007A125A" w:rsidRDefault="007A125A" w:rsidP="00617C20">
            <w:pPr>
              <w:keepNext/>
              <w:rPr>
                <w:szCs w:val="24"/>
              </w:rPr>
            </w:pPr>
            <w:r>
              <w:rPr>
                <w:szCs w:val="24"/>
              </w:rPr>
              <w:t>Berhasil mengisi laporan evaluasi diri.</w:t>
            </w:r>
          </w:p>
        </w:tc>
      </w:tr>
    </w:tbl>
    <w:p w14:paraId="188E0A54" w14:textId="7864B3E1" w:rsidR="007A125A" w:rsidRDefault="007A125A" w:rsidP="007A125A">
      <w:pPr>
        <w:tabs>
          <w:tab w:val="left" w:pos="4571"/>
        </w:tabs>
      </w:pPr>
    </w:p>
    <w:p w14:paraId="4A55C742" w14:textId="57CA0704" w:rsidR="000620E7" w:rsidRDefault="000620E7" w:rsidP="007A125A">
      <w:pPr>
        <w:tabs>
          <w:tab w:val="left" w:pos="4571"/>
        </w:tabs>
      </w:pPr>
    </w:p>
    <w:p w14:paraId="7C7C0EB3" w14:textId="77777777" w:rsidR="000620E7" w:rsidRDefault="000620E7" w:rsidP="007A125A">
      <w:pPr>
        <w:tabs>
          <w:tab w:val="left" w:pos="4571"/>
        </w:tabs>
      </w:pPr>
    </w:p>
    <w:p w14:paraId="1C2EF835" w14:textId="1E24217B" w:rsidR="007A125A" w:rsidRDefault="007A125A" w:rsidP="007A125A">
      <w:pPr>
        <w:pStyle w:val="Caption"/>
        <w:keepNext/>
        <w:jc w:val="left"/>
      </w:pPr>
      <w:r>
        <w:lastRenderedPageBreak/>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45</w:t>
      </w:r>
      <w:r w:rsidR="00B22397">
        <w:fldChar w:fldCharType="end"/>
      </w:r>
      <w:r>
        <w:t xml:space="preserve"> Spesifikasi Mengisi Dokumen Laporan Kinerja Perguruan Tinggi</w:t>
      </w:r>
    </w:p>
    <w:tbl>
      <w:tblPr>
        <w:tblStyle w:val="TableGrid"/>
        <w:tblW w:w="0" w:type="auto"/>
        <w:tblLook w:val="04A0" w:firstRow="1" w:lastRow="0" w:firstColumn="1" w:lastColumn="0" w:noHBand="0" w:noVBand="1"/>
      </w:tblPr>
      <w:tblGrid>
        <w:gridCol w:w="2122"/>
        <w:gridCol w:w="5806"/>
      </w:tblGrid>
      <w:tr w:rsidR="007A125A" w14:paraId="5A3DC97B"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F4CBDD" w14:textId="25C52CDE" w:rsidR="007A125A" w:rsidRDefault="007A125A" w:rsidP="00617C20">
            <w:pPr>
              <w:rPr>
                <w:b/>
                <w:bCs/>
                <w:szCs w:val="24"/>
              </w:rPr>
            </w:pPr>
            <w:proofErr w:type="spellStart"/>
            <w:r>
              <w:rPr>
                <w:b/>
                <w:bCs/>
                <w:i/>
                <w:iCs/>
                <w:szCs w:val="24"/>
              </w:rPr>
              <w:t>Usecase</w:t>
            </w:r>
            <w:proofErr w:type="spellEnd"/>
            <w:r>
              <w:rPr>
                <w:b/>
                <w:bCs/>
                <w:szCs w:val="24"/>
              </w:rPr>
              <w:t xml:space="preserve"> Manajemen LK: Mengisi Dokumen Laporan Kinerja Perguruan Tinggi</w:t>
            </w:r>
          </w:p>
        </w:tc>
      </w:tr>
      <w:tr w:rsidR="007A125A" w14:paraId="67DB90E7"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67589E" w14:textId="77777777" w:rsidR="007A125A" w:rsidRDefault="007A125A"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BF4C37" w14:textId="77777777" w:rsidR="007A125A" w:rsidRDefault="007A125A" w:rsidP="00617C20">
            <w:pPr>
              <w:rPr>
                <w:szCs w:val="24"/>
              </w:rPr>
            </w:pPr>
            <w:proofErr w:type="spellStart"/>
            <w:r>
              <w:rPr>
                <w:i/>
                <w:iCs/>
                <w:szCs w:val="24"/>
              </w:rPr>
              <w:t>Usecase</w:t>
            </w:r>
            <w:proofErr w:type="spellEnd"/>
            <w:r>
              <w:rPr>
                <w:szCs w:val="24"/>
              </w:rPr>
              <w:t xml:space="preserve"> ini berfungsi untuk mengisi dokumen-dokumen yang mendukung narasi Laporan Kinerja.</w:t>
            </w:r>
          </w:p>
        </w:tc>
      </w:tr>
      <w:tr w:rsidR="007A125A" w14:paraId="0F1FD04A"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52CD39" w14:textId="77777777" w:rsidR="007A125A" w:rsidRDefault="007A125A"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9805B6" w14:textId="45C27EB5" w:rsidR="007A125A" w:rsidRDefault="007A125A" w:rsidP="00617C20">
            <w:pPr>
              <w:rPr>
                <w:szCs w:val="24"/>
              </w:rPr>
            </w:pPr>
            <w:r>
              <w:rPr>
                <w:szCs w:val="24"/>
              </w:rPr>
              <w:t>Tim Perguruan Tinggi</w:t>
            </w:r>
          </w:p>
        </w:tc>
      </w:tr>
      <w:tr w:rsidR="007A125A" w14:paraId="0E02BFFC"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867110" w14:textId="77777777" w:rsidR="007A125A" w:rsidRDefault="007A125A"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AAC45E9" w14:textId="77777777" w:rsidR="007A125A" w:rsidRDefault="007A125A" w:rsidP="00617C20">
            <w:pPr>
              <w:rPr>
                <w:szCs w:val="24"/>
              </w:rPr>
            </w:pPr>
            <w:r>
              <w:rPr>
                <w:szCs w:val="24"/>
              </w:rPr>
              <w:t>Halaman laporan kinerja tampil.</w:t>
            </w:r>
          </w:p>
        </w:tc>
      </w:tr>
      <w:tr w:rsidR="007A125A" w14:paraId="003E009E"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8BCCD6" w14:textId="77777777" w:rsidR="007A125A" w:rsidRDefault="007A125A" w:rsidP="00617C20">
            <w:pPr>
              <w:rPr>
                <w:i/>
                <w:iCs/>
                <w:szCs w:val="24"/>
              </w:rPr>
            </w:pPr>
            <w:proofErr w:type="spellStart"/>
            <w:r>
              <w:rPr>
                <w:b/>
                <w:bCs/>
                <w:i/>
                <w:iCs/>
                <w:szCs w:val="24"/>
              </w:rPr>
              <w:t>Flow</w:t>
            </w:r>
            <w:proofErr w:type="spellEnd"/>
            <w:r>
              <w:rPr>
                <w:b/>
                <w:bCs/>
                <w:i/>
                <w:iCs/>
                <w:szCs w:val="24"/>
              </w:rPr>
              <w:t xml:space="preserve"> Event</w:t>
            </w:r>
          </w:p>
        </w:tc>
      </w:tr>
      <w:tr w:rsidR="007A125A" w14:paraId="0C32F3F9"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AA5CD3" w14:textId="77777777" w:rsidR="007A125A" w:rsidRDefault="007A125A"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B80A08" w14:textId="77777777" w:rsidR="007A125A" w:rsidRPr="00692676" w:rsidRDefault="007A125A" w:rsidP="006C17D7">
            <w:pPr>
              <w:pStyle w:val="ListParagraph"/>
              <w:numPr>
                <w:ilvl w:val="0"/>
                <w:numId w:val="79"/>
              </w:numPr>
              <w:spacing w:after="200"/>
              <w:rPr>
                <w:i/>
                <w:iCs/>
                <w:szCs w:val="24"/>
              </w:rPr>
            </w:pPr>
            <w:proofErr w:type="spellStart"/>
            <w:r w:rsidRPr="00692676">
              <w:rPr>
                <w:i/>
                <w:iCs/>
                <w:szCs w:val="24"/>
              </w:rPr>
              <w:t>Usecase</w:t>
            </w:r>
            <w:proofErr w:type="spellEnd"/>
            <w:r>
              <w:rPr>
                <w:szCs w:val="24"/>
              </w:rPr>
              <w:t xml:space="preserve"> dimulai dengan aktor menekan tombol isi pada tabel laporan kinerja.</w:t>
            </w:r>
          </w:p>
          <w:p w14:paraId="5665B50A" w14:textId="77777777" w:rsidR="007A125A" w:rsidRPr="00692676" w:rsidRDefault="007A125A" w:rsidP="006C17D7">
            <w:pPr>
              <w:pStyle w:val="ListParagraph"/>
              <w:numPr>
                <w:ilvl w:val="0"/>
                <w:numId w:val="79"/>
              </w:numPr>
              <w:spacing w:after="200"/>
              <w:rPr>
                <w:i/>
                <w:iCs/>
                <w:szCs w:val="24"/>
              </w:rPr>
            </w:pPr>
            <w:r>
              <w:rPr>
                <w:szCs w:val="24"/>
              </w:rPr>
              <w:t>Halaman pengisian laporan kinerja tampil.</w:t>
            </w:r>
          </w:p>
          <w:p w14:paraId="16DF1C33" w14:textId="77777777" w:rsidR="007A125A" w:rsidRPr="00692676" w:rsidRDefault="007A125A" w:rsidP="006C17D7">
            <w:pPr>
              <w:pStyle w:val="ListParagraph"/>
              <w:numPr>
                <w:ilvl w:val="0"/>
                <w:numId w:val="79"/>
              </w:numPr>
              <w:spacing w:after="200"/>
              <w:rPr>
                <w:i/>
                <w:iCs/>
                <w:szCs w:val="24"/>
              </w:rPr>
            </w:pPr>
            <w:r>
              <w:rPr>
                <w:szCs w:val="24"/>
              </w:rPr>
              <w:t>Aktor menekan butir laporan kinerja.</w:t>
            </w:r>
          </w:p>
          <w:p w14:paraId="084982A8" w14:textId="77777777" w:rsidR="007A125A" w:rsidRPr="0067798B" w:rsidRDefault="007A125A" w:rsidP="006C17D7">
            <w:pPr>
              <w:pStyle w:val="ListParagraph"/>
              <w:numPr>
                <w:ilvl w:val="0"/>
                <w:numId w:val="79"/>
              </w:numPr>
              <w:spacing w:after="200"/>
              <w:rPr>
                <w:i/>
                <w:iCs/>
                <w:szCs w:val="24"/>
              </w:rPr>
            </w:pPr>
            <w:proofErr w:type="spellStart"/>
            <w:r>
              <w:rPr>
                <w:i/>
                <w:iCs/>
                <w:szCs w:val="24"/>
              </w:rPr>
              <w:t>Form</w:t>
            </w:r>
            <w:proofErr w:type="spellEnd"/>
            <w:r>
              <w:rPr>
                <w:i/>
                <w:iCs/>
                <w:szCs w:val="24"/>
              </w:rPr>
              <w:t xml:space="preserve"> </w:t>
            </w:r>
            <w:r>
              <w:rPr>
                <w:szCs w:val="24"/>
              </w:rPr>
              <w:t>pengisian dokumen laporan kinerja tampil.</w:t>
            </w:r>
          </w:p>
          <w:p w14:paraId="07262E5E" w14:textId="77777777" w:rsidR="007A125A" w:rsidRPr="0067798B" w:rsidRDefault="007A125A" w:rsidP="006C17D7">
            <w:pPr>
              <w:pStyle w:val="ListParagraph"/>
              <w:numPr>
                <w:ilvl w:val="0"/>
                <w:numId w:val="79"/>
              </w:numPr>
              <w:spacing w:after="200"/>
              <w:rPr>
                <w:i/>
                <w:iCs/>
                <w:szCs w:val="24"/>
              </w:rPr>
            </w:pPr>
            <w:r>
              <w:rPr>
                <w:szCs w:val="24"/>
              </w:rPr>
              <w:t xml:space="preserve">Aktor mengisi </w:t>
            </w:r>
            <w:proofErr w:type="spellStart"/>
            <w:r>
              <w:rPr>
                <w:i/>
                <w:iCs/>
                <w:szCs w:val="24"/>
              </w:rPr>
              <w:t>form</w:t>
            </w:r>
            <w:proofErr w:type="spellEnd"/>
            <w:r>
              <w:rPr>
                <w:i/>
                <w:iCs/>
                <w:szCs w:val="24"/>
              </w:rPr>
              <w:t xml:space="preserve"> </w:t>
            </w:r>
            <w:r w:rsidRPr="0067798B">
              <w:rPr>
                <w:szCs w:val="24"/>
              </w:rPr>
              <w:t>tersebut</w:t>
            </w:r>
            <w:r>
              <w:rPr>
                <w:szCs w:val="24"/>
              </w:rPr>
              <w:t>.</w:t>
            </w:r>
          </w:p>
          <w:p w14:paraId="5ECD7CA0" w14:textId="77777777" w:rsidR="007A125A" w:rsidRDefault="007A125A" w:rsidP="006C17D7">
            <w:pPr>
              <w:pStyle w:val="ListParagraph"/>
              <w:numPr>
                <w:ilvl w:val="0"/>
                <w:numId w:val="79"/>
              </w:numPr>
              <w:rPr>
                <w:i/>
                <w:iCs/>
                <w:szCs w:val="24"/>
              </w:rPr>
            </w:pPr>
            <w:r>
              <w:rPr>
                <w:szCs w:val="24"/>
              </w:rPr>
              <w:t>Aktor menekan tombol simpan.</w:t>
            </w:r>
          </w:p>
        </w:tc>
      </w:tr>
      <w:tr w:rsidR="007A125A" w14:paraId="6F51398F"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C655E0" w14:textId="77777777" w:rsidR="007A125A" w:rsidRDefault="007A125A"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D9319D" w14:textId="77777777" w:rsidR="007A125A" w:rsidRPr="008B290B" w:rsidRDefault="007A125A" w:rsidP="00617C20">
            <w:pPr>
              <w:rPr>
                <w:szCs w:val="24"/>
              </w:rPr>
            </w:pPr>
            <w:r>
              <w:rPr>
                <w:szCs w:val="24"/>
              </w:rPr>
              <w:t>Tidak ada.</w:t>
            </w:r>
          </w:p>
        </w:tc>
      </w:tr>
      <w:tr w:rsidR="007A125A" w14:paraId="40C0C059"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1A27E0" w14:textId="77777777" w:rsidR="007A125A" w:rsidRDefault="007A125A"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7878D7" w14:textId="77777777" w:rsidR="007A125A" w:rsidRDefault="007A125A" w:rsidP="00617C20">
            <w:pPr>
              <w:rPr>
                <w:szCs w:val="24"/>
              </w:rPr>
            </w:pPr>
            <w:r>
              <w:rPr>
                <w:szCs w:val="24"/>
              </w:rPr>
              <w:t>Tidak ada.</w:t>
            </w:r>
          </w:p>
        </w:tc>
      </w:tr>
      <w:tr w:rsidR="007A125A" w14:paraId="3FDA1DBC"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9FF411" w14:textId="77777777" w:rsidR="007A125A" w:rsidRDefault="007A125A"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6312EF" w14:textId="77777777" w:rsidR="007A125A" w:rsidRDefault="007A125A" w:rsidP="00617C20">
            <w:pPr>
              <w:keepNext/>
              <w:rPr>
                <w:szCs w:val="24"/>
              </w:rPr>
            </w:pPr>
            <w:r>
              <w:rPr>
                <w:szCs w:val="24"/>
              </w:rPr>
              <w:t>Berhasil mengisi dokumen laporan kinerja.</w:t>
            </w:r>
          </w:p>
        </w:tc>
      </w:tr>
    </w:tbl>
    <w:p w14:paraId="2DB39701" w14:textId="77777777" w:rsidR="007A125A" w:rsidRDefault="007A125A" w:rsidP="007A125A">
      <w:pPr>
        <w:ind w:left="720"/>
      </w:pPr>
    </w:p>
    <w:p w14:paraId="5DB4D5CE" w14:textId="5FF0A6F8" w:rsidR="007A125A" w:rsidRDefault="007A125A" w:rsidP="007A125A">
      <w:pPr>
        <w:pStyle w:val="ListParagraph"/>
        <w:numPr>
          <w:ilvl w:val="0"/>
          <w:numId w:val="62"/>
        </w:numPr>
      </w:pPr>
      <w:r>
        <w:t>Manajemen Kuantitatif Perguruan Tinggi</w:t>
      </w:r>
    </w:p>
    <w:p w14:paraId="7D7B34DF" w14:textId="446A4BAC" w:rsidR="007A125A" w:rsidRDefault="007A125A" w:rsidP="007A125A">
      <w:pPr>
        <w:pStyle w:val="ListParagraph"/>
        <w:ind w:left="1080"/>
      </w:pPr>
      <w:proofErr w:type="spellStart"/>
      <w:r>
        <w:rPr>
          <w:i/>
          <w:iCs/>
        </w:rPr>
        <w:t>Usecase</w:t>
      </w:r>
      <w:proofErr w:type="spellEnd"/>
      <w:r>
        <w:t xml:space="preserve"> ini berisi bagaimana proses pembuatan kuantitatif Perguruan Tinggi.</w:t>
      </w:r>
    </w:p>
    <w:p w14:paraId="7AA84492" w14:textId="5272DEE1" w:rsidR="007A125A" w:rsidRDefault="007A125A" w:rsidP="007A125A">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46</w:t>
      </w:r>
      <w:r w:rsidR="00B22397">
        <w:fldChar w:fldCharType="end"/>
      </w:r>
      <w:r>
        <w:t xml:space="preserve"> Spesifikasi Manajemen Kuantitatif Perguruan Tinggi</w:t>
      </w:r>
    </w:p>
    <w:tbl>
      <w:tblPr>
        <w:tblStyle w:val="TableGrid"/>
        <w:tblW w:w="0" w:type="auto"/>
        <w:tblLook w:val="04A0" w:firstRow="1" w:lastRow="0" w:firstColumn="1" w:lastColumn="0" w:noHBand="0" w:noVBand="1"/>
      </w:tblPr>
      <w:tblGrid>
        <w:gridCol w:w="2122"/>
        <w:gridCol w:w="5806"/>
      </w:tblGrid>
      <w:tr w:rsidR="007A125A" w14:paraId="68737D87"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5B9518" w14:textId="1B05B85A" w:rsidR="007A125A" w:rsidRDefault="007A125A" w:rsidP="00617C20">
            <w:pPr>
              <w:jc w:val="left"/>
              <w:rPr>
                <w:b/>
                <w:bCs/>
                <w:szCs w:val="24"/>
              </w:rPr>
            </w:pPr>
            <w:proofErr w:type="spellStart"/>
            <w:r>
              <w:rPr>
                <w:b/>
                <w:bCs/>
                <w:i/>
                <w:iCs/>
                <w:szCs w:val="24"/>
              </w:rPr>
              <w:t>Usecase</w:t>
            </w:r>
            <w:proofErr w:type="spellEnd"/>
            <w:r>
              <w:rPr>
                <w:b/>
                <w:bCs/>
                <w:szCs w:val="24"/>
              </w:rPr>
              <w:t xml:space="preserve"> Manajemen Kuantitatif Perguruan Tinggi</w:t>
            </w:r>
          </w:p>
        </w:tc>
      </w:tr>
      <w:tr w:rsidR="007A125A" w14:paraId="34EFB9C8"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A38CA5" w14:textId="77777777" w:rsidR="007A125A" w:rsidRDefault="007A125A"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575F4B" w14:textId="77777777" w:rsidR="007A125A" w:rsidRDefault="007A125A" w:rsidP="00617C20">
            <w:pPr>
              <w:rPr>
                <w:szCs w:val="24"/>
              </w:rPr>
            </w:pPr>
            <w:proofErr w:type="spellStart"/>
            <w:r>
              <w:rPr>
                <w:i/>
                <w:iCs/>
                <w:szCs w:val="24"/>
              </w:rPr>
              <w:t>Usecase</w:t>
            </w:r>
            <w:proofErr w:type="spellEnd"/>
            <w:r>
              <w:rPr>
                <w:szCs w:val="24"/>
              </w:rPr>
              <w:t xml:space="preserve"> ini berfungsi untuk membuat dokumen Microsoft Excel kuantitatif.</w:t>
            </w:r>
          </w:p>
        </w:tc>
      </w:tr>
      <w:tr w:rsidR="007A125A" w14:paraId="0A76F3CE"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B6F8F5" w14:textId="77777777" w:rsidR="007A125A" w:rsidRDefault="007A125A"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79BDE5" w14:textId="483CE62A" w:rsidR="007A125A" w:rsidRDefault="007A125A" w:rsidP="00617C20">
            <w:pPr>
              <w:rPr>
                <w:szCs w:val="24"/>
              </w:rPr>
            </w:pPr>
            <w:r>
              <w:rPr>
                <w:szCs w:val="24"/>
              </w:rPr>
              <w:t>Tim Perguruan Tinggi.</w:t>
            </w:r>
          </w:p>
        </w:tc>
      </w:tr>
      <w:tr w:rsidR="007A125A" w14:paraId="792275BA"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073D1BF" w14:textId="77777777" w:rsidR="007A125A" w:rsidRDefault="007A125A"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4250CC" w14:textId="0FCB5BA3" w:rsidR="007A125A" w:rsidRDefault="007A125A" w:rsidP="00617C20">
            <w:pPr>
              <w:rPr>
                <w:szCs w:val="24"/>
              </w:rPr>
            </w:pPr>
            <w:r>
              <w:rPr>
                <w:szCs w:val="24"/>
              </w:rPr>
              <w:t>Halaman Utama Perguruan Tinggi tampil.</w:t>
            </w:r>
          </w:p>
        </w:tc>
      </w:tr>
      <w:tr w:rsidR="007A125A" w14:paraId="5FE2F0D1"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0B55AF" w14:textId="77777777" w:rsidR="007A125A" w:rsidRDefault="007A125A" w:rsidP="00617C20">
            <w:pPr>
              <w:rPr>
                <w:i/>
                <w:iCs/>
                <w:szCs w:val="24"/>
              </w:rPr>
            </w:pPr>
            <w:proofErr w:type="spellStart"/>
            <w:r>
              <w:rPr>
                <w:b/>
                <w:bCs/>
                <w:i/>
                <w:iCs/>
                <w:szCs w:val="24"/>
              </w:rPr>
              <w:t>Flow</w:t>
            </w:r>
            <w:proofErr w:type="spellEnd"/>
            <w:r>
              <w:rPr>
                <w:b/>
                <w:bCs/>
                <w:i/>
                <w:iCs/>
                <w:szCs w:val="24"/>
              </w:rPr>
              <w:t xml:space="preserve"> Event</w:t>
            </w:r>
          </w:p>
        </w:tc>
      </w:tr>
      <w:tr w:rsidR="007A125A" w14:paraId="2A09782B"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3D5E64" w14:textId="77777777" w:rsidR="007A125A" w:rsidRDefault="007A125A" w:rsidP="00617C20">
            <w:pPr>
              <w:rPr>
                <w:i/>
                <w:iCs/>
                <w:szCs w:val="24"/>
              </w:rPr>
            </w:pPr>
            <w:r>
              <w:rPr>
                <w:i/>
                <w:iCs/>
                <w:szCs w:val="24"/>
              </w:rPr>
              <w:lastRenderedPageBreak/>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5ADB59" w14:textId="77777777" w:rsidR="007A125A" w:rsidRDefault="007A125A" w:rsidP="006C17D7">
            <w:pPr>
              <w:pStyle w:val="ListParagraph"/>
              <w:numPr>
                <w:ilvl w:val="0"/>
                <w:numId w:val="80"/>
              </w:numPr>
              <w:rPr>
                <w:szCs w:val="24"/>
              </w:rPr>
            </w:pPr>
            <w:proofErr w:type="spellStart"/>
            <w:r w:rsidRPr="00F24B55">
              <w:rPr>
                <w:i/>
                <w:iCs/>
                <w:szCs w:val="24"/>
              </w:rPr>
              <w:t>Usecase</w:t>
            </w:r>
            <w:proofErr w:type="spellEnd"/>
            <w:r>
              <w:rPr>
                <w:szCs w:val="24"/>
              </w:rPr>
              <w:t xml:space="preserve"> dimulai dengan aktor menekan tombol menu kuantitatif.</w:t>
            </w:r>
          </w:p>
          <w:p w14:paraId="519DC7F0" w14:textId="77777777" w:rsidR="007A125A" w:rsidRDefault="007A125A" w:rsidP="006C17D7">
            <w:pPr>
              <w:pStyle w:val="ListParagraph"/>
              <w:numPr>
                <w:ilvl w:val="0"/>
                <w:numId w:val="80"/>
              </w:numPr>
              <w:rPr>
                <w:szCs w:val="24"/>
              </w:rPr>
            </w:pPr>
            <w:r>
              <w:rPr>
                <w:szCs w:val="24"/>
              </w:rPr>
              <w:t>Halaman pencarian kuantitatif tampil.</w:t>
            </w:r>
          </w:p>
          <w:p w14:paraId="2D0C1D87" w14:textId="77777777" w:rsidR="007A125A" w:rsidRDefault="007A125A" w:rsidP="006C17D7">
            <w:pPr>
              <w:pStyle w:val="ListParagraph"/>
              <w:numPr>
                <w:ilvl w:val="0"/>
                <w:numId w:val="80"/>
              </w:numPr>
              <w:rPr>
                <w:szCs w:val="24"/>
              </w:rPr>
            </w:pPr>
            <w:r>
              <w:rPr>
                <w:szCs w:val="24"/>
              </w:rPr>
              <w:t xml:space="preserve">Aktor memasukkan data </w:t>
            </w:r>
            <w:proofErr w:type="spellStart"/>
            <w:r>
              <w:rPr>
                <w:szCs w:val="24"/>
              </w:rPr>
              <w:t>kedalam</w:t>
            </w:r>
            <w:proofErr w:type="spellEnd"/>
            <w:r>
              <w:rPr>
                <w:szCs w:val="24"/>
              </w:rPr>
              <w:t xml:space="preserve"> </w:t>
            </w:r>
            <w:proofErr w:type="spellStart"/>
            <w:r>
              <w:rPr>
                <w:i/>
                <w:iCs/>
                <w:szCs w:val="24"/>
              </w:rPr>
              <w:t>form</w:t>
            </w:r>
            <w:proofErr w:type="spellEnd"/>
            <w:r>
              <w:rPr>
                <w:i/>
                <w:iCs/>
                <w:szCs w:val="24"/>
              </w:rPr>
              <w:t xml:space="preserve"> </w:t>
            </w:r>
            <w:r>
              <w:rPr>
                <w:szCs w:val="24"/>
              </w:rPr>
              <w:t>pencarian kuantitatif.</w:t>
            </w:r>
          </w:p>
          <w:p w14:paraId="44D587A1" w14:textId="77777777" w:rsidR="007A125A" w:rsidRDefault="007A125A" w:rsidP="006C17D7">
            <w:pPr>
              <w:pStyle w:val="ListParagraph"/>
              <w:numPr>
                <w:ilvl w:val="0"/>
                <w:numId w:val="80"/>
              </w:numPr>
              <w:rPr>
                <w:szCs w:val="24"/>
              </w:rPr>
            </w:pPr>
            <w:r>
              <w:rPr>
                <w:szCs w:val="24"/>
              </w:rPr>
              <w:t>Aktor menekan tombol cari.</w:t>
            </w:r>
          </w:p>
          <w:p w14:paraId="4EC0FF2F" w14:textId="77777777" w:rsidR="007A125A" w:rsidRDefault="007A125A" w:rsidP="006C17D7">
            <w:pPr>
              <w:pStyle w:val="ListParagraph"/>
              <w:numPr>
                <w:ilvl w:val="0"/>
                <w:numId w:val="80"/>
              </w:numPr>
              <w:rPr>
                <w:szCs w:val="24"/>
              </w:rPr>
            </w:pPr>
            <w:r>
              <w:rPr>
                <w:szCs w:val="24"/>
              </w:rPr>
              <w:t>Hasil pencarian muncul.</w:t>
            </w:r>
          </w:p>
          <w:p w14:paraId="5D0A83CA" w14:textId="77777777" w:rsidR="007A125A" w:rsidRDefault="007A125A" w:rsidP="006C17D7">
            <w:pPr>
              <w:pStyle w:val="ListParagraph"/>
              <w:numPr>
                <w:ilvl w:val="0"/>
                <w:numId w:val="80"/>
              </w:numPr>
              <w:rPr>
                <w:szCs w:val="24"/>
              </w:rPr>
            </w:pPr>
            <w:r>
              <w:rPr>
                <w:szCs w:val="24"/>
              </w:rPr>
              <w:t>Aktor menekan tombol lihat pada hasil pencarian.</w:t>
            </w:r>
          </w:p>
          <w:p w14:paraId="776ED4CA" w14:textId="77777777" w:rsidR="007A125A" w:rsidRDefault="007A125A" w:rsidP="006C17D7">
            <w:pPr>
              <w:pStyle w:val="ListParagraph"/>
              <w:numPr>
                <w:ilvl w:val="0"/>
                <w:numId w:val="80"/>
              </w:numPr>
              <w:rPr>
                <w:szCs w:val="24"/>
              </w:rPr>
            </w:pPr>
            <w:r>
              <w:rPr>
                <w:szCs w:val="24"/>
              </w:rPr>
              <w:t xml:space="preserve">Halaman </w:t>
            </w:r>
            <w:proofErr w:type="spellStart"/>
            <w:r>
              <w:rPr>
                <w:szCs w:val="24"/>
              </w:rPr>
              <w:t>kuantiatif</w:t>
            </w:r>
            <w:proofErr w:type="spellEnd"/>
            <w:r>
              <w:rPr>
                <w:szCs w:val="24"/>
              </w:rPr>
              <w:t xml:space="preserve"> tampil.</w:t>
            </w:r>
          </w:p>
          <w:p w14:paraId="71E6459C" w14:textId="77777777" w:rsidR="007A125A" w:rsidRPr="00E12ECF" w:rsidRDefault="007A125A" w:rsidP="006C17D7">
            <w:pPr>
              <w:pStyle w:val="ListParagraph"/>
              <w:numPr>
                <w:ilvl w:val="0"/>
                <w:numId w:val="80"/>
              </w:numPr>
              <w:rPr>
                <w:szCs w:val="24"/>
              </w:rPr>
            </w:pPr>
            <w:r>
              <w:rPr>
                <w:szCs w:val="24"/>
              </w:rPr>
              <w:t>Aktor menekan tombol ekspor.</w:t>
            </w:r>
          </w:p>
        </w:tc>
      </w:tr>
      <w:tr w:rsidR="007A125A" w14:paraId="68442FE5"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53E542" w14:textId="77777777" w:rsidR="007A125A" w:rsidRDefault="007A125A"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8EF46F" w14:textId="77777777" w:rsidR="007A125A" w:rsidRDefault="007A125A" w:rsidP="00617C20">
            <w:pPr>
              <w:rPr>
                <w:szCs w:val="24"/>
              </w:rPr>
            </w:pPr>
            <w:r>
              <w:rPr>
                <w:szCs w:val="24"/>
              </w:rPr>
              <w:t>Tidak ada.</w:t>
            </w:r>
          </w:p>
        </w:tc>
      </w:tr>
      <w:tr w:rsidR="007A125A" w14:paraId="47DA7700"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EE61C6" w14:textId="77777777" w:rsidR="007A125A" w:rsidRDefault="007A125A"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29ACE4" w14:textId="77777777" w:rsidR="007A125A" w:rsidRDefault="007A125A" w:rsidP="00617C20">
            <w:pPr>
              <w:rPr>
                <w:szCs w:val="24"/>
              </w:rPr>
            </w:pPr>
            <w:r>
              <w:rPr>
                <w:szCs w:val="24"/>
              </w:rPr>
              <w:t>Tidak ada.</w:t>
            </w:r>
          </w:p>
        </w:tc>
      </w:tr>
      <w:tr w:rsidR="007A125A" w14:paraId="5973ECC8"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314227A" w14:textId="77777777" w:rsidR="007A125A" w:rsidRDefault="007A125A"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7B763D" w14:textId="77777777" w:rsidR="007A125A" w:rsidRDefault="007A125A" w:rsidP="00617C20">
            <w:pPr>
              <w:keepNext/>
              <w:rPr>
                <w:szCs w:val="24"/>
              </w:rPr>
            </w:pPr>
            <w:r>
              <w:rPr>
                <w:szCs w:val="24"/>
              </w:rPr>
              <w:t xml:space="preserve">Berhasil mengekspor dokumen </w:t>
            </w:r>
            <w:proofErr w:type="spellStart"/>
            <w:r>
              <w:rPr>
                <w:szCs w:val="24"/>
              </w:rPr>
              <w:t>kuantiatif</w:t>
            </w:r>
            <w:proofErr w:type="spellEnd"/>
            <w:r>
              <w:rPr>
                <w:szCs w:val="24"/>
              </w:rPr>
              <w:t>.</w:t>
            </w:r>
          </w:p>
        </w:tc>
      </w:tr>
    </w:tbl>
    <w:p w14:paraId="56F79206" w14:textId="44795CC0" w:rsidR="007A125A" w:rsidRDefault="007A125A" w:rsidP="00CC0705">
      <w:pPr>
        <w:ind w:left="720"/>
      </w:pPr>
    </w:p>
    <w:p w14:paraId="7D8C6FD1" w14:textId="687CEBF3" w:rsidR="000620E7" w:rsidRDefault="000620E7" w:rsidP="000620E7">
      <w:pPr>
        <w:pStyle w:val="ListParagraph"/>
        <w:numPr>
          <w:ilvl w:val="0"/>
          <w:numId w:val="62"/>
        </w:numPr>
      </w:pPr>
      <w:r>
        <w:t>Manajemen Profil Fakultas</w:t>
      </w:r>
    </w:p>
    <w:p w14:paraId="0FAAA6A1" w14:textId="745415DC" w:rsidR="000620E7" w:rsidRDefault="000620E7" w:rsidP="000620E7">
      <w:pPr>
        <w:pStyle w:val="ListParagraph"/>
        <w:ind w:left="1080"/>
      </w:pPr>
      <w:proofErr w:type="spellStart"/>
      <w:r>
        <w:rPr>
          <w:i/>
          <w:iCs/>
        </w:rPr>
        <w:t>Usecase</w:t>
      </w:r>
      <w:proofErr w:type="spellEnd"/>
      <w:r>
        <w:t xml:space="preserve"> ini berisi bagaimana proses melakukan perubahan pada profil dan data fakultas.</w:t>
      </w:r>
    </w:p>
    <w:p w14:paraId="20C73227" w14:textId="12B5E358" w:rsidR="000620E7" w:rsidRDefault="000620E7" w:rsidP="000620E7">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47</w:t>
      </w:r>
      <w:r w:rsidR="00B22397">
        <w:fldChar w:fldCharType="end"/>
      </w:r>
      <w:r>
        <w:t xml:space="preserve"> Spesifikasi Manajemen Profil Fakultas.</w:t>
      </w:r>
    </w:p>
    <w:tbl>
      <w:tblPr>
        <w:tblStyle w:val="TableGrid"/>
        <w:tblW w:w="0" w:type="auto"/>
        <w:tblLook w:val="04A0" w:firstRow="1" w:lastRow="0" w:firstColumn="1" w:lastColumn="0" w:noHBand="0" w:noVBand="1"/>
      </w:tblPr>
      <w:tblGrid>
        <w:gridCol w:w="2122"/>
        <w:gridCol w:w="5806"/>
      </w:tblGrid>
      <w:tr w:rsidR="000620E7" w14:paraId="4BF3EB31"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DBB679" w14:textId="3268D875" w:rsidR="000620E7" w:rsidRDefault="000620E7" w:rsidP="00617C20">
            <w:pPr>
              <w:jc w:val="left"/>
              <w:rPr>
                <w:b/>
                <w:bCs/>
                <w:szCs w:val="24"/>
              </w:rPr>
            </w:pPr>
            <w:proofErr w:type="spellStart"/>
            <w:r>
              <w:rPr>
                <w:b/>
                <w:bCs/>
                <w:i/>
                <w:iCs/>
                <w:szCs w:val="24"/>
              </w:rPr>
              <w:t>Usecase</w:t>
            </w:r>
            <w:proofErr w:type="spellEnd"/>
            <w:r>
              <w:rPr>
                <w:b/>
                <w:bCs/>
                <w:szCs w:val="24"/>
              </w:rPr>
              <w:t xml:space="preserve"> Manajemen Profil </w:t>
            </w:r>
            <w:r w:rsidR="00C77769">
              <w:rPr>
                <w:b/>
                <w:bCs/>
                <w:szCs w:val="24"/>
              </w:rPr>
              <w:t>Fakultas</w:t>
            </w:r>
          </w:p>
        </w:tc>
      </w:tr>
      <w:tr w:rsidR="000620E7" w14:paraId="55D23E76"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928938" w14:textId="77777777" w:rsidR="000620E7" w:rsidRDefault="000620E7"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A7220D" w14:textId="1CFBD1F6" w:rsidR="000620E7" w:rsidRDefault="000620E7" w:rsidP="00617C20">
            <w:pPr>
              <w:rPr>
                <w:szCs w:val="24"/>
              </w:rPr>
            </w:pPr>
            <w:proofErr w:type="spellStart"/>
            <w:r>
              <w:rPr>
                <w:i/>
                <w:iCs/>
                <w:szCs w:val="24"/>
              </w:rPr>
              <w:t>Usecase</w:t>
            </w:r>
            <w:proofErr w:type="spellEnd"/>
            <w:r>
              <w:rPr>
                <w:szCs w:val="24"/>
              </w:rPr>
              <w:t xml:space="preserve"> ini berfungsi untuk mengubah profil </w:t>
            </w:r>
            <w:r w:rsidR="00364289">
              <w:rPr>
                <w:szCs w:val="24"/>
              </w:rPr>
              <w:t>fakultas</w:t>
            </w:r>
            <w:r>
              <w:rPr>
                <w:szCs w:val="24"/>
              </w:rPr>
              <w:t>.</w:t>
            </w:r>
          </w:p>
        </w:tc>
      </w:tr>
      <w:tr w:rsidR="000620E7" w14:paraId="32BD4107"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B32AE0" w14:textId="77777777" w:rsidR="000620E7" w:rsidRDefault="000620E7"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80D6CC" w14:textId="0E6A9EAA" w:rsidR="000620E7" w:rsidRDefault="00364289" w:rsidP="00617C20">
            <w:pPr>
              <w:rPr>
                <w:szCs w:val="24"/>
              </w:rPr>
            </w:pPr>
            <w:r>
              <w:rPr>
                <w:szCs w:val="24"/>
              </w:rPr>
              <w:t>Fakultas</w:t>
            </w:r>
            <w:r w:rsidR="000620E7">
              <w:rPr>
                <w:szCs w:val="24"/>
              </w:rPr>
              <w:t>.</w:t>
            </w:r>
          </w:p>
        </w:tc>
      </w:tr>
      <w:tr w:rsidR="000620E7" w14:paraId="0BBE63CD"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174791E" w14:textId="77777777" w:rsidR="000620E7" w:rsidRDefault="000620E7"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5749FF" w14:textId="4458B1FF" w:rsidR="000620E7" w:rsidRDefault="000620E7" w:rsidP="00617C20">
            <w:pPr>
              <w:rPr>
                <w:szCs w:val="24"/>
              </w:rPr>
            </w:pPr>
            <w:r>
              <w:rPr>
                <w:szCs w:val="24"/>
              </w:rPr>
              <w:t xml:space="preserve">Halaman Utama </w:t>
            </w:r>
            <w:r w:rsidR="006F48DC">
              <w:rPr>
                <w:szCs w:val="24"/>
              </w:rPr>
              <w:t>Fakultas</w:t>
            </w:r>
            <w:r>
              <w:rPr>
                <w:szCs w:val="24"/>
              </w:rPr>
              <w:t xml:space="preserve"> tampil.</w:t>
            </w:r>
          </w:p>
        </w:tc>
      </w:tr>
      <w:tr w:rsidR="000620E7" w14:paraId="127CBE28"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0770BD" w14:textId="77777777" w:rsidR="000620E7" w:rsidRDefault="000620E7" w:rsidP="00617C20">
            <w:pPr>
              <w:rPr>
                <w:i/>
                <w:iCs/>
                <w:szCs w:val="24"/>
              </w:rPr>
            </w:pPr>
            <w:proofErr w:type="spellStart"/>
            <w:r>
              <w:rPr>
                <w:b/>
                <w:bCs/>
                <w:i/>
                <w:iCs/>
                <w:szCs w:val="24"/>
              </w:rPr>
              <w:t>Flow</w:t>
            </w:r>
            <w:proofErr w:type="spellEnd"/>
            <w:r>
              <w:rPr>
                <w:b/>
                <w:bCs/>
                <w:i/>
                <w:iCs/>
                <w:szCs w:val="24"/>
              </w:rPr>
              <w:t xml:space="preserve"> Event</w:t>
            </w:r>
          </w:p>
        </w:tc>
      </w:tr>
      <w:tr w:rsidR="000620E7" w14:paraId="0625FBCF"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97C08C" w14:textId="77777777" w:rsidR="000620E7" w:rsidRDefault="000620E7"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C2A7A8" w14:textId="77777777" w:rsidR="000620E7" w:rsidRDefault="000620E7" w:rsidP="006C17D7">
            <w:pPr>
              <w:pStyle w:val="ListParagraph"/>
              <w:numPr>
                <w:ilvl w:val="0"/>
                <w:numId w:val="81"/>
              </w:numPr>
              <w:rPr>
                <w:szCs w:val="24"/>
              </w:rPr>
            </w:pPr>
            <w:proofErr w:type="spellStart"/>
            <w:r w:rsidRPr="00F24B55">
              <w:rPr>
                <w:i/>
                <w:iCs/>
                <w:szCs w:val="24"/>
              </w:rPr>
              <w:t>Usecase</w:t>
            </w:r>
            <w:proofErr w:type="spellEnd"/>
            <w:r>
              <w:rPr>
                <w:szCs w:val="24"/>
              </w:rPr>
              <w:t xml:space="preserve"> dimulai dengan aktor menekan tombol menu edit profil.</w:t>
            </w:r>
          </w:p>
          <w:p w14:paraId="44A6A7FB" w14:textId="7552ADF1" w:rsidR="000620E7" w:rsidRDefault="000620E7" w:rsidP="006C17D7">
            <w:pPr>
              <w:pStyle w:val="ListParagraph"/>
              <w:numPr>
                <w:ilvl w:val="0"/>
                <w:numId w:val="81"/>
              </w:numPr>
              <w:rPr>
                <w:szCs w:val="24"/>
              </w:rPr>
            </w:pPr>
            <w:r>
              <w:rPr>
                <w:szCs w:val="24"/>
              </w:rPr>
              <w:t xml:space="preserve">Halaman profil </w:t>
            </w:r>
            <w:r w:rsidR="00364289">
              <w:rPr>
                <w:szCs w:val="24"/>
              </w:rPr>
              <w:t>fakultas</w:t>
            </w:r>
            <w:r>
              <w:rPr>
                <w:szCs w:val="24"/>
              </w:rPr>
              <w:t xml:space="preserve"> tampil.</w:t>
            </w:r>
          </w:p>
          <w:p w14:paraId="48871AC1" w14:textId="77777777" w:rsidR="000620E7" w:rsidRDefault="000620E7" w:rsidP="006C17D7">
            <w:pPr>
              <w:pStyle w:val="ListParagraph"/>
              <w:numPr>
                <w:ilvl w:val="0"/>
                <w:numId w:val="81"/>
              </w:numPr>
              <w:rPr>
                <w:szCs w:val="24"/>
              </w:rPr>
            </w:pPr>
            <w:r>
              <w:rPr>
                <w:szCs w:val="24"/>
              </w:rPr>
              <w:t>Aktor menekan tombol edit pada bagian profil.</w:t>
            </w:r>
          </w:p>
          <w:p w14:paraId="021A3E66" w14:textId="77777777" w:rsidR="000620E7" w:rsidRDefault="000620E7" w:rsidP="006C17D7">
            <w:pPr>
              <w:pStyle w:val="ListParagraph"/>
              <w:numPr>
                <w:ilvl w:val="0"/>
                <w:numId w:val="81"/>
              </w:numPr>
              <w:rPr>
                <w:szCs w:val="24"/>
              </w:rPr>
            </w:pPr>
            <w:r>
              <w:rPr>
                <w:szCs w:val="24"/>
              </w:rPr>
              <w:t xml:space="preserve">Halaman </w:t>
            </w:r>
            <w:proofErr w:type="spellStart"/>
            <w:r>
              <w:rPr>
                <w:i/>
                <w:iCs/>
                <w:szCs w:val="24"/>
              </w:rPr>
              <w:t>form</w:t>
            </w:r>
            <w:proofErr w:type="spellEnd"/>
            <w:r>
              <w:rPr>
                <w:szCs w:val="24"/>
              </w:rPr>
              <w:t xml:space="preserve"> profil muncul.</w:t>
            </w:r>
          </w:p>
          <w:p w14:paraId="43D89231" w14:textId="77777777" w:rsidR="000620E7" w:rsidRDefault="000620E7" w:rsidP="006C17D7">
            <w:pPr>
              <w:pStyle w:val="ListParagraph"/>
              <w:numPr>
                <w:ilvl w:val="0"/>
                <w:numId w:val="81"/>
              </w:numPr>
              <w:rPr>
                <w:szCs w:val="24"/>
              </w:rPr>
            </w:pPr>
            <w:r>
              <w:rPr>
                <w:szCs w:val="24"/>
              </w:rPr>
              <w:t xml:space="preserve">Aktor mengisi data ke dalam </w:t>
            </w:r>
            <w:proofErr w:type="spellStart"/>
            <w:r>
              <w:rPr>
                <w:i/>
                <w:iCs/>
                <w:szCs w:val="24"/>
              </w:rPr>
              <w:t>form</w:t>
            </w:r>
            <w:proofErr w:type="spellEnd"/>
            <w:r>
              <w:rPr>
                <w:szCs w:val="24"/>
              </w:rPr>
              <w:t>.</w:t>
            </w:r>
          </w:p>
          <w:p w14:paraId="666D320D" w14:textId="77777777" w:rsidR="000620E7" w:rsidRPr="00D44C5A" w:rsidRDefault="000620E7" w:rsidP="006C17D7">
            <w:pPr>
              <w:pStyle w:val="ListParagraph"/>
              <w:numPr>
                <w:ilvl w:val="0"/>
                <w:numId w:val="81"/>
              </w:numPr>
              <w:rPr>
                <w:szCs w:val="24"/>
              </w:rPr>
            </w:pPr>
            <w:r>
              <w:rPr>
                <w:szCs w:val="24"/>
              </w:rPr>
              <w:t>Aktor menekan tombol simpan.</w:t>
            </w:r>
          </w:p>
        </w:tc>
      </w:tr>
      <w:tr w:rsidR="000620E7" w14:paraId="7D197AAE"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39FAEE" w14:textId="77777777" w:rsidR="000620E7" w:rsidRDefault="000620E7"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5C6849" w14:textId="77777777" w:rsidR="000620E7" w:rsidRDefault="000620E7" w:rsidP="00617C20">
            <w:pPr>
              <w:rPr>
                <w:szCs w:val="24"/>
              </w:rPr>
            </w:pPr>
            <w:r>
              <w:rPr>
                <w:szCs w:val="24"/>
              </w:rPr>
              <w:t>Tidak ada.</w:t>
            </w:r>
          </w:p>
        </w:tc>
      </w:tr>
      <w:tr w:rsidR="000620E7" w14:paraId="21ABB711"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844DF6" w14:textId="77777777" w:rsidR="000620E7" w:rsidRDefault="000620E7" w:rsidP="00617C20">
            <w:pPr>
              <w:rPr>
                <w:i/>
                <w:iCs/>
                <w:szCs w:val="24"/>
              </w:rPr>
            </w:pPr>
            <w:proofErr w:type="spellStart"/>
            <w:r>
              <w:rPr>
                <w:i/>
                <w:iCs/>
                <w:szCs w:val="24"/>
              </w:rPr>
              <w:lastRenderedPageBreak/>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AFADCF" w14:textId="77777777" w:rsidR="000620E7" w:rsidRDefault="000620E7" w:rsidP="00617C20">
            <w:pPr>
              <w:rPr>
                <w:szCs w:val="24"/>
              </w:rPr>
            </w:pPr>
            <w:r>
              <w:rPr>
                <w:szCs w:val="24"/>
              </w:rPr>
              <w:t>Tidak ada.</w:t>
            </w:r>
          </w:p>
        </w:tc>
      </w:tr>
      <w:tr w:rsidR="000620E7" w14:paraId="23AD9129"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9ACAFC" w14:textId="77777777" w:rsidR="000620E7" w:rsidRDefault="000620E7"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6A0E25" w14:textId="77777777" w:rsidR="000620E7" w:rsidRDefault="000620E7" w:rsidP="00617C20">
            <w:pPr>
              <w:keepNext/>
              <w:rPr>
                <w:szCs w:val="24"/>
              </w:rPr>
            </w:pPr>
            <w:r>
              <w:rPr>
                <w:szCs w:val="24"/>
              </w:rPr>
              <w:t>Profil berhasil disimpan.</w:t>
            </w:r>
          </w:p>
        </w:tc>
      </w:tr>
    </w:tbl>
    <w:p w14:paraId="54A6A524" w14:textId="77777777" w:rsidR="000620E7" w:rsidRDefault="000620E7" w:rsidP="000620E7">
      <w:pPr>
        <w:ind w:left="720"/>
      </w:pPr>
    </w:p>
    <w:p w14:paraId="181A285A" w14:textId="151D0325" w:rsidR="000620E7" w:rsidRDefault="000620E7" w:rsidP="000620E7">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48</w:t>
      </w:r>
      <w:r w:rsidR="00B22397">
        <w:fldChar w:fldCharType="end"/>
      </w:r>
      <w:r>
        <w:t xml:space="preserve"> Spesifikasi Manajemen Profil </w:t>
      </w:r>
      <w:r w:rsidR="006F48DC">
        <w:t>Fakultas</w:t>
      </w:r>
      <w:r>
        <w:t xml:space="preserve">: Data </w:t>
      </w:r>
      <w:r w:rsidR="006F48DC">
        <w:t>Fakultas</w:t>
      </w:r>
    </w:p>
    <w:tbl>
      <w:tblPr>
        <w:tblStyle w:val="TableGrid"/>
        <w:tblW w:w="0" w:type="auto"/>
        <w:tblLook w:val="04A0" w:firstRow="1" w:lastRow="0" w:firstColumn="1" w:lastColumn="0" w:noHBand="0" w:noVBand="1"/>
      </w:tblPr>
      <w:tblGrid>
        <w:gridCol w:w="2122"/>
        <w:gridCol w:w="5806"/>
      </w:tblGrid>
      <w:tr w:rsidR="000620E7" w14:paraId="6D51E46D"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8AC91B" w14:textId="4412A220" w:rsidR="000620E7" w:rsidRDefault="000620E7" w:rsidP="00617C20">
            <w:pPr>
              <w:jc w:val="left"/>
              <w:rPr>
                <w:b/>
                <w:bCs/>
                <w:szCs w:val="24"/>
              </w:rPr>
            </w:pPr>
            <w:proofErr w:type="spellStart"/>
            <w:r>
              <w:rPr>
                <w:b/>
                <w:bCs/>
                <w:i/>
                <w:iCs/>
                <w:szCs w:val="24"/>
              </w:rPr>
              <w:t>Usecase</w:t>
            </w:r>
            <w:proofErr w:type="spellEnd"/>
            <w:r>
              <w:rPr>
                <w:b/>
                <w:bCs/>
                <w:szCs w:val="24"/>
              </w:rPr>
              <w:t xml:space="preserve"> Manajemen Profil </w:t>
            </w:r>
            <w:r w:rsidR="006F48DC">
              <w:rPr>
                <w:b/>
                <w:bCs/>
                <w:szCs w:val="24"/>
              </w:rPr>
              <w:t>Fakultas</w:t>
            </w:r>
          </w:p>
        </w:tc>
      </w:tr>
      <w:tr w:rsidR="000620E7" w14:paraId="152F5FF6"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B51EB5" w14:textId="77777777" w:rsidR="000620E7" w:rsidRDefault="000620E7"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68025C" w14:textId="0193149F" w:rsidR="000620E7" w:rsidRDefault="000620E7" w:rsidP="00617C20">
            <w:pPr>
              <w:rPr>
                <w:szCs w:val="24"/>
              </w:rPr>
            </w:pPr>
            <w:proofErr w:type="spellStart"/>
            <w:r>
              <w:rPr>
                <w:i/>
                <w:iCs/>
                <w:szCs w:val="24"/>
              </w:rPr>
              <w:t>Usecase</w:t>
            </w:r>
            <w:proofErr w:type="spellEnd"/>
            <w:r>
              <w:rPr>
                <w:szCs w:val="24"/>
              </w:rPr>
              <w:t xml:space="preserve"> ini berfungsi untuk mengubah data </w:t>
            </w:r>
            <w:r w:rsidR="00364289">
              <w:rPr>
                <w:szCs w:val="24"/>
              </w:rPr>
              <w:t>fakultas</w:t>
            </w:r>
            <w:r>
              <w:rPr>
                <w:szCs w:val="24"/>
              </w:rPr>
              <w:t>.</w:t>
            </w:r>
          </w:p>
        </w:tc>
      </w:tr>
      <w:tr w:rsidR="000620E7" w14:paraId="39EAAD36"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81205B" w14:textId="77777777" w:rsidR="000620E7" w:rsidRDefault="000620E7"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C3218B" w14:textId="14D0FB24" w:rsidR="000620E7" w:rsidRDefault="00364289" w:rsidP="00617C20">
            <w:pPr>
              <w:rPr>
                <w:szCs w:val="24"/>
              </w:rPr>
            </w:pPr>
            <w:r>
              <w:rPr>
                <w:szCs w:val="24"/>
              </w:rPr>
              <w:t>Fakultas</w:t>
            </w:r>
            <w:r w:rsidR="000620E7">
              <w:rPr>
                <w:szCs w:val="24"/>
              </w:rPr>
              <w:t>.</w:t>
            </w:r>
          </w:p>
        </w:tc>
      </w:tr>
      <w:tr w:rsidR="000620E7" w14:paraId="5FF3997F"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03B0AD" w14:textId="77777777" w:rsidR="000620E7" w:rsidRDefault="000620E7"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9DE8AA" w14:textId="22493E02" w:rsidR="000620E7" w:rsidRDefault="000620E7" w:rsidP="00617C20">
            <w:pPr>
              <w:rPr>
                <w:szCs w:val="24"/>
              </w:rPr>
            </w:pPr>
            <w:r>
              <w:rPr>
                <w:szCs w:val="24"/>
              </w:rPr>
              <w:t xml:space="preserve">Halaman Utama </w:t>
            </w:r>
            <w:r w:rsidR="006F48DC">
              <w:rPr>
                <w:szCs w:val="24"/>
              </w:rPr>
              <w:t>Fakultas</w:t>
            </w:r>
            <w:r>
              <w:rPr>
                <w:szCs w:val="24"/>
              </w:rPr>
              <w:t xml:space="preserve"> tampil.</w:t>
            </w:r>
          </w:p>
        </w:tc>
      </w:tr>
      <w:tr w:rsidR="000620E7" w14:paraId="0A6D1811"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5491E1" w14:textId="77777777" w:rsidR="000620E7" w:rsidRDefault="000620E7" w:rsidP="00617C20">
            <w:pPr>
              <w:rPr>
                <w:i/>
                <w:iCs/>
                <w:szCs w:val="24"/>
              </w:rPr>
            </w:pPr>
            <w:proofErr w:type="spellStart"/>
            <w:r>
              <w:rPr>
                <w:b/>
                <w:bCs/>
                <w:i/>
                <w:iCs/>
                <w:szCs w:val="24"/>
              </w:rPr>
              <w:t>Flow</w:t>
            </w:r>
            <w:proofErr w:type="spellEnd"/>
            <w:r>
              <w:rPr>
                <w:b/>
                <w:bCs/>
                <w:i/>
                <w:iCs/>
                <w:szCs w:val="24"/>
              </w:rPr>
              <w:t xml:space="preserve"> Event</w:t>
            </w:r>
          </w:p>
        </w:tc>
      </w:tr>
      <w:tr w:rsidR="000620E7" w14:paraId="6C7D7B49"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64107EA" w14:textId="77777777" w:rsidR="000620E7" w:rsidRDefault="000620E7"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D95746" w14:textId="77777777" w:rsidR="000620E7" w:rsidRDefault="000620E7" w:rsidP="006C17D7">
            <w:pPr>
              <w:pStyle w:val="ListParagraph"/>
              <w:numPr>
                <w:ilvl w:val="0"/>
                <w:numId w:val="82"/>
              </w:numPr>
              <w:rPr>
                <w:szCs w:val="24"/>
              </w:rPr>
            </w:pPr>
            <w:proofErr w:type="spellStart"/>
            <w:r w:rsidRPr="00F24B55">
              <w:rPr>
                <w:i/>
                <w:iCs/>
                <w:szCs w:val="24"/>
              </w:rPr>
              <w:t>Usecase</w:t>
            </w:r>
            <w:proofErr w:type="spellEnd"/>
            <w:r>
              <w:rPr>
                <w:szCs w:val="24"/>
              </w:rPr>
              <w:t xml:space="preserve"> dimulai dengan aktor menekan tombol menu edit profil.</w:t>
            </w:r>
          </w:p>
          <w:p w14:paraId="47F60C45" w14:textId="2289AA7D" w:rsidR="000620E7" w:rsidRDefault="000620E7" w:rsidP="006C17D7">
            <w:pPr>
              <w:pStyle w:val="ListParagraph"/>
              <w:numPr>
                <w:ilvl w:val="0"/>
                <w:numId w:val="82"/>
              </w:numPr>
              <w:rPr>
                <w:szCs w:val="24"/>
              </w:rPr>
            </w:pPr>
            <w:r>
              <w:rPr>
                <w:szCs w:val="24"/>
              </w:rPr>
              <w:t xml:space="preserve">Halaman profil </w:t>
            </w:r>
            <w:r w:rsidR="00364289">
              <w:rPr>
                <w:szCs w:val="24"/>
              </w:rPr>
              <w:t>fakultas</w:t>
            </w:r>
            <w:r>
              <w:rPr>
                <w:szCs w:val="24"/>
              </w:rPr>
              <w:t xml:space="preserve"> tampil.</w:t>
            </w:r>
          </w:p>
          <w:p w14:paraId="454185DD" w14:textId="3A841129" w:rsidR="000620E7" w:rsidRDefault="000620E7" w:rsidP="006C17D7">
            <w:pPr>
              <w:pStyle w:val="ListParagraph"/>
              <w:numPr>
                <w:ilvl w:val="0"/>
                <w:numId w:val="82"/>
              </w:numPr>
              <w:rPr>
                <w:szCs w:val="24"/>
              </w:rPr>
            </w:pPr>
            <w:r>
              <w:rPr>
                <w:szCs w:val="24"/>
              </w:rPr>
              <w:t xml:space="preserve">Aktor menekan tombol edit pada bagian data </w:t>
            </w:r>
            <w:r w:rsidR="00364289">
              <w:rPr>
                <w:szCs w:val="24"/>
              </w:rPr>
              <w:t>fakultas</w:t>
            </w:r>
            <w:r>
              <w:rPr>
                <w:szCs w:val="24"/>
              </w:rPr>
              <w:t>.</w:t>
            </w:r>
          </w:p>
          <w:p w14:paraId="7DB93E1B" w14:textId="6156EBA5" w:rsidR="000620E7" w:rsidRDefault="000620E7" w:rsidP="006C17D7">
            <w:pPr>
              <w:pStyle w:val="ListParagraph"/>
              <w:numPr>
                <w:ilvl w:val="0"/>
                <w:numId w:val="82"/>
              </w:numPr>
              <w:rPr>
                <w:szCs w:val="24"/>
              </w:rPr>
            </w:pPr>
            <w:r>
              <w:rPr>
                <w:szCs w:val="24"/>
              </w:rPr>
              <w:t xml:space="preserve">Halaman </w:t>
            </w:r>
            <w:proofErr w:type="spellStart"/>
            <w:r>
              <w:rPr>
                <w:i/>
                <w:iCs/>
                <w:szCs w:val="24"/>
              </w:rPr>
              <w:t>form</w:t>
            </w:r>
            <w:proofErr w:type="spellEnd"/>
            <w:r>
              <w:rPr>
                <w:szCs w:val="24"/>
              </w:rPr>
              <w:t xml:space="preserve"> </w:t>
            </w:r>
            <w:r w:rsidR="00364289">
              <w:rPr>
                <w:szCs w:val="24"/>
              </w:rPr>
              <w:t>fakultas</w:t>
            </w:r>
            <w:r>
              <w:rPr>
                <w:szCs w:val="24"/>
              </w:rPr>
              <w:t xml:space="preserve"> muncul.</w:t>
            </w:r>
          </w:p>
          <w:p w14:paraId="4690954F" w14:textId="77777777" w:rsidR="000620E7" w:rsidRDefault="000620E7" w:rsidP="006C17D7">
            <w:pPr>
              <w:pStyle w:val="ListParagraph"/>
              <w:numPr>
                <w:ilvl w:val="0"/>
                <w:numId w:val="82"/>
              </w:numPr>
              <w:rPr>
                <w:szCs w:val="24"/>
              </w:rPr>
            </w:pPr>
            <w:r>
              <w:rPr>
                <w:szCs w:val="24"/>
              </w:rPr>
              <w:t xml:space="preserve">Aktor mengisi data ke dalam </w:t>
            </w:r>
            <w:proofErr w:type="spellStart"/>
            <w:r>
              <w:rPr>
                <w:i/>
                <w:iCs/>
                <w:szCs w:val="24"/>
              </w:rPr>
              <w:t>form</w:t>
            </w:r>
            <w:proofErr w:type="spellEnd"/>
            <w:r>
              <w:rPr>
                <w:szCs w:val="24"/>
              </w:rPr>
              <w:t>.</w:t>
            </w:r>
          </w:p>
          <w:p w14:paraId="33BCC926" w14:textId="77777777" w:rsidR="000620E7" w:rsidRPr="00D44C5A" w:rsidRDefault="000620E7" w:rsidP="006C17D7">
            <w:pPr>
              <w:pStyle w:val="ListParagraph"/>
              <w:numPr>
                <w:ilvl w:val="0"/>
                <w:numId w:val="82"/>
              </w:numPr>
              <w:rPr>
                <w:szCs w:val="24"/>
              </w:rPr>
            </w:pPr>
            <w:r>
              <w:rPr>
                <w:szCs w:val="24"/>
              </w:rPr>
              <w:t>Aktor menekan tombol simpan.</w:t>
            </w:r>
          </w:p>
        </w:tc>
      </w:tr>
      <w:tr w:rsidR="000620E7" w14:paraId="55AE8CE7"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EFA079" w14:textId="77777777" w:rsidR="000620E7" w:rsidRDefault="000620E7"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EC0CAA" w14:textId="77777777" w:rsidR="000620E7" w:rsidRDefault="000620E7" w:rsidP="00617C20">
            <w:pPr>
              <w:rPr>
                <w:szCs w:val="24"/>
              </w:rPr>
            </w:pPr>
            <w:r>
              <w:rPr>
                <w:szCs w:val="24"/>
              </w:rPr>
              <w:t>Tidak ada.</w:t>
            </w:r>
          </w:p>
        </w:tc>
      </w:tr>
      <w:tr w:rsidR="000620E7" w14:paraId="6BDC23B5"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606E22" w14:textId="77777777" w:rsidR="000620E7" w:rsidRDefault="000620E7"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6DDDA1" w14:textId="77777777" w:rsidR="000620E7" w:rsidRDefault="000620E7" w:rsidP="00617C20">
            <w:pPr>
              <w:rPr>
                <w:szCs w:val="24"/>
              </w:rPr>
            </w:pPr>
            <w:r>
              <w:rPr>
                <w:szCs w:val="24"/>
              </w:rPr>
              <w:t>Tidak ada.</w:t>
            </w:r>
          </w:p>
        </w:tc>
      </w:tr>
      <w:tr w:rsidR="000620E7" w14:paraId="0483F6C1"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52B5C3" w14:textId="77777777" w:rsidR="000620E7" w:rsidRDefault="000620E7"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13DFF8" w14:textId="3CB2A6BF" w:rsidR="000620E7" w:rsidRDefault="000620E7" w:rsidP="00617C20">
            <w:pPr>
              <w:keepNext/>
              <w:rPr>
                <w:szCs w:val="24"/>
              </w:rPr>
            </w:pPr>
            <w:r>
              <w:rPr>
                <w:szCs w:val="24"/>
              </w:rPr>
              <w:t xml:space="preserve">Data </w:t>
            </w:r>
            <w:r w:rsidR="006F48DC">
              <w:rPr>
                <w:szCs w:val="24"/>
              </w:rPr>
              <w:t>fakultas</w:t>
            </w:r>
            <w:r>
              <w:rPr>
                <w:szCs w:val="24"/>
              </w:rPr>
              <w:t xml:space="preserve"> berhasil disimpan.</w:t>
            </w:r>
          </w:p>
        </w:tc>
      </w:tr>
    </w:tbl>
    <w:p w14:paraId="7EE7FE06" w14:textId="7C698B6F" w:rsidR="00AB4571" w:rsidRDefault="00AB4571" w:rsidP="00CC0705">
      <w:pPr>
        <w:ind w:left="720"/>
      </w:pPr>
    </w:p>
    <w:p w14:paraId="284BE25D" w14:textId="1F015151" w:rsidR="00BC4A27" w:rsidRDefault="00BC4A27" w:rsidP="00BC4A27">
      <w:pPr>
        <w:pStyle w:val="ListParagraph"/>
        <w:numPr>
          <w:ilvl w:val="0"/>
          <w:numId w:val="62"/>
        </w:numPr>
      </w:pPr>
      <w:r>
        <w:t>Manajemen Profil Unit</w:t>
      </w:r>
    </w:p>
    <w:p w14:paraId="0237D398" w14:textId="3770B7C3" w:rsidR="00BC4A27" w:rsidRDefault="00BC4A27" w:rsidP="00BC4A27">
      <w:pPr>
        <w:pStyle w:val="ListParagraph"/>
        <w:ind w:left="1080"/>
      </w:pPr>
      <w:proofErr w:type="spellStart"/>
      <w:r>
        <w:rPr>
          <w:i/>
          <w:iCs/>
        </w:rPr>
        <w:t>Usecase</w:t>
      </w:r>
      <w:proofErr w:type="spellEnd"/>
      <w:r>
        <w:t xml:space="preserve"> ini berisi bagaimana proses melakukan perubahan pada profil dan data unit.</w:t>
      </w:r>
    </w:p>
    <w:p w14:paraId="32BD1E79" w14:textId="053E596A" w:rsidR="00BC4A27" w:rsidRDefault="00BC4A27" w:rsidP="00BC4A27">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49</w:t>
      </w:r>
      <w:r w:rsidR="00B22397">
        <w:fldChar w:fldCharType="end"/>
      </w:r>
      <w:r>
        <w:t xml:space="preserve"> Spesifikasi Manajemen Profil Unit.</w:t>
      </w:r>
    </w:p>
    <w:tbl>
      <w:tblPr>
        <w:tblStyle w:val="TableGrid"/>
        <w:tblW w:w="0" w:type="auto"/>
        <w:tblLook w:val="04A0" w:firstRow="1" w:lastRow="0" w:firstColumn="1" w:lastColumn="0" w:noHBand="0" w:noVBand="1"/>
      </w:tblPr>
      <w:tblGrid>
        <w:gridCol w:w="2122"/>
        <w:gridCol w:w="5806"/>
      </w:tblGrid>
      <w:tr w:rsidR="00BC4A27" w14:paraId="662EB956"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C46E0E7" w14:textId="2D33DB1C" w:rsidR="00BC4A27" w:rsidRDefault="00BC4A27" w:rsidP="00617C20">
            <w:pPr>
              <w:jc w:val="left"/>
              <w:rPr>
                <w:b/>
                <w:bCs/>
                <w:szCs w:val="24"/>
              </w:rPr>
            </w:pPr>
            <w:proofErr w:type="spellStart"/>
            <w:r>
              <w:rPr>
                <w:b/>
                <w:bCs/>
                <w:i/>
                <w:iCs/>
                <w:szCs w:val="24"/>
              </w:rPr>
              <w:t>Usecase</w:t>
            </w:r>
            <w:proofErr w:type="spellEnd"/>
            <w:r>
              <w:rPr>
                <w:b/>
                <w:bCs/>
                <w:szCs w:val="24"/>
              </w:rPr>
              <w:t xml:space="preserve"> Manajemen Profil Unit</w:t>
            </w:r>
          </w:p>
        </w:tc>
      </w:tr>
      <w:tr w:rsidR="00BC4A27" w14:paraId="1F85D011"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88F3A8" w14:textId="77777777" w:rsidR="00BC4A27" w:rsidRDefault="00BC4A27"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5F83E97" w14:textId="695F5138" w:rsidR="00BC4A27" w:rsidRDefault="00BC4A27" w:rsidP="00617C20">
            <w:pPr>
              <w:rPr>
                <w:szCs w:val="24"/>
              </w:rPr>
            </w:pPr>
            <w:proofErr w:type="spellStart"/>
            <w:r>
              <w:rPr>
                <w:i/>
                <w:iCs/>
                <w:szCs w:val="24"/>
              </w:rPr>
              <w:t>Usecase</w:t>
            </w:r>
            <w:proofErr w:type="spellEnd"/>
            <w:r>
              <w:rPr>
                <w:szCs w:val="24"/>
              </w:rPr>
              <w:t xml:space="preserve"> ini berfungsi untuk mengubah profil unit.</w:t>
            </w:r>
          </w:p>
        </w:tc>
      </w:tr>
      <w:tr w:rsidR="00BC4A27" w14:paraId="3294FB7C"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8BF244" w14:textId="77777777" w:rsidR="00BC4A27" w:rsidRDefault="00BC4A27"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DA0F97" w14:textId="3F2E4EB8" w:rsidR="00BC4A27" w:rsidRDefault="00BC4A27" w:rsidP="00617C20">
            <w:pPr>
              <w:rPr>
                <w:szCs w:val="24"/>
              </w:rPr>
            </w:pPr>
            <w:r>
              <w:rPr>
                <w:szCs w:val="24"/>
              </w:rPr>
              <w:t>Unit.</w:t>
            </w:r>
          </w:p>
        </w:tc>
      </w:tr>
      <w:tr w:rsidR="00BC4A27" w14:paraId="3B9EFF47"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807F9E" w14:textId="77777777" w:rsidR="00BC4A27" w:rsidRDefault="00BC4A27"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AC9363" w14:textId="14660E6A" w:rsidR="00BC4A27" w:rsidRDefault="00BC4A27" w:rsidP="00617C20">
            <w:pPr>
              <w:rPr>
                <w:szCs w:val="24"/>
              </w:rPr>
            </w:pPr>
            <w:r>
              <w:rPr>
                <w:szCs w:val="24"/>
              </w:rPr>
              <w:t>Halaman utama unit tampil.</w:t>
            </w:r>
          </w:p>
        </w:tc>
      </w:tr>
      <w:tr w:rsidR="00BC4A27" w14:paraId="60E7A8F2"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B4171D" w14:textId="77777777" w:rsidR="00BC4A27" w:rsidRDefault="00BC4A27" w:rsidP="00617C20">
            <w:pPr>
              <w:rPr>
                <w:i/>
                <w:iCs/>
                <w:szCs w:val="24"/>
              </w:rPr>
            </w:pPr>
            <w:proofErr w:type="spellStart"/>
            <w:r>
              <w:rPr>
                <w:b/>
                <w:bCs/>
                <w:i/>
                <w:iCs/>
                <w:szCs w:val="24"/>
              </w:rPr>
              <w:t>Flow</w:t>
            </w:r>
            <w:proofErr w:type="spellEnd"/>
            <w:r>
              <w:rPr>
                <w:b/>
                <w:bCs/>
                <w:i/>
                <w:iCs/>
                <w:szCs w:val="24"/>
              </w:rPr>
              <w:t xml:space="preserve"> Event</w:t>
            </w:r>
          </w:p>
        </w:tc>
      </w:tr>
      <w:tr w:rsidR="00BC4A27" w14:paraId="0ADE0367"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2493DF5" w14:textId="77777777" w:rsidR="00BC4A27" w:rsidRDefault="00BC4A27" w:rsidP="00617C20">
            <w:pPr>
              <w:rPr>
                <w:i/>
                <w:iCs/>
                <w:szCs w:val="24"/>
              </w:rPr>
            </w:pPr>
            <w:r>
              <w:rPr>
                <w:i/>
                <w:iCs/>
                <w:szCs w:val="24"/>
              </w:rPr>
              <w:lastRenderedPageBreak/>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EDAA503" w14:textId="77777777" w:rsidR="00BC4A27" w:rsidRDefault="00BC4A27" w:rsidP="006C17D7">
            <w:pPr>
              <w:pStyle w:val="ListParagraph"/>
              <w:numPr>
                <w:ilvl w:val="0"/>
                <w:numId w:val="83"/>
              </w:numPr>
              <w:rPr>
                <w:szCs w:val="24"/>
              </w:rPr>
            </w:pPr>
            <w:proofErr w:type="spellStart"/>
            <w:r w:rsidRPr="00F24B55">
              <w:rPr>
                <w:i/>
                <w:iCs/>
                <w:szCs w:val="24"/>
              </w:rPr>
              <w:t>Usecase</w:t>
            </w:r>
            <w:proofErr w:type="spellEnd"/>
            <w:r>
              <w:rPr>
                <w:szCs w:val="24"/>
              </w:rPr>
              <w:t xml:space="preserve"> dimulai dengan aktor menekan tombol menu edit profil.</w:t>
            </w:r>
          </w:p>
          <w:p w14:paraId="64F94917" w14:textId="1B4385B7" w:rsidR="00BC4A27" w:rsidRDefault="00BC4A27" w:rsidP="006C17D7">
            <w:pPr>
              <w:pStyle w:val="ListParagraph"/>
              <w:numPr>
                <w:ilvl w:val="0"/>
                <w:numId w:val="83"/>
              </w:numPr>
              <w:rPr>
                <w:szCs w:val="24"/>
              </w:rPr>
            </w:pPr>
            <w:r>
              <w:rPr>
                <w:szCs w:val="24"/>
              </w:rPr>
              <w:t>Halaman profil unit tampil.</w:t>
            </w:r>
          </w:p>
          <w:p w14:paraId="4A75F1DD" w14:textId="77777777" w:rsidR="00BC4A27" w:rsidRDefault="00BC4A27" w:rsidP="006C17D7">
            <w:pPr>
              <w:pStyle w:val="ListParagraph"/>
              <w:numPr>
                <w:ilvl w:val="0"/>
                <w:numId w:val="83"/>
              </w:numPr>
              <w:rPr>
                <w:szCs w:val="24"/>
              </w:rPr>
            </w:pPr>
            <w:r>
              <w:rPr>
                <w:szCs w:val="24"/>
              </w:rPr>
              <w:t>Aktor menekan tombol edit pada bagian profil.</w:t>
            </w:r>
          </w:p>
          <w:p w14:paraId="29CC8474" w14:textId="77777777" w:rsidR="00BC4A27" w:rsidRDefault="00BC4A27" w:rsidP="006C17D7">
            <w:pPr>
              <w:pStyle w:val="ListParagraph"/>
              <w:numPr>
                <w:ilvl w:val="0"/>
                <w:numId w:val="83"/>
              </w:numPr>
              <w:rPr>
                <w:szCs w:val="24"/>
              </w:rPr>
            </w:pPr>
            <w:r>
              <w:rPr>
                <w:szCs w:val="24"/>
              </w:rPr>
              <w:t xml:space="preserve">Halaman </w:t>
            </w:r>
            <w:proofErr w:type="spellStart"/>
            <w:r>
              <w:rPr>
                <w:i/>
                <w:iCs/>
                <w:szCs w:val="24"/>
              </w:rPr>
              <w:t>form</w:t>
            </w:r>
            <w:proofErr w:type="spellEnd"/>
            <w:r>
              <w:rPr>
                <w:szCs w:val="24"/>
              </w:rPr>
              <w:t xml:space="preserve"> profil muncul.</w:t>
            </w:r>
          </w:p>
          <w:p w14:paraId="26020F76" w14:textId="77777777" w:rsidR="00BC4A27" w:rsidRDefault="00BC4A27" w:rsidP="006C17D7">
            <w:pPr>
              <w:pStyle w:val="ListParagraph"/>
              <w:numPr>
                <w:ilvl w:val="0"/>
                <w:numId w:val="83"/>
              </w:numPr>
              <w:rPr>
                <w:szCs w:val="24"/>
              </w:rPr>
            </w:pPr>
            <w:r>
              <w:rPr>
                <w:szCs w:val="24"/>
              </w:rPr>
              <w:t xml:space="preserve">Aktor mengisi data ke dalam </w:t>
            </w:r>
            <w:proofErr w:type="spellStart"/>
            <w:r>
              <w:rPr>
                <w:i/>
                <w:iCs/>
                <w:szCs w:val="24"/>
              </w:rPr>
              <w:t>form</w:t>
            </w:r>
            <w:proofErr w:type="spellEnd"/>
            <w:r>
              <w:rPr>
                <w:szCs w:val="24"/>
              </w:rPr>
              <w:t>.</w:t>
            </w:r>
          </w:p>
          <w:p w14:paraId="3817F9FC" w14:textId="77777777" w:rsidR="00BC4A27" w:rsidRPr="00D44C5A" w:rsidRDefault="00BC4A27" w:rsidP="006C17D7">
            <w:pPr>
              <w:pStyle w:val="ListParagraph"/>
              <w:numPr>
                <w:ilvl w:val="0"/>
                <w:numId w:val="83"/>
              </w:numPr>
              <w:rPr>
                <w:szCs w:val="24"/>
              </w:rPr>
            </w:pPr>
            <w:r>
              <w:rPr>
                <w:szCs w:val="24"/>
              </w:rPr>
              <w:t>Aktor menekan tombol simpan.</w:t>
            </w:r>
          </w:p>
        </w:tc>
      </w:tr>
      <w:tr w:rsidR="00BC4A27" w14:paraId="42DB46FC"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354B82" w14:textId="77777777" w:rsidR="00BC4A27" w:rsidRDefault="00BC4A27"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9E5979" w14:textId="77777777" w:rsidR="00BC4A27" w:rsidRDefault="00BC4A27" w:rsidP="00617C20">
            <w:pPr>
              <w:rPr>
                <w:szCs w:val="24"/>
              </w:rPr>
            </w:pPr>
            <w:r>
              <w:rPr>
                <w:szCs w:val="24"/>
              </w:rPr>
              <w:t>Tidak ada.</w:t>
            </w:r>
          </w:p>
        </w:tc>
      </w:tr>
      <w:tr w:rsidR="00BC4A27" w14:paraId="321D2188"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3EFBB9" w14:textId="77777777" w:rsidR="00BC4A27" w:rsidRDefault="00BC4A27"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4BE1AB" w14:textId="77777777" w:rsidR="00BC4A27" w:rsidRDefault="00BC4A27" w:rsidP="00617C20">
            <w:pPr>
              <w:rPr>
                <w:szCs w:val="24"/>
              </w:rPr>
            </w:pPr>
            <w:r>
              <w:rPr>
                <w:szCs w:val="24"/>
              </w:rPr>
              <w:t>Tidak ada.</w:t>
            </w:r>
          </w:p>
        </w:tc>
      </w:tr>
      <w:tr w:rsidR="00BC4A27" w14:paraId="492FE46A"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9C3207" w14:textId="77777777" w:rsidR="00BC4A27" w:rsidRDefault="00BC4A27"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D38054B" w14:textId="77777777" w:rsidR="00BC4A27" w:rsidRDefault="00BC4A27" w:rsidP="00617C20">
            <w:pPr>
              <w:keepNext/>
              <w:rPr>
                <w:szCs w:val="24"/>
              </w:rPr>
            </w:pPr>
            <w:r>
              <w:rPr>
                <w:szCs w:val="24"/>
              </w:rPr>
              <w:t>Profil berhasil disimpan.</w:t>
            </w:r>
          </w:p>
        </w:tc>
      </w:tr>
    </w:tbl>
    <w:p w14:paraId="4D5A8C00" w14:textId="77777777" w:rsidR="00BC4A27" w:rsidRDefault="00BC4A27" w:rsidP="00BC4A27">
      <w:pPr>
        <w:ind w:left="720"/>
      </w:pPr>
    </w:p>
    <w:p w14:paraId="25B9BF82" w14:textId="687BBFFF" w:rsidR="00BC4A27" w:rsidRDefault="00BC4A27" w:rsidP="00BC4A27">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50</w:t>
      </w:r>
      <w:r w:rsidR="00B22397">
        <w:fldChar w:fldCharType="end"/>
      </w:r>
      <w:r>
        <w:t xml:space="preserve"> Spesifikasi Manajemen Profil Unit: Data Unit</w:t>
      </w:r>
    </w:p>
    <w:tbl>
      <w:tblPr>
        <w:tblStyle w:val="TableGrid"/>
        <w:tblW w:w="0" w:type="auto"/>
        <w:tblLook w:val="04A0" w:firstRow="1" w:lastRow="0" w:firstColumn="1" w:lastColumn="0" w:noHBand="0" w:noVBand="1"/>
      </w:tblPr>
      <w:tblGrid>
        <w:gridCol w:w="2122"/>
        <w:gridCol w:w="5806"/>
      </w:tblGrid>
      <w:tr w:rsidR="00BC4A27" w14:paraId="7FC86993"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F49A18" w14:textId="77777777" w:rsidR="00BC4A27" w:rsidRDefault="00BC4A27" w:rsidP="00617C20">
            <w:pPr>
              <w:jc w:val="left"/>
              <w:rPr>
                <w:b/>
                <w:bCs/>
                <w:szCs w:val="24"/>
              </w:rPr>
            </w:pPr>
            <w:proofErr w:type="spellStart"/>
            <w:r>
              <w:rPr>
                <w:b/>
                <w:bCs/>
                <w:i/>
                <w:iCs/>
                <w:szCs w:val="24"/>
              </w:rPr>
              <w:t>Usecase</w:t>
            </w:r>
            <w:proofErr w:type="spellEnd"/>
            <w:r>
              <w:rPr>
                <w:b/>
                <w:bCs/>
                <w:szCs w:val="24"/>
              </w:rPr>
              <w:t xml:space="preserve"> Manajemen Profil Fakultas</w:t>
            </w:r>
          </w:p>
        </w:tc>
      </w:tr>
      <w:tr w:rsidR="00BC4A27" w14:paraId="567FC7D9"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872AF5" w14:textId="77777777" w:rsidR="00BC4A27" w:rsidRDefault="00BC4A27"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87CAE6" w14:textId="77777777" w:rsidR="00BC4A27" w:rsidRDefault="00BC4A27" w:rsidP="00617C20">
            <w:pPr>
              <w:rPr>
                <w:szCs w:val="24"/>
              </w:rPr>
            </w:pPr>
            <w:proofErr w:type="spellStart"/>
            <w:r>
              <w:rPr>
                <w:i/>
                <w:iCs/>
                <w:szCs w:val="24"/>
              </w:rPr>
              <w:t>Usecase</w:t>
            </w:r>
            <w:proofErr w:type="spellEnd"/>
            <w:r>
              <w:rPr>
                <w:szCs w:val="24"/>
              </w:rPr>
              <w:t xml:space="preserve"> ini berfungsi untuk mengubah data fakultas.</w:t>
            </w:r>
          </w:p>
        </w:tc>
      </w:tr>
      <w:tr w:rsidR="00BC4A27" w14:paraId="67732C13"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22B80E" w14:textId="77777777" w:rsidR="00BC4A27" w:rsidRDefault="00BC4A27"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FBE453" w14:textId="77777777" w:rsidR="00BC4A27" w:rsidRDefault="00BC4A27" w:rsidP="00617C20">
            <w:pPr>
              <w:rPr>
                <w:szCs w:val="24"/>
              </w:rPr>
            </w:pPr>
            <w:r>
              <w:rPr>
                <w:szCs w:val="24"/>
              </w:rPr>
              <w:t>Fakultas.</w:t>
            </w:r>
          </w:p>
        </w:tc>
      </w:tr>
      <w:tr w:rsidR="00BC4A27" w14:paraId="45869192"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6ED2B5" w14:textId="77777777" w:rsidR="00BC4A27" w:rsidRDefault="00BC4A27"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6429E" w14:textId="2A7ACE07" w:rsidR="00BC4A27" w:rsidRDefault="00BC4A27" w:rsidP="00617C20">
            <w:pPr>
              <w:rPr>
                <w:szCs w:val="24"/>
              </w:rPr>
            </w:pPr>
            <w:r>
              <w:rPr>
                <w:szCs w:val="24"/>
              </w:rPr>
              <w:t>Halaman Utama Unit tampil.</w:t>
            </w:r>
          </w:p>
        </w:tc>
      </w:tr>
      <w:tr w:rsidR="00BC4A27" w14:paraId="3F533AEF"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8B76A3" w14:textId="77777777" w:rsidR="00BC4A27" w:rsidRDefault="00BC4A27" w:rsidP="00617C20">
            <w:pPr>
              <w:rPr>
                <w:i/>
                <w:iCs/>
                <w:szCs w:val="24"/>
              </w:rPr>
            </w:pPr>
            <w:proofErr w:type="spellStart"/>
            <w:r>
              <w:rPr>
                <w:b/>
                <w:bCs/>
                <w:i/>
                <w:iCs/>
                <w:szCs w:val="24"/>
              </w:rPr>
              <w:t>Flow</w:t>
            </w:r>
            <w:proofErr w:type="spellEnd"/>
            <w:r>
              <w:rPr>
                <w:b/>
                <w:bCs/>
                <w:i/>
                <w:iCs/>
                <w:szCs w:val="24"/>
              </w:rPr>
              <w:t xml:space="preserve"> Event</w:t>
            </w:r>
          </w:p>
        </w:tc>
      </w:tr>
      <w:tr w:rsidR="00BC4A27" w14:paraId="0ED3421B"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08B5FE" w14:textId="77777777" w:rsidR="00BC4A27" w:rsidRDefault="00BC4A27"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3AC2F1" w14:textId="77777777" w:rsidR="00BC4A27" w:rsidRDefault="00BC4A27" w:rsidP="006C17D7">
            <w:pPr>
              <w:pStyle w:val="ListParagraph"/>
              <w:numPr>
                <w:ilvl w:val="0"/>
                <w:numId w:val="84"/>
              </w:numPr>
              <w:rPr>
                <w:szCs w:val="24"/>
              </w:rPr>
            </w:pPr>
            <w:proofErr w:type="spellStart"/>
            <w:r w:rsidRPr="00F24B55">
              <w:rPr>
                <w:i/>
                <w:iCs/>
                <w:szCs w:val="24"/>
              </w:rPr>
              <w:t>Usecase</w:t>
            </w:r>
            <w:proofErr w:type="spellEnd"/>
            <w:r>
              <w:rPr>
                <w:szCs w:val="24"/>
              </w:rPr>
              <w:t xml:space="preserve"> dimulai dengan aktor menekan tombol menu edit profil.</w:t>
            </w:r>
          </w:p>
          <w:p w14:paraId="7D556027" w14:textId="2E532431" w:rsidR="00BC4A27" w:rsidRDefault="00BC4A27" w:rsidP="006C17D7">
            <w:pPr>
              <w:pStyle w:val="ListParagraph"/>
              <w:numPr>
                <w:ilvl w:val="0"/>
                <w:numId w:val="84"/>
              </w:numPr>
              <w:rPr>
                <w:szCs w:val="24"/>
              </w:rPr>
            </w:pPr>
            <w:r>
              <w:rPr>
                <w:szCs w:val="24"/>
              </w:rPr>
              <w:t xml:space="preserve">Halaman profil </w:t>
            </w:r>
            <w:r w:rsidR="00BF4904">
              <w:rPr>
                <w:szCs w:val="24"/>
              </w:rPr>
              <w:t>unit</w:t>
            </w:r>
            <w:r>
              <w:rPr>
                <w:szCs w:val="24"/>
              </w:rPr>
              <w:t xml:space="preserve"> tampil.</w:t>
            </w:r>
          </w:p>
          <w:p w14:paraId="4F56B8BF" w14:textId="37EE4881" w:rsidR="00BC4A27" w:rsidRDefault="00BC4A27" w:rsidP="006C17D7">
            <w:pPr>
              <w:pStyle w:val="ListParagraph"/>
              <w:numPr>
                <w:ilvl w:val="0"/>
                <w:numId w:val="84"/>
              </w:numPr>
              <w:rPr>
                <w:szCs w:val="24"/>
              </w:rPr>
            </w:pPr>
            <w:r>
              <w:rPr>
                <w:szCs w:val="24"/>
              </w:rPr>
              <w:t xml:space="preserve">Aktor menekan tombol edit pada bagian data </w:t>
            </w:r>
            <w:r w:rsidR="00BF4904">
              <w:rPr>
                <w:szCs w:val="24"/>
              </w:rPr>
              <w:t>unit</w:t>
            </w:r>
            <w:r>
              <w:rPr>
                <w:szCs w:val="24"/>
              </w:rPr>
              <w:t>.</w:t>
            </w:r>
          </w:p>
          <w:p w14:paraId="4CFA4589" w14:textId="5096D8A8" w:rsidR="00BC4A27" w:rsidRDefault="00BC4A27" w:rsidP="006C17D7">
            <w:pPr>
              <w:pStyle w:val="ListParagraph"/>
              <w:numPr>
                <w:ilvl w:val="0"/>
                <w:numId w:val="84"/>
              </w:numPr>
              <w:rPr>
                <w:szCs w:val="24"/>
              </w:rPr>
            </w:pPr>
            <w:r>
              <w:rPr>
                <w:szCs w:val="24"/>
              </w:rPr>
              <w:t xml:space="preserve">Halaman </w:t>
            </w:r>
            <w:proofErr w:type="spellStart"/>
            <w:r>
              <w:rPr>
                <w:i/>
                <w:iCs/>
                <w:szCs w:val="24"/>
              </w:rPr>
              <w:t>form</w:t>
            </w:r>
            <w:proofErr w:type="spellEnd"/>
            <w:r>
              <w:rPr>
                <w:szCs w:val="24"/>
              </w:rPr>
              <w:t xml:space="preserve"> </w:t>
            </w:r>
            <w:r w:rsidR="00BF4904">
              <w:rPr>
                <w:szCs w:val="24"/>
              </w:rPr>
              <w:t>unit</w:t>
            </w:r>
            <w:r>
              <w:rPr>
                <w:szCs w:val="24"/>
              </w:rPr>
              <w:t xml:space="preserve"> muncul.</w:t>
            </w:r>
          </w:p>
          <w:p w14:paraId="384A83EB" w14:textId="77777777" w:rsidR="00BC4A27" w:rsidRDefault="00BC4A27" w:rsidP="006C17D7">
            <w:pPr>
              <w:pStyle w:val="ListParagraph"/>
              <w:numPr>
                <w:ilvl w:val="0"/>
                <w:numId w:val="84"/>
              </w:numPr>
              <w:rPr>
                <w:szCs w:val="24"/>
              </w:rPr>
            </w:pPr>
            <w:r>
              <w:rPr>
                <w:szCs w:val="24"/>
              </w:rPr>
              <w:t xml:space="preserve">Aktor mengisi data ke dalam </w:t>
            </w:r>
            <w:proofErr w:type="spellStart"/>
            <w:r>
              <w:rPr>
                <w:i/>
                <w:iCs/>
                <w:szCs w:val="24"/>
              </w:rPr>
              <w:t>form</w:t>
            </w:r>
            <w:proofErr w:type="spellEnd"/>
            <w:r>
              <w:rPr>
                <w:szCs w:val="24"/>
              </w:rPr>
              <w:t>.</w:t>
            </w:r>
          </w:p>
          <w:p w14:paraId="1DB39E79" w14:textId="77777777" w:rsidR="00BC4A27" w:rsidRPr="00D44C5A" w:rsidRDefault="00BC4A27" w:rsidP="006C17D7">
            <w:pPr>
              <w:pStyle w:val="ListParagraph"/>
              <w:numPr>
                <w:ilvl w:val="0"/>
                <w:numId w:val="84"/>
              </w:numPr>
              <w:rPr>
                <w:szCs w:val="24"/>
              </w:rPr>
            </w:pPr>
            <w:r>
              <w:rPr>
                <w:szCs w:val="24"/>
              </w:rPr>
              <w:t>Aktor menekan tombol simpan.</w:t>
            </w:r>
          </w:p>
        </w:tc>
      </w:tr>
      <w:tr w:rsidR="00BC4A27" w14:paraId="7CC0FED0"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9BB77C" w14:textId="77777777" w:rsidR="00BC4A27" w:rsidRDefault="00BC4A27"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DAFA4C" w14:textId="77777777" w:rsidR="00BC4A27" w:rsidRDefault="00BC4A27" w:rsidP="00617C20">
            <w:pPr>
              <w:rPr>
                <w:szCs w:val="24"/>
              </w:rPr>
            </w:pPr>
            <w:r>
              <w:rPr>
                <w:szCs w:val="24"/>
              </w:rPr>
              <w:t>Tidak ada.</w:t>
            </w:r>
          </w:p>
        </w:tc>
      </w:tr>
      <w:tr w:rsidR="00BC4A27" w14:paraId="5D9FD3D5"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FC5D2A" w14:textId="77777777" w:rsidR="00BC4A27" w:rsidRDefault="00BC4A27"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8EC170" w14:textId="77777777" w:rsidR="00BC4A27" w:rsidRDefault="00BC4A27" w:rsidP="00617C20">
            <w:pPr>
              <w:rPr>
                <w:szCs w:val="24"/>
              </w:rPr>
            </w:pPr>
            <w:r>
              <w:rPr>
                <w:szCs w:val="24"/>
              </w:rPr>
              <w:t>Tidak ada.</w:t>
            </w:r>
          </w:p>
        </w:tc>
      </w:tr>
      <w:tr w:rsidR="00BC4A27" w14:paraId="02882BF9"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8E6CD1" w14:textId="77777777" w:rsidR="00BC4A27" w:rsidRDefault="00BC4A27"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F170FC" w14:textId="6D26DBB6" w:rsidR="00BC4A27" w:rsidRDefault="00BC4A27" w:rsidP="00617C20">
            <w:pPr>
              <w:keepNext/>
              <w:rPr>
                <w:szCs w:val="24"/>
              </w:rPr>
            </w:pPr>
            <w:r>
              <w:rPr>
                <w:szCs w:val="24"/>
              </w:rPr>
              <w:t xml:space="preserve">Data </w:t>
            </w:r>
            <w:r w:rsidR="00C60A38">
              <w:rPr>
                <w:szCs w:val="24"/>
              </w:rPr>
              <w:t>unit</w:t>
            </w:r>
            <w:r>
              <w:rPr>
                <w:szCs w:val="24"/>
              </w:rPr>
              <w:t xml:space="preserve"> berhasil disimpan.</w:t>
            </w:r>
          </w:p>
        </w:tc>
      </w:tr>
    </w:tbl>
    <w:p w14:paraId="3D0B9A51" w14:textId="77777777" w:rsidR="00BC4A27" w:rsidRDefault="00BC4A27" w:rsidP="00BC4A27">
      <w:pPr>
        <w:ind w:left="720"/>
      </w:pPr>
    </w:p>
    <w:p w14:paraId="0CF6B7F8" w14:textId="4B6352ED" w:rsidR="005B006A" w:rsidRDefault="005B006A" w:rsidP="005B006A">
      <w:pPr>
        <w:pStyle w:val="ListParagraph"/>
        <w:numPr>
          <w:ilvl w:val="0"/>
          <w:numId w:val="62"/>
        </w:numPr>
      </w:pPr>
      <w:r>
        <w:t>Manajemen Berkas</w:t>
      </w:r>
    </w:p>
    <w:p w14:paraId="6FFC63A8" w14:textId="516C1D14" w:rsidR="005B006A" w:rsidRDefault="005B006A" w:rsidP="005B006A">
      <w:pPr>
        <w:pStyle w:val="ListParagraph"/>
        <w:ind w:left="1080"/>
      </w:pPr>
      <w:proofErr w:type="spellStart"/>
      <w:r>
        <w:rPr>
          <w:i/>
          <w:iCs/>
        </w:rPr>
        <w:t>Usecase</w:t>
      </w:r>
      <w:proofErr w:type="spellEnd"/>
      <w:r>
        <w:t xml:space="preserve"> ini berisi bagaimana proses melakukan </w:t>
      </w:r>
      <w:r w:rsidR="002A14CD">
        <w:t>penambahan, pengubahan, dan penghapusan</w:t>
      </w:r>
      <w:r>
        <w:t xml:space="preserve"> berkas-berkas.</w:t>
      </w:r>
    </w:p>
    <w:p w14:paraId="40881792" w14:textId="1094B23C" w:rsidR="005B006A" w:rsidRDefault="005B006A" w:rsidP="005B006A">
      <w:pPr>
        <w:pStyle w:val="Caption"/>
        <w:keepNext/>
        <w:jc w:val="left"/>
      </w:pPr>
      <w:r>
        <w:lastRenderedPageBreak/>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51</w:t>
      </w:r>
      <w:r w:rsidR="00B22397">
        <w:fldChar w:fldCharType="end"/>
      </w:r>
      <w:r>
        <w:t xml:space="preserve"> Spesifikasi </w:t>
      </w:r>
      <w:r w:rsidR="00153442">
        <w:t>Menambahkan</w:t>
      </w:r>
      <w:r>
        <w:t xml:space="preserve"> </w:t>
      </w:r>
      <w:r w:rsidR="003B47D4">
        <w:t>Berkas</w:t>
      </w:r>
      <w:r>
        <w:t>.</w:t>
      </w:r>
    </w:p>
    <w:tbl>
      <w:tblPr>
        <w:tblStyle w:val="TableGrid"/>
        <w:tblW w:w="0" w:type="auto"/>
        <w:tblLook w:val="04A0" w:firstRow="1" w:lastRow="0" w:firstColumn="1" w:lastColumn="0" w:noHBand="0" w:noVBand="1"/>
      </w:tblPr>
      <w:tblGrid>
        <w:gridCol w:w="2122"/>
        <w:gridCol w:w="5806"/>
      </w:tblGrid>
      <w:tr w:rsidR="005B006A" w14:paraId="6BC72433"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FD197A" w14:textId="206E8229" w:rsidR="005B006A" w:rsidRDefault="005B006A" w:rsidP="00617C20">
            <w:pPr>
              <w:jc w:val="left"/>
              <w:rPr>
                <w:b/>
                <w:bCs/>
                <w:szCs w:val="24"/>
              </w:rPr>
            </w:pPr>
            <w:proofErr w:type="spellStart"/>
            <w:r>
              <w:rPr>
                <w:b/>
                <w:bCs/>
                <w:i/>
                <w:iCs/>
                <w:szCs w:val="24"/>
              </w:rPr>
              <w:t>Usecase</w:t>
            </w:r>
            <w:proofErr w:type="spellEnd"/>
            <w:r>
              <w:rPr>
                <w:b/>
                <w:bCs/>
                <w:szCs w:val="24"/>
              </w:rPr>
              <w:t xml:space="preserve"> Manajemen </w:t>
            </w:r>
            <w:r w:rsidR="002A14CD">
              <w:rPr>
                <w:b/>
                <w:bCs/>
                <w:szCs w:val="24"/>
              </w:rPr>
              <w:t>Berkas</w:t>
            </w:r>
            <w:r w:rsidR="00153442">
              <w:rPr>
                <w:b/>
                <w:bCs/>
                <w:szCs w:val="24"/>
              </w:rPr>
              <w:t>: Menambahkan Berkas</w:t>
            </w:r>
          </w:p>
        </w:tc>
      </w:tr>
      <w:tr w:rsidR="005B006A" w14:paraId="348BF3F9"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C4B249" w14:textId="77777777" w:rsidR="005B006A" w:rsidRDefault="005B006A"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F87ACE" w14:textId="249A5F15" w:rsidR="005B006A" w:rsidRDefault="005B006A" w:rsidP="00617C20">
            <w:pPr>
              <w:rPr>
                <w:szCs w:val="24"/>
              </w:rPr>
            </w:pPr>
            <w:proofErr w:type="spellStart"/>
            <w:r>
              <w:rPr>
                <w:i/>
                <w:iCs/>
                <w:szCs w:val="24"/>
              </w:rPr>
              <w:t>Usecase</w:t>
            </w:r>
            <w:proofErr w:type="spellEnd"/>
            <w:r>
              <w:rPr>
                <w:szCs w:val="24"/>
              </w:rPr>
              <w:t xml:space="preserve"> ini berfungsi untuk mengubah </w:t>
            </w:r>
            <w:r w:rsidR="001E757D">
              <w:rPr>
                <w:szCs w:val="24"/>
              </w:rPr>
              <w:t>berkas</w:t>
            </w:r>
            <w:r>
              <w:rPr>
                <w:szCs w:val="24"/>
              </w:rPr>
              <w:t>.</w:t>
            </w:r>
          </w:p>
        </w:tc>
      </w:tr>
      <w:tr w:rsidR="005B006A" w14:paraId="49F723EA"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1B67B4" w14:textId="77777777" w:rsidR="005B006A" w:rsidRDefault="005B006A"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6669D6" w14:textId="2208DD9F" w:rsidR="005B006A" w:rsidRDefault="002476D0" w:rsidP="00617C20">
            <w:pPr>
              <w:rPr>
                <w:szCs w:val="24"/>
              </w:rPr>
            </w:pPr>
            <w:r>
              <w:rPr>
                <w:szCs w:val="24"/>
              </w:rPr>
              <w:t xml:space="preserve">LPM, Fakultas, dan </w:t>
            </w:r>
            <w:r w:rsidR="005B006A">
              <w:rPr>
                <w:szCs w:val="24"/>
              </w:rPr>
              <w:t>Unit.</w:t>
            </w:r>
          </w:p>
        </w:tc>
      </w:tr>
      <w:tr w:rsidR="005B006A" w14:paraId="46ACCAD3"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299470" w14:textId="77777777" w:rsidR="005B006A" w:rsidRDefault="005B006A"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304AA7" w14:textId="00D82FD0" w:rsidR="005B006A" w:rsidRDefault="005B006A" w:rsidP="00617C20">
            <w:pPr>
              <w:rPr>
                <w:szCs w:val="24"/>
              </w:rPr>
            </w:pPr>
            <w:r>
              <w:rPr>
                <w:szCs w:val="24"/>
              </w:rPr>
              <w:t>Halaman utama tampil.</w:t>
            </w:r>
          </w:p>
        </w:tc>
      </w:tr>
      <w:tr w:rsidR="005B006A" w14:paraId="589928CE"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EDD88A" w14:textId="77777777" w:rsidR="005B006A" w:rsidRDefault="005B006A" w:rsidP="00617C20">
            <w:pPr>
              <w:rPr>
                <w:i/>
                <w:iCs/>
                <w:szCs w:val="24"/>
              </w:rPr>
            </w:pPr>
            <w:proofErr w:type="spellStart"/>
            <w:r>
              <w:rPr>
                <w:b/>
                <w:bCs/>
                <w:i/>
                <w:iCs/>
                <w:szCs w:val="24"/>
              </w:rPr>
              <w:t>Flow</w:t>
            </w:r>
            <w:proofErr w:type="spellEnd"/>
            <w:r>
              <w:rPr>
                <w:b/>
                <w:bCs/>
                <w:i/>
                <w:iCs/>
                <w:szCs w:val="24"/>
              </w:rPr>
              <w:t xml:space="preserve"> Event</w:t>
            </w:r>
          </w:p>
        </w:tc>
      </w:tr>
      <w:tr w:rsidR="005B006A" w14:paraId="4734E735"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BF5EA6" w14:textId="77777777" w:rsidR="005B006A" w:rsidRDefault="005B006A"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69ECAC9" w14:textId="71195B04" w:rsidR="005B006A" w:rsidRDefault="005B006A" w:rsidP="006C17D7">
            <w:pPr>
              <w:pStyle w:val="ListParagraph"/>
              <w:numPr>
                <w:ilvl w:val="0"/>
                <w:numId w:val="85"/>
              </w:numPr>
              <w:rPr>
                <w:szCs w:val="24"/>
              </w:rPr>
            </w:pPr>
            <w:proofErr w:type="spellStart"/>
            <w:r w:rsidRPr="00F24B55">
              <w:rPr>
                <w:i/>
                <w:iCs/>
                <w:szCs w:val="24"/>
              </w:rPr>
              <w:t>Usecase</w:t>
            </w:r>
            <w:proofErr w:type="spellEnd"/>
            <w:r>
              <w:rPr>
                <w:szCs w:val="24"/>
              </w:rPr>
              <w:t xml:space="preserve"> dimulai dengan aktor menekan tombol menu </w:t>
            </w:r>
            <w:r w:rsidR="003E229D">
              <w:rPr>
                <w:szCs w:val="24"/>
              </w:rPr>
              <w:t>tambah</w:t>
            </w:r>
            <w:r>
              <w:rPr>
                <w:szCs w:val="24"/>
              </w:rPr>
              <w:t xml:space="preserve"> </w:t>
            </w:r>
            <w:r w:rsidR="00153442">
              <w:rPr>
                <w:szCs w:val="24"/>
              </w:rPr>
              <w:t>berkas</w:t>
            </w:r>
            <w:r>
              <w:rPr>
                <w:szCs w:val="24"/>
              </w:rPr>
              <w:t>.</w:t>
            </w:r>
          </w:p>
          <w:p w14:paraId="44D681F9" w14:textId="043271B0" w:rsidR="005B006A" w:rsidRDefault="005B006A" w:rsidP="006C17D7">
            <w:pPr>
              <w:pStyle w:val="ListParagraph"/>
              <w:numPr>
                <w:ilvl w:val="0"/>
                <w:numId w:val="85"/>
              </w:numPr>
              <w:rPr>
                <w:szCs w:val="24"/>
              </w:rPr>
            </w:pPr>
            <w:r>
              <w:rPr>
                <w:szCs w:val="24"/>
              </w:rPr>
              <w:t xml:space="preserve">Halaman </w:t>
            </w:r>
            <w:r w:rsidR="00153442">
              <w:rPr>
                <w:szCs w:val="24"/>
              </w:rPr>
              <w:t>berkas</w:t>
            </w:r>
            <w:r>
              <w:rPr>
                <w:szCs w:val="24"/>
              </w:rPr>
              <w:t xml:space="preserve"> tampil.</w:t>
            </w:r>
          </w:p>
          <w:p w14:paraId="7444F828" w14:textId="3A6D8C26" w:rsidR="005B006A" w:rsidRDefault="005B006A" w:rsidP="006C17D7">
            <w:pPr>
              <w:pStyle w:val="ListParagraph"/>
              <w:numPr>
                <w:ilvl w:val="0"/>
                <w:numId w:val="85"/>
              </w:numPr>
              <w:rPr>
                <w:szCs w:val="24"/>
              </w:rPr>
            </w:pPr>
            <w:r>
              <w:rPr>
                <w:szCs w:val="24"/>
              </w:rPr>
              <w:t xml:space="preserve">Aktor menekan tombol </w:t>
            </w:r>
            <w:r w:rsidR="00153442">
              <w:rPr>
                <w:szCs w:val="24"/>
              </w:rPr>
              <w:t>tambah berkas</w:t>
            </w:r>
            <w:r>
              <w:rPr>
                <w:szCs w:val="24"/>
              </w:rPr>
              <w:t>.</w:t>
            </w:r>
          </w:p>
          <w:p w14:paraId="14F11A68" w14:textId="2EFD45C8" w:rsidR="005B006A" w:rsidRDefault="005B006A" w:rsidP="006C17D7">
            <w:pPr>
              <w:pStyle w:val="ListParagraph"/>
              <w:numPr>
                <w:ilvl w:val="0"/>
                <w:numId w:val="85"/>
              </w:numPr>
              <w:rPr>
                <w:szCs w:val="24"/>
              </w:rPr>
            </w:pPr>
            <w:r>
              <w:rPr>
                <w:szCs w:val="24"/>
              </w:rPr>
              <w:t xml:space="preserve">Halaman </w:t>
            </w:r>
            <w:proofErr w:type="spellStart"/>
            <w:r>
              <w:rPr>
                <w:i/>
                <w:iCs/>
                <w:szCs w:val="24"/>
              </w:rPr>
              <w:t>form</w:t>
            </w:r>
            <w:proofErr w:type="spellEnd"/>
            <w:r>
              <w:rPr>
                <w:szCs w:val="24"/>
              </w:rPr>
              <w:t xml:space="preserve"> </w:t>
            </w:r>
            <w:r w:rsidR="00153442">
              <w:rPr>
                <w:szCs w:val="24"/>
              </w:rPr>
              <w:t>berkas</w:t>
            </w:r>
            <w:r>
              <w:rPr>
                <w:szCs w:val="24"/>
              </w:rPr>
              <w:t xml:space="preserve"> muncul.</w:t>
            </w:r>
          </w:p>
          <w:p w14:paraId="008ED5A3" w14:textId="77777777" w:rsidR="005B006A" w:rsidRDefault="005B006A" w:rsidP="006C17D7">
            <w:pPr>
              <w:pStyle w:val="ListParagraph"/>
              <w:numPr>
                <w:ilvl w:val="0"/>
                <w:numId w:val="85"/>
              </w:numPr>
              <w:rPr>
                <w:szCs w:val="24"/>
              </w:rPr>
            </w:pPr>
            <w:r>
              <w:rPr>
                <w:szCs w:val="24"/>
              </w:rPr>
              <w:t xml:space="preserve">Aktor mengisi data ke dalam </w:t>
            </w:r>
            <w:proofErr w:type="spellStart"/>
            <w:r>
              <w:rPr>
                <w:i/>
                <w:iCs/>
                <w:szCs w:val="24"/>
              </w:rPr>
              <w:t>form</w:t>
            </w:r>
            <w:proofErr w:type="spellEnd"/>
            <w:r>
              <w:rPr>
                <w:szCs w:val="24"/>
              </w:rPr>
              <w:t>.</w:t>
            </w:r>
          </w:p>
          <w:p w14:paraId="02A67721" w14:textId="77777777" w:rsidR="005B006A" w:rsidRPr="00D44C5A" w:rsidRDefault="005B006A" w:rsidP="006C17D7">
            <w:pPr>
              <w:pStyle w:val="ListParagraph"/>
              <w:numPr>
                <w:ilvl w:val="0"/>
                <w:numId w:val="85"/>
              </w:numPr>
              <w:rPr>
                <w:szCs w:val="24"/>
              </w:rPr>
            </w:pPr>
            <w:r>
              <w:rPr>
                <w:szCs w:val="24"/>
              </w:rPr>
              <w:t>Aktor menekan tombol simpan.</w:t>
            </w:r>
          </w:p>
        </w:tc>
      </w:tr>
      <w:tr w:rsidR="005B006A" w14:paraId="64433E07"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96C6C3" w14:textId="77777777" w:rsidR="005B006A" w:rsidRDefault="005B006A"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5404A6" w14:textId="77777777" w:rsidR="005B006A" w:rsidRDefault="005B006A" w:rsidP="00617C20">
            <w:pPr>
              <w:rPr>
                <w:szCs w:val="24"/>
              </w:rPr>
            </w:pPr>
            <w:r>
              <w:rPr>
                <w:szCs w:val="24"/>
              </w:rPr>
              <w:t>Tidak ada.</w:t>
            </w:r>
          </w:p>
        </w:tc>
      </w:tr>
      <w:tr w:rsidR="005B006A" w14:paraId="473B7550"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AF77B3" w14:textId="77777777" w:rsidR="005B006A" w:rsidRDefault="005B006A"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8FC9BF" w14:textId="77777777" w:rsidR="005B006A" w:rsidRDefault="005B006A" w:rsidP="00617C20">
            <w:pPr>
              <w:rPr>
                <w:szCs w:val="24"/>
              </w:rPr>
            </w:pPr>
            <w:r>
              <w:rPr>
                <w:szCs w:val="24"/>
              </w:rPr>
              <w:t>Tidak ada.</w:t>
            </w:r>
          </w:p>
        </w:tc>
      </w:tr>
      <w:tr w:rsidR="005B006A" w14:paraId="2CB9B70A"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F104F22" w14:textId="77777777" w:rsidR="005B006A" w:rsidRDefault="005B006A"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B8B9B9" w14:textId="1BB03004" w:rsidR="005B006A" w:rsidRDefault="00153442" w:rsidP="00617C20">
            <w:pPr>
              <w:keepNext/>
              <w:rPr>
                <w:szCs w:val="24"/>
              </w:rPr>
            </w:pPr>
            <w:r>
              <w:rPr>
                <w:szCs w:val="24"/>
              </w:rPr>
              <w:t>Berkas</w:t>
            </w:r>
            <w:r w:rsidR="005B006A">
              <w:rPr>
                <w:szCs w:val="24"/>
              </w:rPr>
              <w:t xml:space="preserve"> berhasil disimpan.</w:t>
            </w:r>
          </w:p>
        </w:tc>
      </w:tr>
    </w:tbl>
    <w:p w14:paraId="78171349" w14:textId="79627EAB" w:rsidR="00BC4A27" w:rsidRDefault="00BC4A27" w:rsidP="00CC0705">
      <w:pPr>
        <w:ind w:left="720"/>
      </w:pPr>
    </w:p>
    <w:p w14:paraId="1698EC12" w14:textId="435AD255" w:rsidR="00896A3C" w:rsidRDefault="00896A3C" w:rsidP="00896A3C">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52</w:t>
      </w:r>
      <w:r w:rsidR="00B22397">
        <w:fldChar w:fldCharType="end"/>
      </w:r>
      <w:r>
        <w:t xml:space="preserve"> Spesifikasi Mengubah Berkas</w:t>
      </w:r>
    </w:p>
    <w:tbl>
      <w:tblPr>
        <w:tblStyle w:val="TableGrid"/>
        <w:tblW w:w="0" w:type="auto"/>
        <w:tblLook w:val="04A0" w:firstRow="1" w:lastRow="0" w:firstColumn="1" w:lastColumn="0" w:noHBand="0" w:noVBand="1"/>
      </w:tblPr>
      <w:tblGrid>
        <w:gridCol w:w="2122"/>
        <w:gridCol w:w="5806"/>
      </w:tblGrid>
      <w:tr w:rsidR="00896A3C" w14:paraId="746AE108"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9B5724" w14:textId="1A404DE9" w:rsidR="00896A3C" w:rsidRDefault="00896A3C" w:rsidP="00617C20">
            <w:pPr>
              <w:jc w:val="left"/>
              <w:rPr>
                <w:b/>
                <w:bCs/>
                <w:szCs w:val="24"/>
              </w:rPr>
            </w:pPr>
            <w:proofErr w:type="spellStart"/>
            <w:r>
              <w:rPr>
                <w:b/>
                <w:bCs/>
                <w:i/>
                <w:iCs/>
                <w:szCs w:val="24"/>
              </w:rPr>
              <w:t>Usecase</w:t>
            </w:r>
            <w:proofErr w:type="spellEnd"/>
            <w:r>
              <w:rPr>
                <w:b/>
                <w:bCs/>
                <w:szCs w:val="24"/>
              </w:rPr>
              <w:t xml:space="preserve"> Manajemen Berkas: </w:t>
            </w:r>
            <w:r w:rsidR="001E757D">
              <w:rPr>
                <w:b/>
                <w:bCs/>
                <w:szCs w:val="24"/>
              </w:rPr>
              <w:t>Mengubah</w:t>
            </w:r>
            <w:r>
              <w:rPr>
                <w:b/>
                <w:bCs/>
                <w:szCs w:val="24"/>
              </w:rPr>
              <w:t xml:space="preserve"> Berkas</w:t>
            </w:r>
          </w:p>
        </w:tc>
      </w:tr>
      <w:tr w:rsidR="00896A3C" w14:paraId="7088B852"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47F1C2" w14:textId="77777777" w:rsidR="00896A3C" w:rsidRDefault="00896A3C"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127113" w14:textId="6254C62A" w:rsidR="00896A3C" w:rsidRDefault="00896A3C" w:rsidP="00617C20">
            <w:pPr>
              <w:rPr>
                <w:szCs w:val="24"/>
              </w:rPr>
            </w:pPr>
            <w:proofErr w:type="spellStart"/>
            <w:r>
              <w:rPr>
                <w:i/>
                <w:iCs/>
                <w:szCs w:val="24"/>
              </w:rPr>
              <w:t>Usecase</w:t>
            </w:r>
            <w:proofErr w:type="spellEnd"/>
            <w:r>
              <w:rPr>
                <w:szCs w:val="24"/>
              </w:rPr>
              <w:t xml:space="preserve"> ini berfungsi untuk mengubah </w:t>
            </w:r>
            <w:r w:rsidR="001E757D">
              <w:rPr>
                <w:szCs w:val="24"/>
              </w:rPr>
              <w:t>berkas</w:t>
            </w:r>
            <w:r>
              <w:rPr>
                <w:szCs w:val="24"/>
              </w:rPr>
              <w:t>.</w:t>
            </w:r>
          </w:p>
        </w:tc>
      </w:tr>
      <w:tr w:rsidR="00896A3C" w14:paraId="09BF461D"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141A80" w14:textId="77777777" w:rsidR="00896A3C" w:rsidRDefault="00896A3C"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496BF4" w14:textId="77777777" w:rsidR="00896A3C" w:rsidRDefault="00896A3C" w:rsidP="00617C20">
            <w:pPr>
              <w:rPr>
                <w:szCs w:val="24"/>
              </w:rPr>
            </w:pPr>
            <w:r>
              <w:rPr>
                <w:szCs w:val="24"/>
              </w:rPr>
              <w:t>LPM, Fakultas, dan Unit.</w:t>
            </w:r>
          </w:p>
        </w:tc>
      </w:tr>
      <w:tr w:rsidR="00896A3C" w14:paraId="3848A9E1"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F16B2E" w14:textId="77777777" w:rsidR="00896A3C" w:rsidRDefault="00896A3C"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A9705F" w14:textId="77777777" w:rsidR="00896A3C" w:rsidRDefault="00896A3C" w:rsidP="00617C20">
            <w:pPr>
              <w:rPr>
                <w:szCs w:val="24"/>
              </w:rPr>
            </w:pPr>
            <w:r>
              <w:rPr>
                <w:szCs w:val="24"/>
              </w:rPr>
              <w:t>Halaman utama tampil.</w:t>
            </w:r>
          </w:p>
        </w:tc>
      </w:tr>
      <w:tr w:rsidR="00896A3C" w14:paraId="50098D16"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6A9ED83" w14:textId="77777777" w:rsidR="00896A3C" w:rsidRDefault="00896A3C" w:rsidP="00617C20">
            <w:pPr>
              <w:rPr>
                <w:i/>
                <w:iCs/>
                <w:szCs w:val="24"/>
              </w:rPr>
            </w:pPr>
            <w:proofErr w:type="spellStart"/>
            <w:r>
              <w:rPr>
                <w:b/>
                <w:bCs/>
                <w:i/>
                <w:iCs/>
                <w:szCs w:val="24"/>
              </w:rPr>
              <w:t>Flow</w:t>
            </w:r>
            <w:proofErr w:type="spellEnd"/>
            <w:r>
              <w:rPr>
                <w:b/>
                <w:bCs/>
                <w:i/>
                <w:iCs/>
                <w:szCs w:val="24"/>
              </w:rPr>
              <w:t xml:space="preserve"> Event</w:t>
            </w:r>
          </w:p>
        </w:tc>
      </w:tr>
      <w:tr w:rsidR="00896A3C" w14:paraId="7F3DA427"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765E4F" w14:textId="77777777" w:rsidR="00896A3C" w:rsidRDefault="00896A3C"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0CC3F4" w14:textId="36621B4F" w:rsidR="00896A3C" w:rsidRDefault="00896A3C" w:rsidP="006C17D7">
            <w:pPr>
              <w:pStyle w:val="ListParagraph"/>
              <w:numPr>
                <w:ilvl w:val="0"/>
                <w:numId w:val="86"/>
              </w:numPr>
              <w:rPr>
                <w:szCs w:val="24"/>
              </w:rPr>
            </w:pPr>
            <w:proofErr w:type="spellStart"/>
            <w:r w:rsidRPr="00F24B55">
              <w:rPr>
                <w:i/>
                <w:iCs/>
                <w:szCs w:val="24"/>
              </w:rPr>
              <w:t>Usecase</w:t>
            </w:r>
            <w:proofErr w:type="spellEnd"/>
            <w:r>
              <w:rPr>
                <w:szCs w:val="24"/>
              </w:rPr>
              <w:t xml:space="preserve"> dimulai dengan aktor menekan tombol edit berkas.</w:t>
            </w:r>
          </w:p>
          <w:p w14:paraId="18DF49C1" w14:textId="77777777" w:rsidR="00896A3C" w:rsidRDefault="00896A3C" w:rsidP="006C17D7">
            <w:pPr>
              <w:pStyle w:val="ListParagraph"/>
              <w:numPr>
                <w:ilvl w:val="0"/>
                <w:numId w:val="86"/>
              </w:numPr>
              <w:rPr>
                <w:szCs w:val="24"/>
              </w:rPr>
            </w:pPr>
            <w:r>
              <w:rPr>
                <w:szCs w:val="24"/>
              </w:rPr>
              <w:t xml:space="preserve">Halaman </w:t>
            </w:r>
            <w:proofErr w:type="spellStart"/>
            <w:r>
              <w:rPr>
                <w:i/>
                <w:iCs/>
                <w:szCs w:val="24"/>
              </w:rPr>
              <w:t>form</w:t>
            </w:r>
            <w:proofErr w:type="spellEnd"/>
            <w:r>
              <w:rPr>
                <w:szCs w:val="24"/>
              </w:rPr>
              <w:t xml:space="preserve"> berkas muncul.</w:t>
            </w:r>
          </w:p>
          <w:p w14:paraId="491D2BA2" w14:textId="77777777" w:rsidR="00896A3C" w:rsidRDefault="00896A3C" w:rsidP="006C17D7">
            <w:pPr>
              <w:pStyle w:val="ListParagraph"/>
              <w:numPr>
                <w:ilvl w:val="0"/>
                <w:numId w:val="86"/>
              </w:numPr>
              <w:rPr>
                <w:szCs w:val="24"/>
              </w:rPr>
            </w:pPr>
            <w:r>
              <w:rPr>
                <w:szCs w:val="24"/>
              </w:rPr>
              <w:t xml:space="preserve">Aktor mengisi data ke dalam </w:t>
            </w:r>
            <w:proofErr w:type="spellStart"/>
            <w:r>
              <w:rPr>
                <w:i/>
                <w:iCs/>
                <w:szCs w:val="24"/>
              </w:rPr>
              <w:t>form</w:t>
            </w:r>
            <w:proofErr w:type="spellEnd"/>
            <w:r>
              <w:rPr>
                <w:szCs w:val="24"/>
              </w:rPr>
              <w:t>.</w:t>
            </w:r>
          </w:p>
          <w:p w14:paraId="7F1FBA5E" w14:textId="77777777" w:rsidR="00896A3C" w:rsidRPr="00D44C5A" w:rsidRDefault="00896A3C" w:rsidP="006C17D7">
            <w:pPr>
              <w:pStyle w:val="ListParagraph"/>
              <w:numPr>
                <w:ilvl w:val="0"/>
                <w:numId w:val="86"/>
              </w:numPr>
              <w:rPr>
                <w:szCs w:val="24"/>
              </w:rPr>
            </w:pPr>
            <w:r>
              <w:rPr>
                <w:szCs w:val="24"/>
              </w:rPr>
              <w:t>Aktor menekan tombol simpan.</w:t>
            </w:r>
          </w:p>
        </w:tc>
      </w:tr>
      <w:tr w:rsidR="00896A3C" w14:paraId="2DAD93D7"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CF5DAE" w14:textId="77777777" w:rsidR="00896A3C" w:rsidRDefault="00896A3C"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E46269" w14:textId="74468370" w:rsidR="00F76D6C" w:rsidRDefault="00F76D6C" w:rsidP="006C17D7">
            <w:pPr>
              <w:pStyle w:val="ListParagraph"/>
              <w:numPr>
                <w:ilvl w:val="0"/>
                <w:numId w:val="87"/>
              </w:numPr>
              <w:rPr>
                <w:szCs w:val="24"/>
              </w:rPr>
            </w:pPr>
            <w:proofErr w:type="spellStart"/>
            <w:r w:rsidRPr="00F24B55">
              <w:rPr>
                <w:i/>
                <w:iCs/>
                <w:szCs w:val="24"/>
              </w:rPr>
              <w:t>Usecase</w:t>
            </w:r>
            <w:proofErr w:type="spellEnd"/>
            <w:r>
              <w:rPr>
                <w:szCs w:val="24"/>
              </w:rPr>
              <w:t xml:space="preserve"> dimulai dengan aktor menekan tombol </w:t>
            </w:r>
            <w:r w:rsidR="000A5338">
              <w:rPr>
                <w:szCs w:val="24"/>
              </w:rPr>
              <w:t>lihat</w:t>
            </w:r>
            <w:r>
              <w:rPr>
                <w:szCs w:val="24"/>
              </w:rPr>
              <w:t xml:space="preserve"> berkas.</w:t>
            </w:r>
          </w:p>
          <w:p w14:paraId="502D4E6E" w14:textId="52F57A22" w:rsidR="000A5338" w:rsidRDefault="000A5338" w:rsidP="006C17D7">
            <w:pPr>
              <w:pStyle w:val="ListParagraph"/>
              <w:numPr>
                <w:ilvl w:val="0"/>
                <w:numId w:val="87"/>
              </w:numPr>
              <w:rPr>
                <w:szCs w:val="24"/>
              </w:rPr>
            </w:pPr>
            <w:r>
              <w:rPr>
                <w:szCs w:val="24"/>
              </w:rPr>
              <w:t>Halaman detail berkas tampil.</w:t>
            </w:r>
          </w:p>
          <w:p w14:paraId="2E5B4FF5" w14:textId="5B74BF38" w:rsidR="000A5338" w:rsidRDefault="000A5338" w:rsidP="006C17D7">
            <w:pPr>
              <w:pStyle w:val="ListParagraph"/>
              <w:numPr>
                <w:ilvl w:val="0"/>
                <w:numId w:val="87"/>
              </w:numPr>
              <w:rPr>
                <w:szCs w:val="24"/>
              </w:rPr>
            </w:pPr>
            <w:r>
              <w:rPr>
                <w:szCs w:val="24"/>
              </w:rPr>
              <w:lastRenderedPageBreak/>
              <w:t>Aktor menekan tombol edit.</w:t>
            </w:r>
          </w:p>
          <w:p w14:paraId="33A03A40" w14:textId="77777777" w:rsidR="00F76D6C" w:rsidRDefault="00F76D6C" w:rsidP="006C17D7">
            <w:pPr>
              <w:pStyle w:val="ListParagraph"/>
              <w:numPr>
                <w:ilvl w:val="0"/>
                <w:numId w:val="87"/>
              </w:numPr>
              <w:rPr>
                <w:szCs w:val="24"/>
              </w:rPr>
            </w:pPr>
            <w:r>
              <w:rPr>
                <w:szCs w:val="24"/>
              </w:rPr>
              <w:t xml:space="preserve">Halaman </w:t>
            </w:r>
            <w:proofErr w:type="spellStart"/>
            <w:r>
              <w:rPr>
                <w:i/>
                <w:iCs/>
                <w:szCs w:val="24"/>
              </w:rPr>
              <w:t>form</w:t>
            </w:r>
            <w:proofErr w:type="spellEnd"/>
            <w:r>
              <w:rPr>
                <w:szCs w:val="24"/>
              </w:rPr>
              <w:t xml:space="preserve"> berkas muncul.</w:t>
            </w:r>
          </w:p>
          <w:p w14:paraId="24E77681" w14:textId="77777777" w:rsidR="00F76D6C" w:rsidRDefault="00F76D6C" w:rsidP="006C17D7">
            <w:pPr>
              <w:pStyle w:val="ListParagraph"/>
              <w:numPr>
                <w:ilvl w:val="0"/>
                <w:numId w:val="87"/>
              </w:numPr>
              <w:rPr>
                <w:szCs w:val="24"/>
              </w:rPr>
            </w:pPr>
            <w:r>
              <w:rPr>
                <w:szCs w:val="24"/>
              </w:rPr>
              <w:t xml:space="preserve">Aktor mengisi data ke dalam </w:t>
            </w:r>
            <w:proofErr w:type="spellStart"/>
            <w:r>
              <w:rPr>
                <w:i/>
                <w:iCs/>
                <w:szCs w:val="24"/>
              </w:rPr>
              <w:t>form</w:t>
            </w:r>
            <w:proofErr w:type="spellEnd"/>
            <w:r>
              <w:rPr>
                <w:szCs w:val="24"/>
              </w:rPr>
              <w:t>.</w:t>
            </w:r>
          </w:p>
          <w:p w14:paraId="0049E39C" w14:textId="4EF59AEA" w:rsidR="00896A3C" w:rsidRPr="00F76D6C" w:rsidRDefault="00F76D6C" w:rsidP="006C17D7">
            <w:pPr>
              <w:pStyle w:val="ListParagraph"/>
              <w:numPr>
                <w:ilvl w:val="0"/>
                <w:numId w:val="87"/>
              </w:numPr>
              <w:rPr>
                <w:szCs w:val="24"/>
              </w:rPr>
            </w:pPr>
            <w:r w:rsidRPr="00F76D6C">
              <w:rPr>
                <w:szCs w:val="24"/>
              </w:rPr>
              <w:t>Aktor menekan tombol simpan.</w:t>
            </w:r>
            <w:r w:rsidR="00253388">
              <w:rPr>
                <w:szCs w:val="24"/>
              </w:rPr>
              <w:t xml:space="preserve"> </w:t>
            </w:r>
          </w:p>
        </w:tc>
      </w:tr>
      <w:tr w:rsidR="00896A3C" w14:paraId="4854E21B"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0D7379" w14:textId="77777777" w:rsidR="00896A3C" w:rsidRDefault="00896A3C" w:rsidP="00617C20">
            <w:pPr>
              <w:rPr>
                <w:i/>
                <w:iCs/>
                <w:szCs w:val="24"/>
              </w:rPr>
            </w:pPr>
            <w:proofErr w:type="spellStart"/>
            <w:r>
              <w:rPr>
                <w:i/>
                <w:iCs/>
                <w:szCs w:val="24"/>
              </w:rPr>
              <w:lastRenderedPageBreak/>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13E569" w14:textId="77777777" w:rsidR="00896A3C" w:rsidRDefault="00896A3C" w:rsidP="00617C20">
            <w:pPr>
              <w:rPr>
                <w:szCs w:val="24"/>
              </w:rPr>
            </w:pPr>
            <w:r>
              <w:rPr>
                <w:szCs w:val="24"/>
              </w:rPr>
              <w:t>Tidak ada.</w:t>
            </w:r>
          </w:p>
        </w:tc>
      </w:tr>
      <w:tr w:rsidR="00896A3C" w14:paraId="76E767FF"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731466" w14:textId="77777777" w:rsidR="00896A3C" w:rsidRDefault="00896A3C"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8E29128" w14:textId="75F35313" w:rsidR="00896A3C" w:rsidRDefault="00896A3C" w:rsidP="00617C20">
            <w:pPr>
              <w:keepNext/>
              <w:rPr>
                <w:szCs w:val="24"/>
              </w:rPr>
            </w:pPr>
            <w:r>
              <w:rPr>
                <w:szCs w:val="24"/>
              </w:rPr>
              <w:t xml:space="preserve">Berkas berhasil </w:t>
            </w:r>
            <w:r w:rsidR="00F76D6C">
              <w:rPr>
                <w:szCs w:val="24"/>
              </w:rPr>
              <w:t>diubah</w:t>
            </w:r>
            <w:r>
              <w:rPr>
                <w:szCs w:val="24"/>
              </w:rPr>
              <w:t>.</w:t>
            </w:r>
          </w:p>
        </w:tc>
      </w:tr>
    </w:tbl>
    <w:p w14:paraId="52A26220" w14:textId="07EB1CF2" w:rsidR="00896A3C" w:rsidRDefault="00896A3C" w:rsidP="00CC0705">
      <w:pPr>
        <w:ind w:left="720"/>
      </w:pPr>
    </w:p>
    <w:p w14:paraId="071AC3C2" w14:textId="46C66A32" w:rsidR="001E757D" w:rsidRDefault="001E757D" w:rsidP="001E757D">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53</w:t>
      </w:r>
      <w:r w:rsidR="00B22397">
        <w:fldChar w:fldCharType="end"/>
      </w:r>
      <w:r>
        <w:t xml:space="preserve"> Spesifikasi Menghapus Berkas</w:t>
      </w:r>
    </w:p>
    <w:tbl>
      <w:tblPr>
        <w:tblStyle w:val="TableGrid"/>
        <w:tblW w:w="0" w:type="auto"/>
        <w:tblLook w:val="04A0" w:firstRow="1" w:lastRow="0" w:firstColumn="1" w:lastColumn="0" w:noHBand="0" w:noVBand="1"/>
      </w:tblPr>
      <w:tblGrid>
        <w:gridCol w:w="2122"/>
        <w:gridCol w:w="5806"/>
      </w:tblGrid>
      <w:tr w:rsidR="001E757D" w14:paraId="38F43F4D"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613326" w14:textId="76304188" w:rsidR="001E757D" w:rsidRDefault="001E757D" w:rsidP="00617C20">
            <w:pPr>
              <w:jc w:val="left"/>
              <w:rPr>
                <w:b/>
                <w:bCs/>
                <w:szCs w:val="24"/>
              </w:rPr>
            </w:pPr>
            <w:proofErr w:type="spellStart"/>
            <w:r>
              <w:rPr>
                <w:b/>
                <w:bCs/>
                <w:i/>
                <w:iCs/>
                <w:szCs w:val="24"/>
              </w:rPr>
              <w:t>Usecase</w:t>
            </w:r>
            <w:proofErr w:type="spellEnd"/>
            <w:r>
              <w:rPr>
                <w:b/>
                <w:bCs/>
                <w:szCs w:val="24"/>
              </w:rPr>
              <w:t xml:space="preserve"> Manajemen Berkas: </w:t>
            </w:r>
            <w:r w:rsidR="00E22E80">
              <w:rPr>
                <w:b/>
                <w:bCs/>
                <w:szCs w:val="24"/>
              </w:rPr>
              <w:t>Menghapus</w:t>
            </w:r>
            <w:r>
              <w:rPr>
                <w:b/>
                <w:bCs/>
                <w:szCs w:val="24"/>
              </w:rPr>
              <w:t xml:space="preserve"> Berkas</w:t>
            </w:r>
          </w:p>
        </w:tc>
      </w:tr>
      <w:tr w:rsidR="001E757D" w14:paraId="5772A390"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2D489D" w14:textId="77777777" w:rsidR="001E757D" w:rsidRDefault="001E757D"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476822" w14:textId="5E6EDEDC" w:rsidR="001E757D" w:rsidRDefault="001E757D" w:rsidP="00617C20">
            <w:pPr>
              <w:rPr>
                <w:szCs w:val="24"/>
              </w:rPr>
            </w:pPr>
            <w:proofErr w:type="spellStart"/>
            <w:r>
              <w:rPr>
                <w:i/>
                <w:iCs/>
                <w:szCs w:val="24"/>
              </w:rPr>
              <w:t>Usecase</w:t>
            </w:r>
            <w:proofErr w:type="spellEnd"/>
            <w:r>
              <w:rPr>
                <w:szCs w:val="24"/>
              </w:rPr>
              <w:t xml:space="preserve"> ini berfungsi untuk </w:t>
            </w:r>
            <w:r w:rsidR="00E22E80">
              <w:rPr>
                <w:szCs w:val="24"/>
              </w:rPr>
              <w:t>menghapus berkas</w:t>
            </w:r>
            <w:r>
              <w:rPr>
                <w:szCs w:val="24"/>
              </w:rPr>
              <w:t>.</w:t>
            </w:r>
          </w:p>
        </w:tc>
      </w:tr>
      <w:tr w:rsidR="001E757D" w14:paraId="0B3D8953"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F9A287" w14:textId="77777777" w:rsidR="001E757D" w:rsidRDefault="001E757D"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ADCFF5D" w14:textId="77777777" w:rsidR="001E757D" w:rsidRDefault="001E757D" w:rsidP="00617C20">
            <w:pPr>
              <w:rPr>
                <w:szCs w:val="24"/>
              </w:rPr>
            </w:pPr>
            <w:r>
              <w:rPr>
                <w:szCs w:val="24"/>
              </w:rPr>
              <w:t>LPM, Fakultas, dan Unit.</w:t>
            </w:r>
          </w:p>
        </w:tc>
      </w:tr>
      <w:tr w:rsidR="001E757D" w14:paraId="5ED62C2A"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2C9F66A" w14:textId="77777777" w:rsidR="001E757D" w:rsidRDefault="001E757D"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FF225E" w14:textId="77777777" w:rsidR="001E757D" w:rsidRDefault="001E757D" w:rsidP="00617C20">
            <w:pPr>
              <w:rPr>
                <w:szCs w:val="24"/>
              </w:rPr>
            </w:pPr>
            <w:r>
              <w:rPr>
                <w:szCs w:val="24"/>
              </w:rPr>
              <w:t>Halaman utama tampil.</w:t>
            </w:r>
          </w:p>
        </w:tc>
      </w:tr>
      <w:tr w:rsidR="001E757D" w14:paraId="33FECD09"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69340D" w14:textId="77777777" w:rsidR="001E757D" w:rsidRDefault="001E757D" w:rsidP="00617C20">
            <w:pPr>
              <w:rPr>
                <w:i/>
                <w:iCs/>
                <w:szCs w:val="24"/>
              </w:rPr>
            </w:pPr>
            <w:proofErr w:type="spellStart"/>
            <w:r>
              <w:rPr>
                <w:b/>
                <w:bCs/>
                <w:i/>
                <w:iCs/>
                <w:szCs w:val="24"/>
              </w:rPr>
              <w:t>Flow</w:t>
            </w:r>
            <w:proofErr w:type="spellEnd"/>
            <w:r>
              <w:rPr>
                <w:b/>
                <w:bCs/>
                <w:i/>
                <w:iCs/>
                <w:szCs w:val="24"/>
              </w:rPr>
              <w:t xml:space="preserve"> Event</w:t>
            </w:r>
          </w:p>
        </w:tc>
      </w:tr>
      <w:tr w:rsidR="001E757D" w14:paraId="5CC48EA3"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0CA4D7" w14:textId="77777777" w:rsidR="001E757D" w:rsidRDefault="001E757D"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1CAC63" w14:textId="2470C80C" w:rsidR="001E757D" w:rsidRDefault="001E757D" w:rsidP="006C17D7">
            <w:pPr>
              <w:pStyle w:val="ListParagraph"/>
              <w:numPr>
                <w:ilvl w:val="0"/>
                <w:numId w:val="88"/>
              </w:numPr>
              <w:rPr>
                <w:szCs w:val="24"/>
              </w:rPr>
            </w:pPr>
            <w:proofErr w:type="spellStart"/>
            <w:r w:rsidRPr="00F24B55">
              <w:rPr>
                <w:i/>
                <w:iCs/>
                <w:szCs w:val="24"/>
              </w:rPr>
              <w:t>Usecase</w:t>
            </w:r>
            <w:proofErr w:type="spellEnd"/>
            <w:r>
              <w:rPr>
                <w:szCs w:val="24"/>
              </w:rPr>
              <w:t xml:space="preserve"> dimulai dengan aktor menekan tombol </w:t>
            </w:r>
            <w:r w:rsidR="000A5338">
              <w:rPr>
                <w:szCs w:val="24"/>
              </w:rPr>
              <w:t>hapus</w:t>
            </w:r>
            <w:r>
              <w:rPr>
                <w:szCs w:val="24"/>
              </w:rPr>
              <w:t xml:space="preserve"> berkas.</w:t>
            </w:r>
          </w:p>
          <w:p w14:paraId="000E3B78" w14:textId="2A44105A" w:rsidR="001E757D" w:rsidRDefault="000A5338" w:rsidP="006C17D7">
            <w:pPr>
              <w:pStyle w:val="ListParagraph"/>
              <w:numPr>
                <w:ilvl w:val="0"/>
                <w:numId w:val="88"/>
              </w:numPr>
              <w:rPr>
                <w:szCs w:val="24"/>
              </w:rPr>
            </w:pPr>
            <w:r>
              <w:rPr>
                <w:szCs w:val="24"/>
              </w:rPr>
              <w:t>Muncul konfirmasi penghapusan berkas.</w:t>
            </w:r>
          </w:p>
          <w:p w14:paraId="137A7AC5" w14:textId="10CDAD99" w:rsidR="001E757D" w:rsidRPr="00D44C5A" w:rsidRDefault="001E757D" w:rsidP="006C17D7">
            <w:pPr>
              <w:pStyle w:val="ListParagraph"/>
              <w:numPr>
                <w:ilvl w:val="0"/>
                <w:numId w:val="88"/>
              </w:numPr>
              <w:rPr>
                <w:szCs w:val="24"/>
              </w:rPr>
            </w:pPr>
            <w:r>
              <w:rPr>
                <w:szCs w:val="24"/>
              </w:rPr>
              <w:t xml:space="preserve">Aktor menekan tombol </w:t>
            </w:r>
            <w:r w:rsidR="000A5338">
              <w:rPr>
                <w:szCs w:val="24"/>
              </w:rPr>
              <w:t>konfirmasi</w:t>
            </w:r>
            <w:r>
              <w:rPr>
                <w:szCs w:val="24"/>
              </w:rPr>
              <w:t>.</w:t>
            </w:r>
          </w:p>
        </w:tc>
      </w:tr>
      <w:tr w:rsidR="001E757D" w14:paraId="03E4E3F1"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BA0F075" w14:textId="77777777" w:rsidR="001E757D" w:rsidRDefault="001E757D"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835B243" w14:textId="5FB6C92A" w:rsidR="001E757D" w:rsidRDefault="001E757D" w:rsidP="006C17D7">
            <w:pPr>
              <w:pStyle w:val="ListParagraph"/>
              <w:numPr>
                <w:ilvl w:val="0"/>
                <w:numId w:val="89"/>
              </w:numPr>
              <w:rPr>
                <w:szCs w:val="24"/>
              </w:rPr>
            </w:pPr>
            <w:proofErr w:type="spellStart"/>
            <w:r w:rsidRPr="00F24B55">
              <w:rPr>
                <w:i/>
                <w:iCs/>
                <w:szCs w:val="24"/>
              </w:rPr>
              <w:t>Usecase</w:t>
            </w:r>
            <w:proofErr w:type="spellEnd"/>
            <w:r>
              <w:rPr>
                <w:szCs w:val="24"/>
              </w:rPr>
              <w:t xml:space="preserve"> dimulai dengan aktor menekan tombol </w:t>
            </w:r>
            <w:r w:rsidR="000A5338">
              <w:rPr>
                <w:szCs w:val="24"/>
              </w:rPr>
              <w:t>lihat</w:t>
            </w:r>
            <w:r>
              <w:rPr>
                <w:szCs w:val="24"/>
              </w:rPr>
              <w:t xml:space="preserve"> berkas.</w:t>
            </w:r>
          </w:p>
          <w:p w14:paraId="025032F1" w14:textId="29E536DF" w:rsidR="000A5338" w:rsidRDefault="000A5338" w:rsidP="006C17D7">
            <w:pPr>
              <w:pStyle w:val="ListParagraph"/>
              <w:numPr>
                <w:ilvl w:val="0"/>
                <w:numId w:val="89"/>
              </w:numPr>
              <w:rPr>
                <w:szCs w:val="24"/>
              </w:rPr>
            </w:pPr>
            <w:r>
              <w:rPr>
                <w:szCs w:val="24"/>
              </w:rPr>
              <w:t xml:space="preserve">Halaman </w:t>
            </w:r>
            <w:proofErr w:type="spellStart"/>
            <w:r>
              <w:rPr>
                <w:szCs w:val="24"/>
              </w:rPr>
              <w:t>detil</w:t>
            </w:r>
            <w:proofErr w:type="spellEnd"/>
            <w:r>
              <w:rPr>
                <w:szCs w:val="24"/>
              </w:rPr>
              <w:t xml:space="preserve"> berkas muncul.</w:t>
            </w:r>
          </w:p>
          <w:p w14:paraId="5976C9E6" w14:textId="4C517B6C" w:rsidR="000A5338" w:rsidRDefault="000A5338" w:rsidP="006C17D7">
            <w:pPr>
              <w:pStyle w:val="ListParagraph"/>
              <w:numPr>
                <w:ilvl w:val="0"/>
                <w:numId w:val="89"/>
              </w:numPr>
              <w:rPr>
                <w:szCs w:val="24"/>
              </w:rPr>
            </w:pPr>
            <w:r>
              <w:rPr>
                <w:szCs w:val="24"/>
              </w:rPr>
              <w:t>Aktor menekan tombol hapus.</w:t>
            </w:r>
          </w:p>
          <w:p w14:paraId="0172CD7D" w14:textId="77777777" w:rsidR="000A5338" w:rsidRDefault="000A5338" w:rsidP="006C17D7">
            <w:pPr>
              <w:pStyle w:val="ListParagraph"/>
              <w:numPr>
                <w:ilvl w:val="0"/>
                <w:numId w:val="89"/>
              </w:numPr>
              <w:rPr>
                <w:szCs w:val="24"/>
              </w:rPr>
            </w:pPr>
            <w:r>
              <w:rPr>
                <w:szCs w:val="24"/>
              </w:rPr>
              <w:t>Muncul konfirmasi penghapusan berkas.</w:t>
            </w:r>
          </w:p>
          <w:p w14:paraId="6359B796" w14:textId="2C41D634" w:rsidR="001E757D" w:rsidRPr="00F76D6C" w:rsidRDefault="000A5338" w:rsidP="006C17D7">
            <w:pPr>
              <w:pStyle w:val="ListParagraph"/>
              <w:numPr>
                <w:ilvl w:val="0"/>
                <w:numId w:val="89"/>
              </w:numPr>
              <w:rPr>
                <w:szCs w:val="24"/>
              </w:rPr>
            </w:pPr>
            <w:r>
              <w:rPr>
                <w:szCs w:val="24"/>
              </w:rPr>
              <w:t>Aktor menekan tombol konfirmasi.</w:t>
            </w:r>
          </w:p>
        </w:tc>
      </w:tr>
      <w:tr w:rsidR="001E757D" w14:paraId="15A8D806"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093DFC" w14:textId="77777777" w:rsidR="001E757D" w:rsidRDefault="001E757D"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9BD78C" w14:textId="77777777" w:rsidR="001E757D" w:rsidRDefault="001E757D" w:rsidP="00617C20">
            <w:pPr>
              <w:rPr>
                <w:szCs w:val="24"/>
              </w:rPr>
            </w:pPr>
            <w:r>
              <w:rPr>
                <w:szCs w:val="24"/>
              </w:rPr>
              <w:t>Tidak ada.</w:t>
            </w:r>
          </w:p>
        </w:tc>
      </w:tr>
      <w:tr w:rsidR="001E757D" w14:paraId="2013C206"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9742092" w14:textId="77777777" w:rsidR="001E757D" w:rsidRDefault="001E757D"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1231F8" w14:textId="7AA1C986" w:rsidR="001E757D" w:rsidRDefault="001E757D" w:rsidP="00617C20">
            <w:pPr>
              <w:keepNext/>
              <w:rPr>
                <w:szCs w:val="24"/>
              </w:rPr>
            </w:pPr>
            <w:r>
              <w:rPr>
                <w:szCs w:val="24"/>
              </w:rPr>
              <w:t xml:space="preserve">Berkas berhasil </w:t>
            </w:r>
            <w:r w:rsidR="000A5338">
              <w:rPr>
                <w:szCs w:val="24"/>
              </w:rPr>
              <w:t>dihapus.</w:t>
            </w:r>
          </w:p>
        </w:tc>
      </w:tr>
    </w:tbl>
    <w:p w14:paraId="61C22DBA" w14:textId="1DAD0AE5" w:rsidR="001E757D" w:rsidRDefault="001E757D" w:rsidP="00CC0705">
      <w:pPr>
        <w:ind w:left="720"/>
      </w:pPr>
    </w:p>
    <w:p w14:paraId="7A7BEF7F" w14:textId="1F6B86E3" w:rsidR="00CD3870" w:rsidRDefault="00CD3870" w:rsidP="00CD3870">
      <w:pPr>
        <w:pStyle w:val="ListParagraph"/>
        <w:numPr>
          <w:ilvl w:val="0"/>
          <w:numId w:val="62"/>
        </w:numPr>
      </w:pPr>
      <w:r>
        <w:t>Manajemen Kegiatan</w:t>
      </w:r>
    </w:p>
    <w:p w14:paraId="7F9FC65B" w14:textId="0C443ABA" w:rsidR="00CD3870" w:rsidRDefault="00CD3870" w:rsidP="00CD3870">
      <w:pPr>
        <w:pStyle w:val="ListParagraph"/>
        <w:ind w:left="1080"/>
      </w:pPr>
      <w:proofErr w:type="spellStart"/>
      <w:r>
        <w:rPr>
          <w:i/>
          <w:iCs/>
        </w:rPr>
        <w:t>Usecase</w:t>
      </w:r>
      <w:proofErr w:type="spellEnd"/>
      <w:r>
        <w:t xml:space="preserve"> ini berisi bagaimana proses melakukan penambahan, pengubahan, dan penghapusan kegiatan unit.</w:t>
      </w:r>
    </w:p>
    <w:p w14:paraId="2F898E91" w14:textId="696E4F5F" w:rsidR="00CD3870" w:rsidRDefault="00CD3870" w:rsidP="00CD3870">
      <w:pPr>
        <w:pStyle w:val="Caption"/>
        <w:keepNext/>
        <w:jc w:val="left"/>
      </w:pPr>
      <w:r>
        <w:lastRenderedPageBreak/>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54</w:t>
      </w:r>
      <w:r w:rsidR="00B22397">
        <w:fldChar w:fldCharType="end"/>
      </w:r>
      <w:r>
        <w:t xml:space="preserve"> Spesifikasi Menambahkan Kegiatan.</w:t>
      </w:r>
    </w:p>
    <w:tbl>
      <w:tblPr>
        <w:tblStyle w:val="TableGrid"/>
        <w:tblW w:w="0" w:type="auto"/>
        <w:tblLook w:val="04A0" w:firstRow="1" w:lastRow="0" w:firstColumn="1" w:lastColumn="0" w:noHBand="0" w:noVBand="1"/>
      </w:tblPr>
      <w:tblGrid>
        <w:gridCol w:w="2122"/>
        <w:gridCol w:w="5806"/>
      </w:tblGrid>
      <w:tr w:rsidR="00CD3870" w14:paraId="672F0D49"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2F0DBE" w14:textId="2B79C42C" w:rsidR="00CD3870" w:rsidRDefault="00CD3870" w:rsidP="00617C20">
            <w:pPr>
              <w:jc w:val="left"/>
              <w:rPr>
                <w:b/>
                <w:bCs/>
                <w:szCs w:val="24"/>
              </w:rPr>
            </w:pPr>
            <w:proofErr w:type="spellStart"/>
            <w:r>
              <w:rPr>
                <w:b/>
                <w:bCs/>
                <w:i/>
                <w:iCs/>
                <w:szCs w:val="24"/>
              </w:rPr>
              <w:t>Usecase</w:t>
            </w:r>
            <w:proofErr w:type="spellEnd"/>
            <w:r>
              <w:rPr>
                <w:b/>
                <w:bCs/>
                <w:szCs w:val="24"/>
              </w:rPr>
              <w:t xml:space="preserve"> Manajemen Kegiatan: Menambahkan Kegiatan</w:t>
            </w:r>
          </w:p>
        </w:tc>
      </w:tr>
      <w:tr w:rsidR="00CD3870" w14:paraId="7D2E12C4"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1D8C81" w14:textId="77777777" w:rsidR="00CD3870" w:rsidRDefault="00CD3870"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A3E250" w14:textId="765D2B97" w:rsidR="00CD3870" w:rsidRDefault="00CD3870" w:rsidP="00617C20">
            <w:pPr>
              <w:rPr>
                <w:szCs w:val="24"/>
              </w:rPr>
            </w:pPr>
            <w:proofErr w:type="spellStart"/>
            <w:r>
              <w:rPr>
                <w:i/>
                <w:iCs/>
                <w:szCs w:val="24"/>
              </w:rPr>
              <w:t>Usecase</w:t>
            </w:r>
            <w:proofErr w:type="spellEnd"/>
            <w:r>
              <w:rPr>
                <w:szCs w:val="24"/>
              </w:rPr>
              <w:t xml:space="preserve"> ini berfungsi untuk mengubah kegiatan.</w:t>
            </w:r>
          </w:p>
        </w:tc>
      </w:tr>
      <w:tr w:rsidR="00CD3870" w14:paraId="4FB34D99"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92E535" w14:textId="77777777" w:rsidR="00CD3870" w:rsidRDefault="00CD3870"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7013C4" w14:textId="5A5D025F" w:rsidR="00CD3870" w:rsidRDefault="00CD3870" w:rsidP="00617C20">
            <w:pPr>
              <w:rPr>
                <w:szCs w:val="24"/>
              </w:rPr>
            </w:pPr>
            <w:r>
              <w:rPr>
                <w:szCs w:val="24"/>
              </w:rPr>
              <w:t>Unit.</w:t>
            </w:r>
          </w:p>
        </w:tc>
      </w:tr>
      <w:tr w:rsidR="00CD3870" w14:paraId="064B58FE"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B4C91D" w14:textId="77777777" w:rsidR="00CD3870" w:rsidRDefault="00CD3870"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E9431E8" w14:textId="77777777" w:rsidR="00CD3870" w:rsidRDefault="00CD3870" w:rsidP="00617C20">
            <w:pPr>
              <w:rPr>
                <w:szCs w:val="24"/>
              </w:rPr>
            </w:pPr>
            <w:r>
              <w:rPr>
                <w:szCs w:val="24"/>
              </w:rPr>
              <w:t>Halaman utama tampil.</w:t>
            </w:r>
          </w:p>
        </w:tc>
      </w:tr>
      <w:tr w:rsidR="00CD3870" w14:paraId="3DB271AC"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A1B53C" w14:textId="77777777" w:rsidR="00CD3870" w:rsidRDefault="00CD3870" w:rsidP="00617C20">
            <w:pPr>
              <w:rPr>
                <w:i/>
                <w:iCs/>
                <w:szCs w:val="24"/>
              </w:rPr>
            </w:pPr>
            <w:proofErr w:type="spellStart"/>
            <w:r>
              <w:rPr>
                <w:b/>
                <w:bCs/>
                <w:i/>
                <w:iCs/>
                <w:szCs w:val="24"/>
              </w:rPr>
              <w:t>Flow</w:t>
            </w:r>
            <w:proofErr w:type="spellEnd"/>
            <w:r>
              <w:rPr>
                <w:b/>
                <w:bCs/>
                <w:i/>
                <w:iCs/>
                <w:szCs w:val="24"/>
              </w:rPr>
              <w:t xml:space="preserve"> Event</w:t>
            </w:r>
          </w:p>
        </w:tc>
      </w:tr>
      <w:tr w:rsidR="00CD3870" w14:paraId="3000CA59"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1BFBA24" w14:textId="77777777" w:rsidR="00CD3870" w:rsidRDefault="00CD3870"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354A4B6" w14:textId="0CDADC10" w:rsidR="00CD3870" w:rsidRDefault="00CD3870" w:rsidP="006C17D7">
            <w:pPr>
              <w:pStyle w:val="ListParagraph"/>
              <w:numPr>
                <w:ilvl w:val="0"/>
                <w:numId w:val="90"/>
              </w:numPr>
              <w:rPr>
                <w:szCs w:val="24"/>
              </w:rPr>
            </w:pPr>
            <w:proofErr w:type="spellStart"/>
            <w:r w:rsidRPr="00F24B55">
              <w:rPr>
                <w:i/>
                <w:iCs/>
                <w:szCs w:val="24"/>
              </w:rPr>
              <w:t>Usecase</w:t>
            </w:r>
            <w:proofErr w:type="spellEnd"/>
            <w:r>
              <w:rPr>
                <w:szCs w:val="24"/>
              </w:rPr>
              <w:t xml:space="preserve"> dimulai dengan aktor menekan tombol menu tambah kegiatan.</w:t>
            </w:r>
          </w:p>
          <w:p w14:paraId="513FA559" w14:textId="7EAC2C9E" w:rsidR="00CD3870" w:rsidRDefault="00CD3870" w:rsidP="006C17D7">
            <w:pPr>
              <w:pStyle w:val="ListParagraph"/>
              <w:numPr>
                <w:ilvl w:val="0"/>
                <w:numId w:val="90"/>
              </w:numPr>
              <w:rPr>
                <w:szCs w:val="24"/>
              </w:rPr>
            </w:pPr>
            <w:r>
              <w:rPr>
                <w:szCs w:val="24"/>
              </w:rPr>
              <w:t>Halaman kegiatan tampil.</w:t>
            </w:r>
          </w:p>
          <w:p w14:paraId="11B71FE7" w14:textId="50397A65" w:rsidR="00CD3870" w:rsidRDefault="00CD3870" w:rsidP="006C17D7">
            <w:pPr>
              <w:pStyle w:val="ListParagraph"/>
              <w:numPr>
                <w:ilvl w:val="0"/>
                <w:numId w:val="90"/>
              </w:numPr>
              <w:rPr>
                <w:szCs w:val="24"/>
              </w:rPr>
            </w:pPr>
            <w:r>
              <w:rPr>
                <w:szCs w:val="24"/>
              </w:rPr>
              <w:t>Aktor menekan tombol tambah kegiatan.</w:t>
            </w:r>
          </w:p>
          <w:p w14:paraId="394F88DB" w14:textId="118CBF0D" w:rsidR="00CD3870" w:rsidRDefault="00CD3870" w:rsidP="006C17D7">
            <w:pPr>
              <w:pStyle w:val="ListParagraph"/>
              <w:numPr>
                <w:ilvl w:val="0"/>
                <w:numId w:val="90"/>
              </w:numPr>
              <w:rPr>
                <w:szCs w:val="24"/>
              </w:rPr>
            </w:pPr>
            <w:r>
              <w:rPr>
                <w:szCs w:val="24"/>
              </w:rPr>
              <w:t xml:space="preserve">Halaman </w:t>
            </w:r>
            <w:proofErr w:type="spellStart"/>
            <w:r>
              <w:rPr>
                <w:i/>
                <w:iCs/>
                <w:szCs w:val="24"/>
              </w:rPr>
              <w:t>form</w:t>
            </w:r>
            <w:proofErr w:type="spellEnd"/>
            <w:r>
              <w:rPr>
                <w:szCs w:val="24"/>
              </w:rPr>
              <w:t xml:space="preserve"> kegiatan muncul.</w:t>
            </w:r>
          </w:p>
          <w:p w14:paraId="3B420C48" w14:textId="77777777" w:rsidR="00CD3870" w:rsidRDefault="00CD3870" w:rsidP="006C17D7">
            <w:pPr>
              <w:pStyle w:val="ListParagraph"/>
              <w:numPr>
                <w:ilvl w:val="0"/>
                <w:numId w:val="90"/>
              </w:numPr>
              <w:rPr>
                <w:szCs w:val="24"/>
              </w:rPr>
            </w:pPr>
            <w:r>
              <w:rPr>
                <w:szCs w:val="24"/>
              </w:rPr>
              <w:t xml:space="preserve">Aktor mengisi data ke dalam </w:t>
            </w:r>
            <w:proofErr w:type="spellStart"/>
            <w:r>
              <w:rPr>
                <w:i/>
                <w:iCs/>
                <w:szCs w:val="24"/>
              </w:rPr>
              <w:t>form</w:t>
            </w:r>
            <w:proofErr w:type="spellEnd"/>
            <w:r>
              <w:rPr>
                <w:szCs w:val="24"/>
              </w:rPr>
              <w:t>.</w:t>
            </w:r>
          </w:p>
          <w:p w14:paraId="6FDDEE03" w14:textId="77777777" w:rsidR="00CD3870" w:rsidRPr="00D44C5A" w:rsidRDefault="00CD3870" w:rsidP="006C17D7">
            <w:pPr>
              <w:pStyle w:val="ListParagraph"/>
              <w:numPr>
                <w:ilvl w:val="0"/>
                <w:numId w:val="90"/>
              </w:numPr>
              <w:rPr>
                <w:szCs w:val="24"/>
              </w:rPr>
            </w:pPr>
            <w:r>
              <w:rPr>
                <w:szCs w:val="24"/>
              </w:rPr>
              <w:t>Aktor menekan tombol simpan.</w:t>
            </w:r>
          </w:p>
        </w:tc>
      </w:tr>
      <w:tr w:rsidR="00CD3870" w14:paraId="53B4D21A"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5F897B" w14:textId="77777777" w:rsidR="00CD3870" w:rsidRDefault="00CD3870"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12A02A8" w14:textId="77777777" w:rsidR="00CD3870" w:rsidRDefault="00CD3870" w:rsidP="00617C20">
            <w:pPr>
              <w:rPr>
                <w:szCs w:val="24"/>
              </w:rPr>
            </w:pPr>
            <w:r>
              <w:rPr>
                <w:szCs w:val="24"/>
              </w:rPr>
              <w:t>Tidak ada.</w:t>
            </w:r>
          </w:p>
        </w:tc>
      </w:tr>
      <w:tr w:rsidR="00CD3870" w14:paraId="11C04698"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ED1EF0" w14:textId="77777777" w:rsidR="00CD3870" w:rsidRDefault="00CD3870"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C8C1D1" w14:textId="77777777" w:rsidR="00CD3870" w:rsidRDefault="00CD3870" w:rsidP="00617C20">
            <w:pPr>
              <w:rPr>
                <w:szCs w:val="24"/>
              </w:rPr>
            </w:pPr>
            <w:r>
              <w:rPr>
                <w:szCs w:val="24"/>
              </w:rPr>
              <w:t>Tidak ada.</w:t>
            </w:r>
          </w:p>
        </w:tc>
      </w:tr>
      <w:tr w:rsidR="00CD3870" w14:paraId="31AEB18D"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860FCA1" w14:textId="77777777" w:rsidR="00CD3870" w:rsidRDefault="00CD3870"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C863EF" w14:textId="18A4BD94" w:rsidR="00CD3870" w:rsidRDefault="00CD3870" w:rsidP="00617C20">
            <w:pPr>
              <w:keepNext/>
              <w:rPr>
                <w:szCs w:val="24"/>
              </w:rPr>
            </w:pPr>
            <w:r>
              <w:rPr>
                <w:szCs w:val="24"/>
              </w:rPr>
              <w:t>Kegiatan berhasil disimpan.</w:t>
            </w:r>
          </w:p>
        </w:tc>
      </w:tr>
    </w:tbl>
    <w:p w14:paraId="15DE2D04" w14:textId="77777777" w:rsidR="00CD3870" w:rsidRDefault="00CD3870" w:rsidP="00CD3870">
      <w:pPr>
        <w:ind w:left="720"/>
      </w:pPr>
    </w:p>
    <w:p w14:paraId="0771AE2D" w14:textId="52DEFC64" w:rsidR="00CD3870" w:rsidRDefault="00CD3870" w:rsidP="00CD3870">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55</w:t>
      </w:r>
      <w:r w:rsidR="00B22397">
        <w:fldChar w:fldCharType="end"/>
      </w:r>
      <w:r>
        <w:t xml:space="preserve"> Spesifikasi Mengubah Kegiatan</w:t>
      </w:r>
    </w:p>
    <w:tbl>
      <w:tblPr>
        <w:tblStyle w:val="TableGrid"/>
        <w:tblW w:w="0" w:type="auto"/>
        <w:tblLook w:val="04A0" w:firstRow="1" w:lastRow="0" w:firstColumn="1" w:lastColumn="0" w:noHBand="0" w:noVBand="1"/>
      </w:tblPr>
      <w:tblGrid>
        <w:gridCol w:w="2122"/>
        <w:gridCol w:w="5806"/>
      </w:tblGrid>
      <w:tr w:rsidR="00CD3870" w14:paraId="6A640AB6"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F339EE9" w14:textId="07BABAD4" w:rsidR="00CD3870" w:rsidRDefault="00CD3870" w:rsidP="00617C20">
            <w:pPr>
              <w:jc w:val="left"/>
              <w:rPr>
                <w:b/>
                <w:bCs/>
                <w:szCs w:val="24"/>
              </w:rPr>
            </w:pPr>
            <w:proofErr w:type="spellStart"/>
            <w:r>
              <w:rPr>
                <w:b/>
                <w:bCs/>
                <w:i/>
                <w:iCs/>
                <w:szCs w:val="24"/>
              </w:rPr>
              <w:t>Usecase</w:t>
            </w:r>
            <w:proofErr w:type="spellEnd"/>
            <w:r>
              <w:rPr>
                <w:b/>
                <w:bCs/>
                <w:szCs w:val="24"/>
              </w:rPr>
              <w:t xml:space="preserve"> Manajemen Kegiatan: Mengubah Kegiatan</w:t>
            </w:r>
          </w:p>
        </w:tc>
      </w:tr>
      <w:tr w:rsidR="00CD3870" w14:paraId="09221A0D"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FBDF8E" w14:textId="77777777" w:rsidR="00CD3870" w:rsidRDefault="00CD3870"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BC1297" w14:textId="4DFFD628" w:rsidR="00CD3870" w:rsidRDefault="00CD3870" w:rsidP="00617C20">
            <w:pPr>
              <w:rPr>
                <w:szCs w:val="24"/>
              </w:rPr>
            </w:pPr>
            <w:proofErr w:type="spellStart"/>
            <w:r>
              <w:rPr>
                <w:i/>
                <w:iCs/>
                <w:szCs w:val="24"/>
              </w:rPr>
              <w:t>Usecase</w:t>
            </w:r>
            <w:proofErr w:type="spellEnd"/>
            <w:r>
              <w:rPr>
                <w:szCs w:val="24"/>
              </w:rPr>
              <w:t xml:space="preserve"> ini berfungsi untuk mengubah kegiatan.</w:t>
            </w:r>
          </w:p>
        </w:tc>
      </w:tr>
      <w:tr w:rsidR="00CD3870" w14:paraId="7A2DAD03"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4E2D7A" w14:textId="77777777" w:rsidR="00CD3870" w:rsidRDefault="00CD3870"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338978" w14:textId="3D30E0C3" w:rsidR="00CD3870" w:rsidRDefault="00CD3870" w:rsidP="00617C20">
            <w:pPr>
              <w:rPr>
                <w:szCs w:val="24"/>
              </w:rPr>
            </w:pPr>
            <w:r>
              <w:rPr>
                <w:szCs w:val="24"/>
              </w:rPr>
              <w:t>Unit.</w:t>
            </w:r>
          </w:p>
        </w:tc>
      </w:tr>
      <w:tr w:rsidR="00CD3870" w14:paraId="092869CD"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5345EC" w14:textId="77777777" w:rsidR="00CD3870" w:rsidRDefault="00CD3870"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AE5610" w14:textId="77777777" w:rsidR="00CD3870" w:rsidRDefault="00CD3870" w:rsidP="00617C20">
            <w:pPr>
              <w:rPr>
                <w:szCs w:val="24"/>
              </w:rPr>
            </w:pPr>
            <w:r>
              <w:rPr>
                <w:szCs w:val="24"/>
              </w:rPr>
              <w:t>Halaman utama tampil.</w:t>
            </w:r>
          </w:p>
        </w:tc>
      </w:tr>
      <w:tr w:rsidR="00CD3870" w14:paraId="4718E2F8"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6F839C" w14:textId="77777777" w:rsidR="00CD3870" w:rsidRDefault="00CD3870" w:rsidP="00617C20">
            <w:pPr>
              <w:rPr>
                <w:i/>
                <w:iCs/>
                <w:szCs w:val="24"/>
              </w:rPr>
            </w:pPr>
            <w:proofErr w:type="spellStart"/>
            <w:r>
              <w:rPr>
                <w:b/>
                <w:bCs/>
                <w:i/>
                <w:iCs/>
                <w:szCs w:val="24"/>
              </w:rPr>
              <w:t>Flow</w:t>
            </w:r>
            <w:proofErr w:type="spellEnd"/>
            <w:r>
              <w:rPr>
                <w:b/>
                <w:bCs/>
                <w:i/>
                <w:iCs/>
                <w:szCs w:val="24"/>
              </w:rPr>
              <w:t xml:space="preserve"> Event</w:t>
            </w:r>
          </w:p>
        </w:tc>
      </w:tr>
      <w:tr w:rsidR="00CD3870" w14:paraId="0A6BD208"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C82222" w14:textId="77777777" w:rsidR="00CD3870" w:rsidRDefault="00CD3870"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8D22441" w14:textId="04B87982" w:rsidR="00CD3870" w:rsidRDefault="00CD3870" w:rsidP="006C17D7">
            <w:pPr>
              <w:pStyle w:val="ListParagraph"/>
              <w:numPr>
                <w:ilvl w:val="0"/>
                <w:numId w:val="91"/>
              </w:numPr>
              <w:rPr>
                <w:szCs w:val="24"/>
              </w:rPr>
            </w:pPr>
            <w:proofErr w:type="spellStart"/>
            <w:r w:rsidRPr="00F24B55">
              <w:rPr>
                <w:i/>
                <w:iCs/>
                <w:szCs w:val="24"/>
              </w:rPr>
              <w:t>Usecase</w:t>
            </w:r>
            <w:proofErr w:type="spellEnd"/>
            <w:r>
              <w:rPr>
                <w:szCs w:val="24"/>
              </w:rPr>
              <w:t xml:space="preserve"> dimulai dengan aktor menekan tombol edit kegiatan.</w:t>
            </w:r>
          </w:p>
          <w:p w14:paraId="70C5AA67" w14:textId="6A28FE70" w:rsidR="00CD3870" w:rsidRDefault="00CD3870" w:rsidP="006C17D7">
            <w:pPr>
              <w:pStyle w:val="ListParagraph"/>
              <w:numPr>
                <w:ilvl w:val="0"/>
                <w:numId w:val="91"/>
              </w:numPr>
              <w:rPr>
                <w:szCs w:val="24"/>
              </w:rPr>
            </w:pPr>
            <w:r>
              <w:rPr>
                <w:szCs w:val="24"/>
              </w:rPr>
              <w:t xml:space="preserve">Halaman </w:t>
            </w:r>
            <w:proofErr w:type="spellStart"/>
            <w:r>
              <w:rPr>
                <w:i/>
                <w:iCs/>
                <w:szCs w:val="24"/>
              </w:rPr>
              <w:t>form</w:t>
            </w:r>
            <w:proofErr w:type="spellEnd"/>
            <w:r>
              <w:rPr>
                <w:szCs w:val="24"/>
              </w:rPr>
              <w:t xml:space="preserve"> kegiatan muncul.</w:t>
            </w:r>
          </w:p>
          <w:p w14:paraId="6A27149F" w14:textId="77777777" w:rsidR="00CD3870" w:rsidRDefault="00CD3870" w:rsidP="006C17D7">
            <w:pPr>
              <w:pStyle w:val="ListParagraph"/>
              <w:numPr>
                <w:ilvl w:val="0"/>
                <w:numId w:val="91"/>
              </w:numPr>
              <w:rPr>
                <w:szCs w:val="24"/>
              </w:rPr>
            </w:pPr>
            <w:r>
              <w:rPr>
                <w:szCs w:val="24"/>
              </w:rPr>
              <w:t xml:space="preserve">Aktor mengisi data ke dalam </w:t>
            </w:r>
            <w:proofErr w:type="spellStart"/>
            <w:r>
              <w:rPr>
                <w:i/>
                <w:iCs/>
                <w:szCs w:val="24"/>
              </w:rPr>
              <w:t>form</w:t>
            </w:r>
            <w:proofErr w:type="spellEnd"/>
            <w:r>
              <w:rPr>
                <w:szCs w:val="24"/>
              </w:rPr>
              <w:t>.</w:t>
            </w:r>
          </w:p>
          <w:p w14:paraId="784F047B" w14:textId="77777777" w:rsidR="00CD3870" w:rsidRPr="00D44C5A" w:rsidRDefault="00CD3870" w:rsidP="006C17D7">
            <w:pPr>
              <w:pStyle w:val="ListParagraph"/>
              <w:numPr>
                <w:ilvl w:val="0"/>
                <w:numId w:val="91"/>
              </w:numPr>
              <w:rPr>
                <w:szCs w:val="24"/>
              </w:rPr>
            </w:pPr>
            <w:r>
              <w:rPr>
                <w:szCs w:val="24"/>
              </w:rPr>
              <w:t>Aktor menekan tombol simpan.</w:t>
            </w:r>
          </w:p>
        </w:tc>
      </w:tr>
      <w:tr w:rsidR="00CD3870" w14:paraId="17A59D19"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5652D62" w14:textId="77777777" w:rsidR="00CD3870" w:rsidRDefault="00CD3870"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58AF672" w14:textId="004953CC" w:rsidR="00CD3870" w:rsidRDefault="00CD3870" w:rsidP="006C17D7">
            <w:pPr>
              <w:pStyle w:val="ListParagraph"/>
              <w:numPr>
                <w:ilvl w:val="0"/>
                <w:numId w:val="92"/>
              </w:numPr>
              <w:rPr>
                <w:szCs w:val="24"/>
              </w:rPr>
            </w:pPr>
            <w:proofErr w:type="spellStart"/>
            <w:r w:rsidRPr="00F24B55">
              <w:rPr>
                <w:i/>
                <w:iCs/>
                <w:szCs w:val="24"/>
              </w:rPr>
              <w:t>Usecase</w:t>
            </w:r>
            <w:proofErr w:type="spellEnd"/>
            <w:r>
              <w:rPr>
                <w:szCs w:val="24"/>
              </w:rPr>
              <w:t xml:space="preserve"> dimulai dengan aktor menekan tombol lihat kegiatan.</w:t>
            </w:r>
          </w:p>
          <w:p w14:paraId="6F1D5831" w14:textId="2F4E8407" w:rsidR="00CD3870" w:rsidRDefault="00CD3870" w:rsidP="006C17D7">
            <w:pPr>
              <w:pStyle w:val="ListParagraph"/>
              <w:numPr>
                <w:ilvl w:val="0"/>
                <w:numId w:val="92"/>
              </w:numPr>
              <w:rPr>
                <w:szCs w:val="24"/>
              </w:rPr>
            </w:pPr>
            <w:r>
              <w:rPr>
                <w:szCs w:val="24"/>
              </w:rPr>
              <w:t>Halaman detail kegiatan tampil.</w:t>
            </w:r>
          </w:p>
          <w:p w14:paraId="53CD357A" w14:textId="77777777" w:rsidR="00CD3870" w:rsidRDefault="00CD3870" w:rsidP="006C17D7">
            <w:pPr>
              <w:pStyle w:val="ListParagraph"/>
              <w:numPr>
                <w:ilvl w:val="0"/>
                <w:numId w:val="92"/>
              </w:numPr>
              <w:rPr>
                <w:szCs w:val="24"/>
              </w:rPr>
            </w:pPr>
            <w:r>
              <w:rPr>
                <w:szCs w:val="24"/>
              </w:rPr>
              <w:lastRenderedPageBreak/>
              <w:t>Aktor menekan tombol edit.</w:t>
            </w:r>
          </w:p>
          <w:p w14:paraId="028975E5" w14:textId="16F7C03E" w:rsidR="00CD3870" w:rsidRDefault="00CD3870" w:rsidP="006C17D7">
            <w:pPr>
              <w:pStyle w:val="ListParagraph"/>
              <w:numPr>
                <w:ilvl w:val="0"/>
                <w:numId w:val="92"/>
              </w:numPr>
              <w:rPr>
                <w:szCs w:val="24"/>
              </w:rPr>
            </w:pPr>
            <w:r>
              <w:rPr>
                <w:szCs w:val="24"/>
              </w:rPr>
              <w:t xml:space="preserve">Halaman </w:t>
            </w:r>
            <w:proofErr w:type="spellStart"/>
            <w:r>
              <w:rPr>
                <w:i/>
                <w:iCs/>
                <w:szCs w:val="24"/>
              </w:rPr>
              <w:t>form</w:t>
            </w:r>
            <w:proofErr w:type="spellEnd"/>
            <w:r>
              <w:rPr>
                <w:szCs w:val="24"/>
              </w:rPr>
              <w:t xml:space="preserve"> kegiatan muncul.</w:t>
            </w:r>
          </w:p>
          <w:p w14:paraId="6E7C8D3B" w14:textId="77777777" w:rsidR="00CD3870" w:rsidRDefault="00CD3870" w:rsidP="006C17D7">
            <w:pPr>
              <w:pStyle w:val="ListParagraph"/>
              <w:numPr>
                <w:ilvl w:val="0"/>
                <w:numId w:val="92"/>
              </w:numPr>
              <w:rPr>
                <w:szCs w:val="24"/>
              </w:rPr>
            </w:pPr>
            <w:r>
              <w:rPr>
                <w:szCs w:val="24"/>
              </w:rPr>
              <w:t xml:space="preserve">Aktor mengisi data ke dalam </w:t>
            </w:r>
            <w:proofErr w:type="spellStart"/>
            <w:r>
              <w:rPr>
                <w:i/>
                <w:iCs/>
                <w:szCs w:val="24"/>
              </w:rPr>
              <w:t>form</w:t>
            </w:r>
            <w:proofErr w:type="spellEnd"/>
            <w:r>
              <w:rPr>
                <w:szCs w:val="24"/>
              </w:rPr>
              <w:t>.</w:t>
            </w:r>
          </w:p>
          <w:p w14:paraId="3B4315BC" w14:textId="77777777" w:rsidR="00CD3870" w:rsidRPr="00F76D6C" w:rsidRDefault="00CD3870" w:rsidP="006C17D7">
            <w:pPr>
              <w:pStyle w:val="ListParagraph"/>
              <w:numPr>
                <w:ilvl w:val="0"/>
                <w:numId w:val="92"/>
              </w:numPr>
              <w:rPr>
                <w:szCs w:val="24"/>
              </w:rPr>
            </w:pPr>
            <w:r w:rsidRPr="00F76D6C">
              <w:rPr>
                <w:szCs w:val="24"/>
              </w:rPr>
              <w:t>Aktor menekan tombol simpan.</w:t>
            </w:r>
            <w:r>
              <w:rPr>
                <w:szCs w:val="24"/>
              </w:rPr>
              <w:t xml:space="preserve"> </w:t>
            </w:r>
          </w:p>
        </w:tc>
      </w:tr>
      <w:tr w:rsidR="00CD3870" w14:paraId="62E3DC1C"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888CB7" w14:textId="77777777" w:rsidR="00CD3870" w:rsidRDefault="00CD3870" w:rsidP="00617C20">
            <w:pPr>
              <w:rPr>
                <w:i/>
                <w:iCs/>
                <w:szCs w:val="24"/>
              </w:rPr>
            </w:pPr>
            <w:proofErr w:type="spellStart"/>
            <w:r>
              <w:rPr>
                <w:i/>
                <w:iCs/>
                <w:szCs w:val="24"/>
              </w:rPr>
              <w:lastRenderedPageBreak/>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8B3101" w14:textId="77777777" w:rsidR="00CD3870" w:rsidRDefault="00CD3870" w:rsidP="00617C20">
            <w:pPr>
              <w:rPr>
                <w:szCs w:val="24"/>
              </w:rPr>
            </w:pPr>
            <w:r>
              <w:rPr>
                <w:szCs w:val="24"/>
              </w:rPr>
              <w:t>Tidak ada.</w:t>
            </w:r>
          </w:p>
        </w:tc>
      </w:tr>
      <w:tr w:rsidR="00CD3870" w14:paraId="5F1F35F7"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801BD3" w14:textId="77777777" w:rsidR="00CD3870" w:rsidRDefault="00CD3870"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B85EF1" w14:textId="4758B1B2" w:rsidR="00CD3870" w:rsidRDefault="00CD3870" w:rsidP="00617C20">
            <w:pPr>
              <w:keepNext/>
              <w:rPr>
                <w:szCs w:val="24"/>
              </w:rPr>
            </w:pPr>
            <w:r>
              <w:rPr>
                <w:szCs w:val="24"/>
              </w:rPr>
              <w:t>Kegiatan berhasil diubah.</w:t>
            </w:r>
          </w:p>
        </w:tc>
      </w:tr>
    </w:tbl>
    <w:p w14:paraId="4B662CA8" w14:textId="77777777" w:rsidR="00CD3870" w:rsidRDefault="00CD3870" w:rsidP="00CD3870">
      <w:pPr>
        <w:ind w:left="720"/>
      </w:pPr>
    </w:p>
    <w:p w14:paraId="29CC0066" w14:textId="6D57B51D" w:rsidR="00CD3870" w:rsidRDefault="00CD3870" w:rsidP="00CD3870">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56</w:t>
      </w:r>
      <w:r w:rsidR="00B22397">
        <w:fldChar w:fldCharType="end"/>
      </w:r>
      <w:r>
        <w:t xml:space="preserve"> Spesifikasi Menghapus Kegiatan</w:t>
      </w:r>
    </w:p>
    <w:tbl>
      <w:tblPr>
        <w:tblStyle w:val="TableGrid"/>
        <w:tblW w:w="0" w:type="auto"/>
        <w:tblLook w:val="04A0" w:firstRow="1" w:lastRow="0" w:firstColumn="1" w:lastColumn="0" w:noHBand="0" w:noVBand="1"/>
      </w:tblPr>
      <w:tblGrid>
        <w:gridCol w:w="2122"/>
        <w:gridCol w:w="5806"/>
      </w:tblGrid>
      <w:tr w:rsidR="00CD3870" w14:paraId="0D6ECA93"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381AF4" w14:textId="4EEA8283" w:rsidR="00CD3870" w:rsidRDefault="00CD3870" w:rsidP="00617C20">
            <w:pPr>
              <w:jc w:val="left"/>
              <w:rPr>
                <w:b/>
                <w:bCs/>
                <w:szCs w:val="24"/>
              </w:rPr>
            </w:pPr>
            <w:proofErr w:type="spellStart"/>
            <w:r>
              <w:rPr>
                <w:b/>
                <w:bCs/>
                <w:i/>
                <w:iCs/>
                <w:szCs w:val="24"/>
              </w:rPr>
              <w:t>Usecase</w:t>
            </w:r>
            <w:proofErr w:type="spellEnd"/>
            <w:r>
              <w:rPr>
                <w:b/>
                <w:bCs/>
                <w:szCs w:val="24"/>
              </w:rPr>
              <w:t xml:space="preserve"> Manajemen Kegiatan: Menghapus Kegiatan</w:t>
            </w:r>
          </w:p>
        </w:tc>
      </w:tr>
      <w:tr w:rsidR="00CD3870" w14:paraId="1EB9C1B2"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5E2B43" w14:textId="77777777" w:rsidR="00CD3870" w:rsidRDefault="00CD3870"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AE9C95" w14:textId="67D88E1A" w:rsidR="00CD3870" w:rsidRDefault="00CD3870" w:rsidP="00617C20">
            <w:pPr>
              <w:rPr>
                <w:szCs w:val="24"/>
              </w:rPr>
            </w:pPr>
            <w:proofErr w:type="spellStart"/>
            <w:r>
              <w:rPr>
                <w:i/>
                <w:iCs/>
                <w:szCs w:val="24"/>
              </w:rPr>
              <w:t>Usecase</w:t>
            </w:r>
            <w:proofErr w:type="spellEnd"/>
            <w:r>
              <w:rPr>
                <w:szCs w:val="24"/>
              </w:rPr>
              <w:t xml:space="preserve"> ini berfungsi untuk menghapus kegiatan.</w:t>
            </w:r>
          </w:p>
        </w:tc>
      </w:tr>
      <w:tr w:rsidR="00CD3870" w14:paraId="3CEABBC0"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487AAB" w14:textId="77777777" w:rsidR="00CD3870" w:rsidRDefault="00CD3870"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296C405" w14:textId="436E3047" w:rsidR="00CD3870" w:rsidRDefault="00CD3870" w:rsidP="00617C20">
            <w:pPr>
              <w:rPr>
                <w:szCs w:val="24"/>
              </w:rPr>
            </w:pPr>
            <w:r>
              <w:rPr>
                <w:szCs w:val="24"/>
              </w:rPr>
              <w:t>Unit.</w:t>
            </w:r>
          </w:p>
        </w:tc>
      </w:tr>
      <w:tr w:rsidR="00CD3870" w14:paraId="44A79F6C"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31769D" w14:textId="77777777" w:rsidR="00CD3870" w:rsidRDefault="00CD3870"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A031E9" w14:textId="77777777" w:rsidR="00CD3870" w:rsidRDefault="00CD3870" w:rsidP="00617C20">
            <w:pPr>
              <w:rPr>
                <w:szCs w:val="24"/>
              </w:rPr>
            </w:pPr>
            <w:r>
              <w:rPr>
                <w:szCs w:val="24"/>
              </w:rPr>
              <w:t>Halaman utama tampil.</w:t>
            </w:r>
          </w:p>
        </w:tc>
      </w:tr>
      <w:tr w:rsidR="00CD3870" w14:paraId="0A7B42E6"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D9BBBA9" w14:textId="77777777" w:rsidR="00CD3870" w:rsidRDefault="00CD3870" w:rsidP="00617C20">
            <w:pPr>
              <w:rPr>
                <w:i/>
                <w:iCs/>
                <w:szCs w:val="24"/>
              </w:rPr>
            </w:pPr>
            <w:proofErr w:type="spellStart"/>
            <w:r>
              <w:rPr>
                <w:b/>
                <w:bCs/>
                <w:i/>
                <w:iCs/>
                <w:szCs w:val="24"/>
              </w:rPr>
              <w:t>Flow</w:t>
            </w:r>
            <w:proofErr w:type="spellEnd"/>
            <w:r>
              <w:rPr>
                <w:b/>
                <w:bCs/>
                <w:i/>
                <w:iCs/>
                <w:szCs w:val="24"/>
              </w:rPr>
              <w:t xml:space="preserve"> Event</w:t>
            </w:r>
          </w:p>
        </w:tc>
      </w:tr>
      <w:tr w:rsidR="00CD3870" w14:paraId="5B9BBB83"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5C238D0" w14:textId="77777777" w:rsidR="00CD3870" w:rsidRDefault="00CD3870"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70A536F" w14:textId="489E209B" w:rsidR="00CD3870" w:rsidRDefault="00CD3870" w:rsidP="006C17D7">
            <w:pPr>
              <w:pStyle w:val="ListParagraph"/>
              <w:numPr>
                <w:ilvl w:val="0"/>
                <w:numId w:val="93"/>
              </w:numPr>
              <w:rPr>
                <w:szCs w:val="24"/>
              </w:rPr>
            </w:pPr>
            <w:proofErr w:type="spellStart"/>
            <w:r w:rsidRPr="00F24B55">
              <w:rPr>
                <w:i/>
                <w:iCs/>
                <w:szCs w:val="24"/>
              </w:rPr>
              <w:t>Usecase</w:t>
            </w:r>
            <w:proofErr w:type="spellEnd"/>
            <w:r>
              <w:rPr>
                <w:szCs w:val="24"/>
              </w:rPr>
              <w:t xml:space="preserve"> dimulai dengan aktor menekan tombol hapus kegiatan.</w:t>
            </w:r>
          </w:p>
          <w:p w14:paraId="622FBB4A" w14:textId="7306F1D2" w:rsidR="00CD3870" w:rsidRDefault="00CD3870" w:rsidP="006C17D7">
            <w:pPr>
              <w:pStyle w:val="ListParagraph"/>
              <w:numPr>
                <w:ilvl w:val="0"/>
                <w:numId w:val="93"/>
              </w:numPr>
              <w:rPr>
                <w:szCs w:val="24"/>
              </w:rPr>
            </w:pPr>
            <w:r>
              <w:rPr>
                <w:szCs w:val="24"/>
              </w:rPr>
              <w:t>Muncul konfirmasi penghapusan kegiatan.</w:t>
            </w:r>
          </w:p>
          <w:p w14:paraId="5C30EA5C" w14:textId="77777777" w:rsidR="00CD3870" w:rsidRPr="00D44C5A" w:rsidRDefault="00CD3870" w:rsidP="006C17D7">
            <w:pPr>
              <w:pStyle w:val="ListParagraph"/>
              <w:numPr>
                <w:ilvl w:val="0"/>
                <w:numId w:val="93"/>
              </w:numPr>
              <w:rPr>
                <w:szCs w:val="24"/>
              </w:rPr>
            </w:pPr>
            <w:r>
              <w:rPr>
                <w:szCs w:val="24"/>
              </w:rPr>
              <w:t>Aktor menekan tombol konfirmasi.</w:t>
            </w:r>
          </w:p>
        </w:tc>
      </w:tr>
      <w:tr w:rsidR="00CD3870" w14:paraId="4FFFF616"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75869B" w14:textId="77777777" w:rsidR="00CD3870" w:rsidRDefault="00CD3870"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B99F02" w14:textId="51161FF0" w:rsidR="00CD3870" w:rsidRDefault="00CD3870" w:rsidP="006C17D7">
            <w:pPr>
              <w:pStyle w:val="ListParagraph"/>
              <w:numPr>
                <w:ilvl w:val="0"/>
                <w:numId w:val="94"/>
              </w:numPr>
              <w:rPr>
                <w:szCs w:val="24"/>
              </w:rPr>
            </w:pPr>
            <w:proofErr w:type="spellStart"/>
            <w:r w:rsidRPr="00F24B55">
              <w:rPr>
                <w:i/>
                <w:iCs/>
                <w:szCs w:val="24"/>
              </w:rPr>
              <w:t>Usecase</w:t>
            </w:r>
            <w:proofErr w:type="spellEnd"/>
            <w:r>
              <w:rPr>
                <w:szCs w:val="24"/>
              </w:rPr>
              <w:t xml:space="preserve"> dimulai dengan aktor menekan tombol lihat kegiatan.</w:t>
            </w:r>
          </w:p>
          <w:p w14:paraId="6715DA21" w14:textId="5AC0A5D6" w:rsidR="00CD3870" w:rsidRDefault="00CD3870" w:rsidP="006C17D7">
            <w:pPr>
              <w:pStyle w:val="ListParagraph"/>
              <w:numPr>
                <w:ilvl w:val="0"/>
                <w:numId w:val="94"/>
              </w:numPr>
              <w:rPr>
                <w:szCs w:val="24"/>
              </w:rPr>
            </w:pPr>
            <w:r>
              <w:rPr>
                <w:szCs w:val="24"/>
              </w:rPr>
              <w:t xml:space="preserve">Halaman </w:t>
            </w:r>
            <w:proofErr w:type="spellStart"/>
            <w:r>
              <w:rPr>
                <w:szCs w:val="24"/>
              </w:rPr>
              <w:t>detil</w:t>
            </w:r>
            <w:proofErr w:type="spellEnd"/>
            <w:r>
              <w:rPr>
                <w:szCs w:val="24"/>
              </w:rPr>
              <w:t xml:space="preserve"> kegiatan muncul.</w:t>
            </w:r>
          </w:p>
          <w:p w14:paraId="4C5E1774" w14:textId="77777777" w:rsidR="00CD3870" w:rsidRDefault="00CD3870" w:rsidP="006C17D7">
            <w:pPr>
              <w:pStyle w:val="ListParagraph"/>
              <w:numPr>
                <w:ilvl w:val="0"/>
                <w:numId w:val="94"/>
              </w:numPr>
              <w:rPr>
                <w:szCs w:val="24"/>
              </w:rPr>
            </w:pPr>
            <w:r>
              <w:rPr>
                <w:szCs w:val="24"/>
              </w:rPr>
              <w:t>Aktor menekan tombol hapus.</w:t>
            </w:r>
          </w:p>
          <w:p w14:paraId="50B69375" w14:textId="3B63520F" w:rsidR="00CD3870" w:rsidRDefault="00CD3870" w:rsidP="006C17D7">
            <w:pPr>
              <w:pStyle w:val="ListParagraph"/>
              <w:numPr>
                <w:ilvl w:val="0"/>
                <w:numId w:val="94"/>
              </w:numPr>
              <w:rPr>
                <w:szCs w:val="24"/>
              </w:rPr>
            </w:pPr>
            <w:r>
              <w:rPr>
                <w:szCs w:val="24"/>
              </w:rPr>
              <w:t>Muncul konfirmasi penghapusan kegiatan.</w:t>
            </w:r>
          </w:p>
          <w:p w14:paraId="0743D2F0" w14:textId="77777777" w:rsidR="00CD3870" w:rsidRPr="00F76D6C" w:rsidRDefault="00CD3870" w:rsidP="006C17D7">
            <w:pPr>
              <w:pStyle w:val="ListParagraph"/>
              <w:numPr>
                <w:ilvl w:val="0"/>
                <w:numId w:val="94"/>
              </w:numPr>
              <w:rPr>
                <w:szCs w:val="24"/>
              </w:rPr>
            </w:pPr>
            <w:r>
              <w:rPr>
                <w:szCs w:val="24"/>
              </w:rPr>
              <w:t>Aktor menekan tombol konfirmasi.</w:t>
            </w:r>
          </w:p>
        </w:tc>
      </w:tr>
      <w:tr w:rsidR="00CD3870" w14:paraId="3C19C6C6"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908CF9" w14:textId="77777777" w:rsidR="00CD3870" w:rsidRDefault="00CD3870"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97D0446" w14:textId="77777777" w:rsidR="00CD3870" w:rsidRDefault="00CD3870" w:rsidP="00617C20">
            <w:pPr>
              <w:rPr>
                <w:szCs w:val="24"/>
              </w:rPr>
            </w:pPr>
            <w:r>
              <w:rPr>
                <w:szCs w:val="24"/>
              </w:rPr>
              <w:t>Tidak ada.</w:t>
            </w:r>
          </w:p>
        </w:tc>
      </w:tr>
      <w:tr w:rsidR="00CD3870" w14:paraId="29784FC9"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EB6F7F" w14:textId="77777777" w:rsidR="00CD3870" w:rsidRDefault="00CD3870"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21459C" w14:textId="5E546DFC" w:rsidR="00CD3870" w:rsidRDefault="00CD3870" w:rsidP="00617C20">
            <w:pPr>
              <w:keepNext/>
              <w:rPr>
                <w:szCs w:val="24"/>
              </w:rPr>
            </w:pPr>
            <w:r>
              <w:rPr>
                <w:szCs w:val="24"/>
              </w:rPr>
              <w:t>Kegiatan berhasil dihapus.</w:t>
            </w:r>
          </w:p>
        </w:tc>
      </w:tr>
    </w:tbl>
    <w:p w14:paraId="1287B01C" w14:textId="77777777" w:rsidR="00CD3870" w:rsidRDefault="00CD3870" w:rsidP="00CD3870"/>
    <w:p w14:paraId="75282DC5" w14:textId="2D2AC391" w:rsidR="00646F0F" w:rsidRDefault="00A819C2" w:rsidP="00646F0F">
      <w:pPr>
        <w:pStyle w:val="Heading4"/>
      </w:pPr>
      <w:r>
        <w:t xml:space="preserve">Modul </w:t>
      </w:r>
      <w:proofErr w:type="spellStart"/>
      <w:r>
        <w:t>Monitoring</w:t>
      </w:r>
      <w:proofErr w:type="spellEnd"/>
    </w:p>
    <w:p w14:paraId="5C9D5EDA" w14:textId="0C7D5E97" w:rsidR="00646F0F" w:rsidRDefault="00646F0F" w:rsidP="00646F0F">
      <w:pPr>
        <w:ind w:firstLine="720"/>
      </w:pPr>
      <w:r>
        <w:t xml:space="preserve">Berikut adalah spesifikasi-spesifikasi untuk </w:t>
      </w:r>
      <w:proofErr w:type="spellStart"/>
      <w:r>
        <w:rPr>
          <w:i/>
          <w:iCs/>
        </w:rPr>
        <w:t>usecase</w:t>
      </w:r>
      <w:proofErr w:type="spellEnd"/>
      <w:r>
        <w:t xml:space="preserve"> yang </w:t>
      </w:r>
      <w:r w:rsidR="00F91AE2">
        <w:t>ada</w:t>
      </w:r>
      <w:r>
        <w:t xml:space="preserve"> pada mobil </w:t>
      </w:r>
      <w:proofErr w:type="spellStart"/>
      <w:r>
        <w:t>monitoring</w:t>
      </w:r>
      <w:proofErr w:type="spellEnd"/>
      <w:r>
        <w:t>.</w:t>
      </w:r>
    </w:p>
    <w:p w14:paraId="4D89FA6F" w14:textId="77777777" w:rsidR="00F91AE2" w:rsidRPr="00646F0F" w:rsidRDefault="00F91AE2" w:rsidP="00646F0F">
      <w:pPr>
        <w:ind w:firstLine="720"/>
      </w:pPr>
    </w:p>
    <w:p w14:paraId="2170D867" w14:textId="17AA39D8" w:rsidR="00646F0F" w:rsidRDefault="00F91AE2" w:rsidP="006C17D7">
      <w:pPr>
        <w:pStyle w:val="ListParagraph"/>
        <w:numPr>
          <w:ilvl w:val="0"/>
          <w:numId w:val="95"/>
        </w:numPr>
      </w:pPr>
      <w:proofErr w:type="spellStart"/>
      <w:r>
        <w:lastRenderedPageBreak/>
        <w:t>Monitoring</w:t>
      </w:r>
      <w:proofErr w:type="spellEnd"/>
      <w:r>
        <w:t xml:space="preserve"> Akreditasi </w:t>
      </w:r>
      <w:r w:rsidR="00646F0F">
        <w:t>Program Studi</w:t>
      </w:r>
    </w:p>
    <w:p w14:paraId="012AA863" w14:textId="7098E5F0" w:rsidR="00646F0F" w:rsidRDefault="00646F0F" w:rsidP="00646F0F">
      <w:pPr>
        <w:pStyle w:val="ListParagraph"/>
        <w:ind w:left="1080"/>
      </w:pPr>
      <w:proofErr w:type="spellStart"/>
      <w:r>
        <w:rPr>
          <w:i/>
          <w:iCs/>
        </w:rPr>
        <w:t>Usecase</w:t>
      </w:r>
      <w:proofErr w:type="spellEnd"/>
      <w:r>
        <w:t xml:space="preserve"> ini berisi bagaimana</w:t>
      </w:r>
      <w:r w:rsidR="00674B12">
        <w:t xml:space="preserve"> langkah untuk </w:t>
      </w:r>
      <w:r w:rsidR="006A4C03">
        <w:t xml:space="preserve">melihat </w:t>
      </w:r>
      <w:r w:rsidR="008259A0">
        <w:t>kemajuan</w:t>
      </w:r>
      <w:r>
        <w:t xml:space="preserve"> pengisian borang Laporan Evaluasi Diri Program Studi.</w:t>
      </w:r>
    </w:p>
    <w:p w14:paraId="5C8A7D95" w14:textId="3FC96C4B" w:rsidR="00646F0F" w:rsidRDefault="00646F0F" w:rsidP="00646F0F">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57</w:t>
      </w:r>
      <w:r w:rsidR="00B22397">
        <w:fldChar w:fldCharType="end"/>
      </w:r>
      <w:r>
        <w:t xml:space="preserve"> Spesifikasi </w:t>
      </w:r>
      <w:proofErr w:type="spellStart"/>
      <w:r w:rsidR="009B712E">
        <w:t>Monitoring</w:t>
      </w:r>
      <w:proofErr w:type="spellEnd"/>
      <w:r w:rsidR="009B712E">
        <w:t xml:space="preserve"> Akreditas</w:t>
      </w:r>
      <w:r>
        <w:t>i</w:t>
      </w:r>
      <w:r w:rsidR="009B712E">
        <w:t xml:space="preserve"> Program Studi</w:t>
      </w:r>
      <w:r>
        <w:t xml:space="preserve">: </w:t>
      </w:r>
      <w:r w:rsidR="009B712E">
        <w:t>Mencari Akreditasi</w:t>
      </w:r>
    </w:p>
    <w:tbl>
      <w:tblPr>
        <w:tblStyle w:val="TableGrid"/>
        <w:tblW w:w="0" w:type="auto"/>
        <w:tblLook w:val="04A0" w:firstRow="1" w:lastRow="0" w:firstColumn="1" w:lastColumn="0" w:noHBand="0" w:noVBand="1"/>
      </w:tblPr>
      <w:tblGrid>
        <w:gridCol w:w="2122"/>
        <w:gridCol w:w="5806"/>
      </w:tblGrid>
      <w:tr w:rsidR="00646F0F" w14:paraId="5D6C9A09"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800AFFF" w14:textId="7C8A69CF" w:rsidR="00646F0F" w:rsidRDefault="00646F0F" w:rsidP="00617C20">
            <w:pPr>
              <w:jc w:val="left"/>
              <w:rPr>
                <w:b/>
                <w:bCs/>
                <w:szCs w:val="24"/>
              </w:rPr>
            </w:pPr>
            <w:proofErr w:type="spellStart"/>
            <w:r>
              <w:rPr>
                <w:b/>
                <w:bCs/>
                <w:i/>
                <w:iCs/>
                <w:szCs w:val="24"/>
              </w:rPr>
              <w:t>Usecase</w:t>
            </w:r>
            <w:proofErr w:type="spellEnd"/>
            <w:r>
              <w:rPr>
                <w:b/>
                <w:bCs/>
                <w:szCs w:val="24"/>
              </w:rPr>
              <w:t xml:space="preserve"> </w:t>
            </w:r>
            <w:proofErr w:type="spellStart"/>
            <w:r w:rsidR="007B2D3E">
              <w:rPr>
                <w:b/>
                <w:bCs/>
                <w:szCs w:val="24"/>
              </w:rPr>
              <w:t>Monitoring</w:t>
            </w:r>
            <w:proofErr w:type="spellEnd"/>
            <w:r w:rsidR="007B2D3E">
              <w:rPr>
                <w:b/>
                <w:bCs/>
                <w:szCs w:val="24"/>
              </w:rPr>
              <w:t xml:space="preserve"> Akreditasi Program Studi</w:t>
            </w:r>
            <w:r>
              <w:rPr>
                <w:b/>
                <w:bCs/>
                <w:szCs w:val="24"/>
              </w:rPr>
              <w:t xml:space="preserve"> : Membuka Halaman </w:t>
            </w:r>
            <w:r w:rsidR="007B2D3E">
              <w:rPr>
                <w:b/>
                <w:bCs/>
                <w:szCs w:val="24"/>
              </w:rPr>
              <w:t>Akreditasi Program Studi</w:t>
            </w:r>
            <w:r>
              <w:rPr>
                <w:b/>
                <w:bCs/>
                <w:szCs w:val="24"/>
              </w:rPr>
              <w:t>.</w:t>
            </w:r>
          </w:p>
        </w:tc>
      </w:tr>
      <w:tr w:rsidR="00646F0F" w14:paraId="5F02436F"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A5E214A" w14:textId="77777777" w:rsidR="00646F0F" w:rsidRDefault="00646F0F"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82FDB70" w14:textId="06BC46E3" w:rsidR="00646F0F" w:rsidRDefault="00646F0F" w:rsidP="00617C20">
            <w:pPr>
              <w:rPr>
                <w:szCs w:val="24"/>
              </w:rPr>
            </w:pPr>
            <w:proofErr w:type="spellStart"/>
            <w:r>
              <w:rPr>
                <w:i/>
                <w:iCs/>
                <w:szCs w:val="24"/>
              </w:rPr>
              <w:t>Usecase</w:t>
            </w:r>
            <w:proofErr w:type="spellEnd"/>
            <w:r>
              <w:rPr>
                <w:szCs w:val="24"/>
              </w:rPr>
              <w:t xml:space="preserve"> ini berfungsi untuk membuka halaman </w:t>
            </w:r>
            <w:r w:rsidR="00DF28E5">
              <w:rPr>
                <w:szCs w:val="24"/>
              </w:rPr>
              <w:t xml:space="preserve">akreditasi </w:t>
            </w:r>
            <w:proofErr w:type="spellStart"/>
            <w:r w:rsidR="00DF28E5">
              <w:rPr>
                <w:szCs w:val="24"/>
              </w:rPr>
              <w:t>prodi</w:t>
            </w:r>
            <w:proofErr w:type="spellEnd"/>
            <w:r>
              <w:rPr>
                <w:szCs w:val="24"/>
              </w:rPr>
              <w:t>.</w:t>
            </w:r>
          </w:p>
        </w:tc>
      </w:tr>
      <w:tr w:rsidR="00646F0F" w14:paraId="7EFA5FA0"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E1DAF4" w14:textId="77777777" w:rsidR="00646F0F" w:rsidRDefault="00646F0F" w:rsidP="00617C2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799B67C" w14:textId="1BC34D5A" w:rsidR="00646F0F" w:rsidRDefault="008259A0" w:rsidP="00617C20">
            <w:pPr>
              <w:rPr>
                <w:szCs w:val="24"/>
              </w:rPr>
            </w:pPr>
            <w:proofErr w:type="spellStart"/>
            <w:r>
              <w:rPr>
                <w:szCs w:val="24"/>
              </w:rPr>
              <w:t>Kaprodi</w:t>
            </w:r>
            <w:proofErr w:type="spellEnd"/>
            <w:r>
              <w:rPr>
                <w:szCs w:val="24"/>
              </w:rPr>
              <w:t>, Dekan, Rektor, dan LPM</w:t>
            </w:r>
            <w:r w:rsidR="00646F0F">
              <w:rPr>
                <w:szCs w:val="24"/>
              </w:rPr>
              <w:t>.</w:t>
            </w:r>
          </w:p>
        </w:tc>
      </w:tr>
      <w:tr w:rsidR="00646F0F" w14:paraId="0A34D94F"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33803F" w14:textId="77777777" w:rsidR="00646F0F" w:rsidRDefault="00646F0F"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CBEC4B" w14:textId="05D74C13" w:rsidR="00646F0F" w:rsidRDefault="00646F0F" w:rsidP="00617C20">
            <w:pPr>
              <w:rPr>
                <w:szCs w:val="24"/>
              </w:rPr>
            </w:pPr>
            <w:r>
              <w:rPr>
                <w:szCs w:val="24"/>
              </w:rPr>
              <w:t xml:space="preserve">Halaman </w:t>
            </w:r>
            <w:r w:rsidR="00AE4284">
              <w:rPr>
                <w:szCs w:val="24"/>
              </w:rPr>
              <w:t>utama</w:t>
            </w:r>
            <w:r>
              <w:rPr>
                <w:szCs w:val="24"/>
              </w:rPr>
              <w:t xml:space="preserve"> </w:t>
            </w:r>
            <w:proofErr w:type="spellStart"/>
            <w:r w:rsidR="00AE4284">
              <w:rPr>
                <w:szCs w:val="24"/>
              </w:rPr>
              <w:t>p</w:t>
            </w:r>
            <w:r>
              <w:rPr>
                <w:szCs w:val="24"/>
              </w:rPr>
              <w:t>rodi</w:t>
            </w:r>
            <w:proofErr w:type="spellEnd"/>
            <w:r>
              <w:rPr>
                <w:szCs w:val="24"/>
              </w:rPr>
              <w:t xml:space="preserve"> tampil.</w:t>
            </w:r>
          </w:p>
        </w:tc>
      </w:tr>
      <w:tr w:rsidR="00646F0F" w14:paraId="0563DC14"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88159EF" w14:textId="77777777" w:rsidR="00646F0F" w:rsidRDefault="00646F0F" w:rsidP="00617C20">
            <w:pPr>
              <w:rPr>
                <w:i/>
                <w:iCs/>
                <w:szCs w:val="24"/>
              </w:rPr>
            </w:pPr>
            <w:proofErr w:type="spellStart"/>
            <w:r>
              <w:rPr>
                <w:b/>
                <w:bCs/>
                <w:i/>
                <w:iCs/>
                <w:szCs w:val="24"/>
              </w:rPr>
              <w:t>Flow</w:t>
            </w:r>
            <w:proofErr w:type="spellEnd"/>
            <w:r>
              <w:rPr>
                <w:b/>
                <w:bCs/>
                <w:i/>
                <w:iCs/>
                <w:szCs w:val="24"/>
              </w:rPr>
              <w:t xml:space="preserve"> Event</w:t>
            </w:r>
          </w:p>
        </w:tc>
      </w:tr>
      <w:tr w:rsidR="00646F0F" w14:paraId="75619C5E"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FE8BDC" w14:textId="77777777" w:rsidR="00646F0F" w:rsidRDefault="00646F0F"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A485149" w14:textId="7B576329" w:rsidR="00646F0F" w:rsidRDefault="00646F0F" w:rsidP="006C17D7">
            <w:pPr>
              <w:pStyle w:val="ListParagraph"/>
              <w:numPr>
                <w:ilvl w:val="0"/>
                <w:numId w:val="96"/>
              </w:numPr>
              <w:rPr>
                <w:szCs w:val="24"/>
              </w:rPr>
            </w:pPr>
            <w:proofErr w:type="spellStart"/>
            <w:r w:rsidRPr="00F24B55">
              <w:rPr>
                <w:i/>
                <w:iCs/>
                <w:szCs w:val="24"/>
              </w:rPr>
              <w:t>Usecase</w:t>
            </w:r>
            <w:proofErr w:type="spellEnd"/>
            <w:r>
              <w:rPr>
                <w:szCs w:val="24"/>
              </w:rPr>
              <w:t xml:space="preserve"> dimulai dengan aktor menekan tombol menu </w:t>
            </w:r>
            <w:r w:rsidR="00465110">
              <w:rPr>
                <w:szCs w:val="24"/>
              </w:rPr>
              <w:t>Akreditasi</w:t>
            </w:r>
            <w:r w:rsidR="00EB53D9">
              <w:rPr>
                <w:szCs w:val="24"/>
              </w:rPr>
              <w:t xml:space="preserve"> </w:t>
            </w:r>
            <w:proofErr w:type="spellStart"/>
            <w:r w:rsidR="00EB53D9">
              <w:rPr>
                <w:szCs w:val="24"/>
              </w:rPr>
              <w:t>Prodi</w:t>
            </w:r>
            <w:proofErr w:type="spellEnd"/>
            <w:r>
              <w:rPr>
                <w:szCs w:val="24"/>
              </w:rPr>
              <w:t>.</w:t>
            </w:r>
          </w:p>
          <w:p w14:paraId="2363399C" w14:textId="2D229D3C" w:rsidR="00646F0F" w:rsidRDefault="00646F0F" w:rsidP="006C17D7">
            <w:pPr>
              <w:pStyle w:val="ListParagraph"/>
              <w:numPr>
                <w:ilvl w:val="0"/>
                <w:numId w:val="96"/>
              </w:numPr>
              <w:rPr>
                <w:szCs w:val="24"/>
              </w:rPr>
            </w:pPr>
            <w:r>
              <w:rPr>
                <w:szCs w:val="24"/>
              </w:rPr>
              <w:t xml:space="preserve">Halaman </w:t>
            </w:r>
            <w:r w:rsidR="00EB53D9">
              <w:rPr>
                <w:szCs w:val="24"/>
              </w:rPr>
              <w:t>utama akreditasi tampil</w:t>
            </w:r>
            <w:r>
              <w:rPr>
                <w:szCs w:val="24"/>
              </w:rPr>
              <w:t>.</w:t>
            </w:r>
          </w:p>
          <w:p w14:paraId="6FF3C1E0" w14:textId="5F53E9DA" w:rsidR="00646F0F" w:rsidRPr="007B2D3E" w:rsidRDefault="00F33806" w:rsidP="007B2D3E">
            <w:pPr>
              <w:pStyle w:val="ListParagraph"/>
              <w:numPr>
                <w:ilvl w:val="0"/>
                <w:numId w:val="96"/>
              </w:numPr>
              <w:rPr>
                <w:szCs w:val="24"/>
              </w:rPr>
            </w:pPr>
            <w:r>
              <w:rPr>
                <w:szCs w:val="24"/>
              </w:rPr>
              <w:t xml:space="preserve">Menekan tombol </w:t>
            </w:r>
            <w:r w:rsidRPr="00F33806">
              <w:rPr>
                <w:i/>
                <w:iCs/>
                <w:szCs w:val="24"/>
              </w:rPr>
              <w:t>detail</w:t>
            </w:r>
            <w:r>
              <w:rPr>
                <w:szCs w:val="24"/>
              </w:rPr>
              <w:t>.</w:t>
            </w:r>
          </w:p>
        </w:tc>
      </w:tr>
      <w:tr w:rsidR="00646F0F" w14:paraId="24080317"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B8B4DD" w14:textId="77777777" w:rsidR="00646F0F" w:rsidRDefault="00646F0F" w:rsidP="00617C2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4FF5FB9" w14:textId="77777777" w:rsidR="00646F0F" w:rsidRDefault="00646F0F" w:rsidP="00617C20">
            <w:pPr>
              <w:rPr>
                <w:szCs w:val="24"/>
              </w:rPr>
            </w:pPr>
            <w:r>
              <w:rPr>
                <w:szCs w:val="24"/>
              </w:rPr>
              <w:t>Tidak ada.</w:t>
            </w:r>
          </w:p>
        </w:tc>
      </w:tr>
      <w:tr w:rsidR="00646F0F" w14:paraId="5507C689"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6B5CC0" w14:textId="77777777" w:rsidR="00646F0F" w:rsidRDefault="00646F0F"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D211F5" w14:textId="77777777" w:rsidR="00646F0F" w:rsidRDefault="00646F0F" w:rsidP="00617C20">
            <w:pPr>
              <w:rPr>
                <w:szCs w:val="24"/>
              </w:rPr>
            </w:pPr>
            <w:r>
              <w:rPr>
                <w:szCs w:val="24"/>
              </w:rPr>
              <w:t>Tidak ada.</w:t>
            </w:r>
          </w:p>
        </w:tc>
      </w:tr>
      <w:tr w:rsidR="00646F0F" w14:paraId="23410858"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584A24" w14:textId="77777777" w:rsidR="00646F0F" w:rsidRDefault="00646F0F"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210EC9" w14:textId="587EE926" w:rsidR="00646F0F" w:rsidRDefault="00646F0F" w:rsidP="00617C20">
            <w:pPr>
              <w:keepNext/>
              <w:rPr>
                <w:szCs w:val="24"/>
              </w:rPr>
            </w:pPr>
            <w:r>
              <w:rPr>
                <w:szCs w:val="24"/>
              </w:rPr>
              <w:t xml:space="preserve">Halaman </w:t>
            </w:r>
            <w:r w:rsidR="007B2D3E">
              <w:rPr>
                <w:szCs w:val="24"/>
              </w:rPr>
              <w:t xml:space="preserve">akreditasi </w:t>
            </w:r>
            <w:proofErr w:type="spellStart"/>
            <w:r w:rsidR="007B2D3E">
              <w:rPr>
                <w:szCs w:val="24"/>
              </w:rPr>
              <w:t>prodi</w:t>
            </w:r>
            <w:proofErr w:type="spellEnd"/>
            <w:r w:rsidR="007B2D3E">
              <w:rPr>
                <w:szCs w:val="24"/>
              </w:rPr>
              <w:t xml:space="preserve"> tampil.</w:t>
            </w:r>
          </w:p>
        </w:tc>
      </w:tr>
    </w:tbl>
    <w:p w14:paraId="10E9CAD9" w14:textId="77777777" w:rsidR="00646F0F" w:rsidRDefault="00646F0F" w:rsidP="00646F0F">
      <w:pPr>
        <w:pStyle w:val="ListParagraph"/>
        <w:ind w:left="1080"/>
      </w:pPr>
    </w:p>
    <w:p w14:paraId="7417A71E" w14:textId="34BDBBAD" w:rsidR="00646F0F" w:rsidRDefault="00646F0F" w:rsidP="00646F0F">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58</w:t>
      </w:r>
      <w:r w:rsidR="00B22397">
        <w:fldChar w:fldCharType="end"/>
      </w:r>
      <w:r>
        <w:t xml:space="preserve"> Spesifikasi </w:t>
      </w:r>
      <w:r w:rsidR="00EE0743">
        <w:t>Melihat</w:t>
      </w:r>
      <w:r>
        <w:t xml:space="preserve"> Laporan Evaluasi Diri Program Studi</w:t>
      </w:r>
    </w:p>
    <w:tbl>
      <w:tblPr>
        <w:tblStyle w:val="TableGrid"/>
        <w:tblW w:w="0" w:type="auto"/>
        <w:tblLook w:val="04A0" w:firstRow="1" w:lastRow="0" w:firstColumn="1" w:lastColumn="0" w:noHBand="0" w:noVBand="1"/>
      </w:tblPr>
      <w:tblGrid>
        <w:gridCol w:w="2122"/>
        <w:gridCol w:w="5806"/>
      </w:tblGrid>
      <w:tr w:rsidR="00646F0F" w14:paraId="3E42C348"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732442" w14:textId="2D8A6D41" w:rsidR="00646F0F" w:rsidRDefault="00646F0F" w:rsidP="00617C20">
            <w:pPr>
              <w:rPr>
                <w:b/>
                <w:bCs/>
                <w:szCs w:val="24"/>
              </w:rPr>
            </w:pPr>
            <w:proofErr w:type="spellStart"/>
            <w:r>
              <w:rPr>
                <w:b/>
                <w:bCs/>
                <w:i/>
                <w:iCs/>
                <w:szCs w:val="24"/>
              </w:rPr>
              <w:t>Usecase</w:t>
            </w:r>
            <w:proofErr w:type="spellEnd"/>
            <w:r>
              <w:rPr>
                <w:b/>
                <w:bCs/>
                <w:szCs w:val="24"/>
              </w:rPr>
              <w:t xml:space="preserve"> </w:t>
            </w:r>
            <w:proofErr w:type="spellStart"/>
            <w:r w:rsidR="00616286">
              <w:rPr>
                <w:b/>
                <w:bCs/>
                <w:szCs w:val="24"/>
              </w:rPr>
              <w:t>Monitoring</w:t>
            </w:r>
            <w:proofErr w:type="spellEnd"/>
            <w:r w:rsidR="00616286">
              <w:rPr>
                <w:b/>
                <w:bCs/>
                <w:szCs w:val="24"/>
              </w:rPr>
              <w:t xml:space="preserve"> Akreditasi Program Studi:</w:t>
            </w:r>
            <w:r>
              <w:rPr>
                <w:b/>
                <w:bCs/>
                <w:szCs w:val="24"/>
              </w:rPr>
              <w:t xml:space="preserve"> </w:t>
            </w:r>
            <w:r w:rsidR="00616286">
              <w:rPr>
                <w:b/>
                <w:bCs/>
                <w:szCs w:val="24"/>
              </w:rPr>
              <w:t>Melihat Laporan Evaluasi Diri Program Studi.</w:t>
            </w:r>
          </w:p>
        </w:tc>
      </w:tr>
      <w:tr w:rsidR="00646F0F" w14:paraId="7CD4D558"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4A69B0" w14:textId="77777777" w:rsidR="00646F0F" w:rsidRDefault="00646F0F" w:rsidP="00617C2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BC5582F" w14:textId="0F391752" w:rsidR="00646F0F" w:rsidRDefault="00646F0F" w:rsidP="00617C20">
            <w:pPr>
              <w:rPr>
                <w:szCs w:val="24"/>
              </w:rPr>
            </w:pPr>
            <w:proofErr w:type="spellStart"/>
            <w:r>
              <w:rPr>
                <w:i/>
                <w:iCs/>
                <w:szCs w:val="24"/>
              </w:rPr>
              <w:t>Usecase</w:t>
            </w:r>
            <w:proofErr w:type="spellEnd"/>
            <w:r>
              <w:rPr>
                <w:szCs w:val="24"/>
              </w:rPr>
              <w:t xml:space="preserve"> ini berfungsi untuk </w:t>
            </w:r>
            <w:r w:rsidR="00EE0743">
              <w:rPr>
                <w:szCs w:val="24"/>
              </w:rPr>
              <w:t>melihat</w:t>
            </w:r>
            <w:r>
              <w:rPr>
                <w:szCs w:val="24"/>
              </w:rPr>
              <w:t xml:space="preserve"> laporan evaluasi diri program studi.</w:t>
            </w:r>
          </w:p>
        </w:tc>
      </w:tr>
      <w:tr w:rsidR="00EE0743" w14:paraId="52B19790"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C097BBF" w14:textId="77777777" w:rsidR="00EE0743" w:rsidRDefault="00EE0743" w:rsidP="00EE0743">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2DCFBB7" w14:textId="1879E137" w:rsidR="00EE0743" w:rsidRDefault="00EE0743" w:rsidP="00EE0743">
            <w:pPr>
              <w:rPr>
                <w:szCs w:val="24"/>
              </w:rPr>
            </w:pPr>
            <w:proofErr w:type="spellStart"/>
            <w:r>
              <w:rPr>
                <w:szCs w:val="24"/>
              </w:rPr>
              <w:t>Kaprodi</w:t>
            </w:r>
            <w:proofErr w:type="spellEnd"/>
            <w:r>
              <w:rPr>
                <w:szCs w:val="24"/>
              </w:rPr>
              <w:t>, Dekan, Rektor, dan LPM.</w:t>
            </w:r>
          </w:p>
        </w:tc>
      </w:tr>
      <w:tr w:rsidR="00646F0F" w14:paraId="051DC2DF"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10415D" w14:textId="77777777" w:rsidR="00646F0F" w:rsidRDefault="00646F0F" w:rsidP="00617C2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4A83C4A" w14:textId="75466936" w:rsidR="00646F0F" w:rsidRDefault="00EE0743" w:rsidP="00617C20">
            <w:pPr>
              <w:rPr>
                <w:szCs w:val="24"/>
              </w:rPr>
            </w:pPr>
            <w:r>
              <w:rPr>
                <w:szCs w:val="24"/>
              </w:rPr>
              <w:t xml:space="preserve">Halaman </w:t>
            </w:r>
            <w:r w:rsidR="00AE4284">
              <w:rPr>
                <w:szCs w:val="24"/>
              </w:rPr>
              <w:t>akreditasi</w:t>
            </w:r>
            <w:r>
              <w:rPr>
                <w:szCs w:val="24"/>
              </w:rPr>
              <w:t xml:space="preserve"> tampil.</w:t>
            </w:r>
          </w:p>
        </w:tc>
      </w:tr>
      <w:tr w:rsidR="00646F0F" w14:paraId="0F89B276" w14:textId="77777777" w:rsidTr="00617C2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1C9A347" w14:textId="77777777" w:rsidR="00646F0F" w:rsidRDefault="00646F0F" w:rsidP="00617C20">
            <w:pPr>
              <w:rPr>
                <w:i/>
                <w:iCs/>
                <w:szCs w:val="24"/>
              </w:rPr>
            </w:pPr>
            <w:proofErr w:type="spellStart"/>
            <w:r>
              <w:rPr>
                <w:b/>
                <w:bCs/>
                <w:i/>
                <w:iCs/>
                <w:szCs w:val="24"/>
              </w:rPr>
              <w:t>Flow</w:t>
            </w:r>
            <w:proofErr w:type="spellEnd"/>
            <w:r>
              <w:rPr>
                <w:b/>
                <w:bCs/>
                <w:i/>
                <w:iCs/>
                <w:szCs w:val="24"/>
              </w:rPr>
              <w:t xml:space="preserve"> Event</w:t>
            </w:r>
          </w:p>
        </w:tc>
      </w:tr>
      <w:tr w:rsidR="00646F0F" w14:paraId="0BDA062C"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0902046" w14:textId="77777777" w:rsidR="00646F0F" w:rsidRDefault="00646F0F" w:rsidP="00617C2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32FB3E" w14:textId="004E39C7" w:rsidR="00646F0F" w:rsidRPr="00692676" w:rsidRDefault="00646F0F" w:rsidP="006C17D7">
            <w:pPr>
              <w:pStyle w:val="ListParagraph"/>
              <w:numPr>
                <w:ilvl w:val="0"/>
                <w:numId w:val="97"/>
              </w:numPr>
              <w:rPr>
                <w:i/>
                <w:iCs/>
                <w:szCs w:val="24"/>
              </w:rPr>
            </w:pPr>
            <w:proofErr w:type="spellStart"/>
            <w:r w:rsidRPr="00692676">
              <w:rPr>
                <w:i/>
                <w:iCs/>
                <w:szCs w:val="24"/>
              </w:rPr>
              <w:t>Usecase</w:t>
            </w:r>
            <w:proofErr w:type="spellEnd"/>
            <w:r>
              <w:rPr>
                <w:szCs w:val="24"/>
              </w:rPr>
              <w:t xml:space="preserve"> dimulai dengan aktor menekan tombol </w:t>
            </w:r>
            <w:r w:rsidR="000371B7">
              <w:rPr>
                <w:szCs w:val="24"/>
              </w:rPr>
              <w:t>lihat</w:t>
            </w:r>
            <w:r>
              <w:rPr>
                <w:szCs w:val="24"/>
              </w:rPr>
              <w:t xml:space="preserve"> pada tabel laporan evaluasi diri.</w:t>
            </w:r>
          </w:p>
          <w:p w14:paraId="52DD3CE2" w14:textId="540B47E1" w:rsidR="00646F0F" w:rsidRPr="00692676" w:rsidRDefault="00646F0F" w:rsidP="006C17D7">
            <w:pPr>
              <w:pStyle w:val="ListParagraph"/>
              <w:numPr>
                <w:ilvl w:val="0"/>
                <w:numId w:val="97"/>
              </w:numPr>
              <w:rPr>
                <w:i/>
                <w:iCs/>
                <w:szCs w:val="24"/>
              </w:rPr>
            </w:pPr>
            <w:r>
              <w:rPr>
                <w:szCs w:val="24"/>
              </w:rPr>
              <w:t>Halaman laporan evaluasi diri tampil.</w:t>
            </w:r>
          </w:p>
          <w:p w14:paraId="613365EC" w14:textId="0E44C301" w:rsidR="00646F0F" w:rsidRPr="00D15FBA" w:rsidRDefault="00646F0F" w:rsidP="00D15FBA">
            <w:pPr>
              <w:pStyle w:val="ListParagraph"/>
              <w:numPr>
                <w:ilvl w:val="0"/>
                <w:numId w:val="97"/>
              </w:numPr>
              <w:rPr>
                <w:i/>
                <w:iCs/>
                <w:szCs w:val="24"/>
              </w:rPr>
            </w:pPr>
            <w:r>
              <w:rPr>
                <w:szCs w:val="24"/>
              </w:rPr>
              <w:lastRenderedPageBreak/>
              <w:t>Aktor menekan butir laporan evaluasi diri.</w:t>
            </w:r>
          </w:p>
        </w:tc>
      </w:tr>
      <w:tr w:rsidR="00646F0F" w14:paraId="7B0A5E90"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2B8DFE" w14:textId="77777777" w:rsidR="00646F0F" w:rsidRDefault="00646F0F" w:rsidP="00617C20">
            <w:pPr>
              <w:rPr>
                <w:i/>
                <w:iCs/>
                <w:szCs w:val="24"/>
              </w:rPr>
            </w:pPr>
            <w:proofErr w:type="spellStart"/>
            <w:r>
              <w:rPr>
                <w:i/>
                <w:iCs/>
                <w:szCs w:val="24"/>
              </w:rPr>
              <w:lastRenderedPageBreak/>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F3121B" w14:textId="77777777" w:rsidR="00646F0F" w:rsidRPr="0067798B" w:rsidRDefault="00646F0F" w:rsidP="00617C20">
            <w:pPr>
              <w:rPr>
                <w:szCs w:val="24"/>
              </w:rPr>
            </w:pPr>
            <w:r>
              <w:rPr>
                <w:szCs w:val="24"/>
              </w:rPr>
              <w:t>Tidak Ada.</w:t>
            </w:r>
          </w:p>
        </w:tc>
      </w:tr>
      <w:tr w:rsidR="00646F0F" w14:paraId="427B6B5A"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DAA276" w14:textId="77777777" w:rsidR="00646F0F" w:rsidRDefault="00646F0F" w:rsidP="00617C2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977549" w14:textId="77777777" w:rsidR="00646F0F" w:rsidRDefault="00646F0F" w:rsidP="00617C20">
            <w:pPr>
              <w:rPr>
                <w:szCs w:val="24"/>
              </w:rPr>
            </w:pPr>
            <w:r>
              <w:rPr>
                <w:szCs w:val="24"/>
              </w:rPr>
              <w:t>Tidak Ada.</w:t>
            </w:r>
          </w:p>
        </w:tc>
      </w:tr>
      <w:tr w:rsidR="00646F0F" w14:paraId="3F202EC3" w14:textId="77777777" w:rsidTr="00617C2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3D24306" w14:textId="77777777" w:rsidR="00646F0F" w:rsidRDefault="00646F0F" w:rsidP="00617C2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62032B" w14:textId="1C0C1D03" w:rsidR="00646F0F" w:rsidRDefault="00D15FBA" w:rsidP="00617C20">
            <w:pPr>
              <w:keepNext/>
              <w:rPr>
                <w:szCs w:val="24"/>
              </w:rPr>
            </w:pPr>
            <w:r>
              <w:rPr>
                <w:szCs w:val="24"/>
              </w:rPr>
              <w:t>Butir isi laporan evaluasi diri tampil.</w:t>
            </w:r>
          </w:p>
        </w:tc>
      </w:tr>
    </w:tbl>
    <w:p w14:paraId="55286ECC" w14:textId="77777777" w:rsidR="00425D8F" w:rsidRDefault="00425D8F" w:rsidP="00425D8F"/>
    <w:p w14:paraId="6F05B700" w14:textId="4ABA4BB8" w:rsidR="00425D8F" w:rsidRDefault="00425D8F" w:rsidP="00425D8F">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59</w:t>
      </w:r>
      <w:r w:rsidR="00B22397">
        <w:fldChar w:fldCharType="end"/>
      </w:r>
      <w:r>
        <w:t xml:space="preserve"> Spesifikasi Melihat Laporan Kinerja Program Studi</w:t>
      </w:r>
    </w:p>
    <w:tbl>
      <w:tblPr>
        <w:tblStyle w:val="TableGrid"/>
        <w:tblW w:w="0" w:type="auto"/>
        <w:tblLook w:val="04A0" w:firstRow="1" w:lastRow="0" w:firstColumn="1" w:lastColumn="0" w:noHBand="0" w:noVBand="1"/>
      </w:tblPr>
      <w:tblGrid>
        <w:gridCol w:w="2122"/>
        <w:gridCol w:w="5806"/>
      </w:tblGrid>
      <w:tr w:rsidR="00425D8F" w14:paraId="3582654B" w14:textId="77777777" w:rsidTr="00406ADC">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2F6D57" w14:textId="60FFDA8F" w:rsidR="00425D8F" w:rsidRDefault="00425D8F" w:rsidP="00406ADC">
            <w:pPr>
              <w:rPr>
                <w:b/>
                <w:bCs/>
                <w:szCs w:val="24"/>
              </w:rPr>
            </w:pPr>
            <w:proofErr w:type="spellStart"/>
            <w:r>
              <w:rPr>
                <w:b/>
                <w:bCs/>
                <w:i/>
                <w:iCs/>
                <w:szCs w:val="24"/>
              </w:rPr>
              <w:t>Usecase</w:t>
            </w:r>
            <w:proofErr w:type="spellEnd"/>
            <w:r>
              <w:rPr>
                <w:b/>
                <w:bCs/>
                <w:szCs w:val="24"/>
              </w:rPr>
              <w:t xml:space="preserve"> </w:t>
            </w:r>
            <w:proofErr w:type="spellStart"/>
            <w:r>
              <w:rPr>
                <w:b/>
                <w:bCs/>
                <w:szCs w:val="24"/>
              </w:rPr>
              <w:t>Monitoring</w:t>
            </w:r>
            <w:proofErr w:type="spellEnd"/>
            <w:r>
              <w:rPr>
                <w:b/>
                <w:bCs/>
                <w:szCs w:val="24"/>
              </w:rPr>
              <w:t xml:space="preserve"> Akreditasi Program Studi: Melihat Laporan Kinerja Program Studi.</w:t>
            </w:r>
          </w:p>
        </w:tc>
      </w:tr>
      <w:tr w:rsidR="00425D8F" w14:paraId="41CBEB2C" w14:textId="77777777" w:rsidTr="00406AD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674BB0C" w14:textId="77777777" w:rsidR="00425D8F" w:rsidRDefault="00425D8F" w:rsidP="00406ADC">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389C2B" w14:textId="618B48FA" w:rsidR="00425D8F" w:rsidRDefault="00425D8F" w:rsidP="00406ADC">
            <w:pPr>
              <w:rPr>
                <w:szCs w:val="24"/>
              </w:rPr>
            </w:pPr>
            <w:proofErr w:type="spellStart"/>
            <w:r>
              <w:rPr>
                <w:i/>
                <w:iCs/>
                <w:szCs w:val="24"/>
              </w:rPr>
              <w:t>Usecase</w:t>
            </w:r>
            <w:proofErr w:type="spellEnd"/>
            <w:r>
              <w:rPr>
                <w:szCs w:val="24"/>
              </w:rPr>
              <w:t xml:space="preserve"> ini berfungsi untuk melihat laporan kinerja program studi.</w:t>
            </w:r>
          </w:p>
        </w:tc>
      </w:tr>
      <w:tr w:rsidR="00425D8F" w14:paraId="59DBDFA6" w14:textId="77777777" w:rsidTr="00406AD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09D0C0" w14:textId="77777777" w:rsidR="00425D8F" w:rsidRDefault="00425D8F" w:rsidP="00406ADC">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9A2074" w14:textId="77777777" w:rsidR="00425D8F" w:rsidRDefault="00425D8F" w:rsidP="00406ADC">
            <w:pPr>
              <w:rPr>
                <w:szCs w:val="24"/>
              </w:rPr>
            </w:pPr>
            <w:proofErr w:type="spellStart"/>
            <w:r>
              <w:rPr>
                <w:szCs w:val="24"/>
              </w:rPr>
              <w:t>Kaprodi</w:t>
            </w:r>
            <w:proofErr w:type="spellEnd"/>
            <w:r>
              <w:rPr>
                <w:szCs w:val="24"/>
              </w:rPr>
              <w:t>, Dekan, Rektor, dan LPM.</w:t>
            </w:r>
          </w:p>
        </w:tc>
      </w:tr>
      <w:tr w:rsidR="00425D8F" w14:paraId="10D0F971" w14:textId="77777777" w:rsidTr="00406AD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1FD784" w14:textId="77777777" w:rsidR="00425D8F" w:rsidRDefault="00425D8F" w:rsidP="00406ADC">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79BD897" w14:textId="77777777" w:rsidR="00425D8F" w:rsidRDefault="00425D8F" w:rsidP="00406ADC">
            <w:pPr>
              <w:rPr>
                <w:szCs w:val="24"/>
              </w:rPr>
            </w:pPr>
            <w:r>
              <w:rPr>
                <w:szCs w:val="24"/>
              </w:rPr>
              <w:t>Halaman akreditasi tampil.</w:t>
            </w:r>
          </w:p>
        </w:tc>
      </w:tr>
      <w:tr w:rsidR="00425D8F" w14:paraId="1E9FBECB" w14:textId="77777777" w:rsidTr="00406ADC">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BFE1CB2" w14:textId="77777777" w:rsidR="00425D8F" w:rsidRDefault="00425D8F" w:rsidP="00406ADC">
            <w:pPr>
              <w:rPr>
                <w:i/>
                <w:iCs/>
                <w:szCs w:val="24"/>
              </w:rPr>
            </w:pPr>
            <w:proofErr w:type="spellStart"/>
            <w:r>
              <w:rPr>
                <w:b/>
                <w:bCs/>
                <w:i/>
                <w:iCs/>
                <w:szCs w:val="24"/>
              </w:rPr>
              <w:t>Flow</w:t>
            </w:r>
            <w:proofErr w:type="spellEnd"/>
            <w:r>
              <w:rPr>
                <w:b/>
                <w:bCs/>
                <w:i/>
                <w:iCs/>
                <w:szCs w:val="24"/>
              </w:rPr>
              <w:t xml:space="preserve"> Event</w:t>
            </w:r>
          </w:p>
        </w:tc>
      </w:tr>
      <w:tr w:rsidR="00425D8F" w14:paraId="62C238FA" w14:textId="77777777" w:rsidTr="00406AD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1673B53" w14:textId="77777777" w:rsidR="00425D8F" w:rsidRDefault="00425D8F" w:rsidP="00406ADC">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5BC73B" w14:textId="654AAEFD" w:rsidR="00425D8F" w:rsidRPr="00692676" w:rsidRDefault="00425D8F" w:rsidP="00425D8F">
            <w:pPr>
              <w:pStyle w:val="ListParagraph"/>
              <w:numPr>
                <w:ilvl w:val="0"/>
                <w:numId w:val="98"/>
              </w:numPr>
              <w:rPr>
                <w:i/>
                <w:iCs/>
                <w:szCs w:val="24"/>
              </w:rPr>
            </w:pPr>
            <w:proofErr w:type="spellStart"/>
            <w:r w:rsidRPr="00692676">
              <w:rPr>
                <w:i/>
                <w:iCs/>
                <w:szCs w:val="24"/>
              </w:rPr>
              <w:t>Usecase</w:t>
            </w:r>
            <w:proofErr w:type="spellEnd"/>
            <w:r>
              <w:rPr>
                <w:szCs w:val="24"/>
              </w:rPr>
              <w:t xml:space="preserve"> dimulai dengan aktor menekan tombol lihat pada tabel laporan kinerja.</w:t>
            </w:r>
          </w:p>
          <w:p w14:paraId="7BF6E172" w14:textId="2E11E5ED" w:rsidR="00425D8F" w:rsidRPr="00692676" w:rsidRDefault="00425D8F" w:rsidP="00425D8F">
            <w:pPr>
              <w:pStyle w:val="ListParagraph"/>
              <w:numPr>
                <w:ilvl w:val="0"/>
                <w:numId w:val="98"/>
              </w:numPr>
              <w:rPr>
                <w:i/>
                <w:iCs/>
                <w:szCs w:val="24"/>
              </w:rPr>
            </w:pPr>
            <w:r>
              <w:rPr>
                <w:szCs w:val="24"/>
              </w:rPr>
              <w:t>Halaman laporan kinerja tampil.</w:t>
            </w:r>
          </w:p>
          <w:p w14:paraId="4933C966" w14:textId="04E05D40" w:rsidR="00425D8F" w:rsidRPr="00D15FBA" w:rsidRDefault="00425D8F" w:rsidP="00425D8F">
            <w:pPr>
              <w:pStyle w:val="ListParagraph"/>
              <w:numPr>
                <w:ilvl w:val="0"/>
                <w:numId w:val="98"/>
              </w:numPr>
              <w:rPr>
                <w:i/>
                <w:iCs/>
                <w:szCs w:val="24"/>
              </w:rPr>
            </w:pPr>
            <w:r>
              <w:rPr>
                <w:szCs w:val="24"/>
              </w:rPr>
              <w:t>Aktor menekan butir laporan kinerja.</w:t>
            </w:r>
          </w:p>
        </w:tc>
      </w:tr>
      <w:tr w:rsidR="00425D8F" w14:paraId="00D9594F" w14:textId="77777777" w:rsidTr="00406AD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010B060" w14:textId="77777777" w:rsidR="00425D8F" w:rsidRDefault="00425D8F" w:rsidP="00406ADC">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B4B3FBF" w14:textId="77777777" w:rsidR="00425D8F" w:rsidRPr="0067798B" w:rsidRDefault="00425D8F" w:rsidP="00406ADC">
            <w:pPr>
              <w:rPr>
                <w:szCs w:val="24"/>
              </w:rPr>
            </w:pPr>
            <w:r>
              <w:rPr>
                <w:szCs w:val="24"/>
              </w:rPr>
              <w:t>Tidak Ada.</w:t>
            </w:r>
          </w:p>
        </w:tc>
      </w:tr>
      <w:tr w:rsidR="00425D8F" w14:paraId="65A72C53" w14:textId="77777777" w:rsidTr="00406AD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D43D3CA" w14:textId="77777777" w:rsidR="00425D8F" w:rsidRDefault="00425D8F" w:rsidP="00406ADC">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E20A6AE" w14:textId="77777777" w:rsidR="00425D8F" w:rsidRDefault="00425D8F" w:rsidP="00406ADC">
            <w:pPr>
              <w:rPr>
                <w:szCs w:val="24"/>
              </w:rPr>
            </w:pPr>
            <w:r>
              <w:rPr>
                <w:szCs w:val="24"/>
              </w:rPr>
              <w:t>Tidak Ada.</w:t>
            </w:r>
          </w:p>
        </w:tc>
      </w:tr>
      <w:tr w:rsidR="00425D8F" w14:paraId="78358B12" w14:textId="77777777" w:rsidTr="00406AD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95C5CCE" w14:textId="77777777" w:rsidR="00425D8F" w:rsidRDefault="00425D8F" w:rsidP="00406ADC">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613B87" w14:textId="66592353" w:rsidR="00425D8F" w:rsidRDefault="00425D8F" w:rsidP="00406ADC">
            <w:pPr>
              <w:keepNext/>
              <w:rPr>
                <w:szCs w:val="24"/>
              </w:rPr>
            </w:pPr>
            <w:r>
              <w:rPr>
                <w:szCs w:val="24"/>
              </w:rPr>
              <w:t>Butir isi laporan kinerja tampil.</w:t>
            </w:r>
          </w:p>
        </w:tc>
      </w:tr>
    </w:tbl>
    <w:p w14:paraId="15B42B74" w14:textId="77777777" w:rsidR="00E30980" w:rsidRDefault="00E30980" w:rsidP="00E30980"/>
    <w:p w14:paraId="0826F96E" w14:textId="377831FD" w:rsidR="00E30980" w:rsidRDefault="00E30980" w:rsidP="00E30980">
      <w:pPr>
        <w:pStyle w:val="ListParagraph"/>
        <w:numPr>
          <w:ilvl w:val="0"/>
          <w:numId w:val="95"/>
        </w:numPr>
      </w:pPr>
      <w:proofErr w:type="spellStart"/>
      <w:r>
        <w:t>Monitoring</w:t>
      </w:r>
      <w:proofErr w:type="spellEnd"/>
      <w:r>
        <w:t xml:space="preserve"> Akreditasi </w:t>
      </w:r>
      <w:r w:rsidR="00E063D6">
        <w:t>Perguruan Tinggi</w:t>
      </w:r>
    </w:p>
    <w:p w14:paraId="5A3BACC1" w14:textId="5B016AFC" w:rsidR="00E30980" w:rsidRDefault="00E30980" w:rsidP="00E30980">
      <w:pPr>
        <w:pStyle w:val="ListParagraph"/>
        <w:ind w:left="1080"/>
      </w:pPr>
      <w:proofErr w:type="spellStart"/>
      <w:r>
        <w:rPr>
          <w:i/>
          <w:iCs/>
        </w:rPr>
        <w:t>Usecase</w:t>
      </w:r>
      <w:proofErr w:type="spellEnd"/>
      <w:r>
        <w:t xml:space="preserve"> ini berisi bagaimana langkah untuk melihat kemajuan pengisian borang Laporan Evaluasi Diri </w:t>
      </w:r>
      <w:r w:rsidR="00E063D6">
        <w:t>Perguruan Tinggi</w:t>
      </w:r>
      <w:r>
        <w:t>.</w:t>
      </w:r>
    </w:p>
    <w:p w14:paraId="3E5F4001" w14:textId="2481D730" w:rsidR="00E30980" w:rsidRDefault="00E30980" w:rsidP="00E30980">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60</w:t>
      </w:r>
      <w:r w:rsidR="00B22397">
        <w:fldChar w:fldCharType="end"/>
      </w:r>
      <w:r>
        <w:t xml:space="preserve"> Spesifikasi </w:t>
      </w:r>
      <w:proofErr w:type="spellStart"/>
      <w:r>
        <w:t>Monitoring</w:t>
      </w:r>
      <w:proofErr w:type="spellEnd"/>
      <w:r>
        <w:t xml:space="preserve"> Akreditasi </w:t>
      </w:r>
      <w:r w:rsidR="00E063D6">
        <w:t>Perguruan Tinggi</w:t>
      </w:r>
      <w:r>
        <w:t>: Mencari Akreditasi</w:t>
      </w:r>
    </w:p>
    <w:tbl>
      <w:tblPr>
        <w:tblStyle w:val="TableGrid"/>
        <w:tblW w:w="0" w:type="auto"/>
        <w:tblLook w:val="04A0" w:firstRow="1" w:lastRow="0" w:firstColumn="1" w:lastColumn="0" w:noHBand="0" w:noVBand="1"/>
      </w:tblPr>
      <w:tblGrid>
        <w:gridCol w:w="2122"/>
        <w:gridCol w:w="5806"/>
      </w:tblGrid>
      <w:tr w:rsidR="00E30980" w14:paraId="6835B84B" w14:textId="77777777" w:rsidTr="00E3098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72742AC" w14:textId="129A8B4E" w:rsidR="00E30980" w:rsidRDefault="00E30980">
            <w:pPr>
              <w:jc w:val="left"/>
              <w:rPr>
                <w:b/>
                <w:bCs/>
                <w:szCs w:val="24"/>
              </w:rPr>
            </w:pPr>
            <w:proofErr w:type="spellStart"/>
            <w:r>
              <w:rPr>
                <w:b/>
                <w:bCs/>
                <w:i/>
                <w:iCs/>
                <w:szCs w:val="24"/>
              </w:rPr>
              <w:t>Usecase</w:t>
            </w:r>
            <w:proofErr w:type="spellEnd"/>
            <w:r>
              <w:rPr>
                <w:b/>
                <w:bCs/>
                <w:szCs w:val="24"/>
              </w:rPr>
              <w:t xml:space="preserve"> </w:t>
            </w:r>
            <w:proofErr w:type="spellStart"/>
            <w:r>
              <w:rPr>
                <w:b/>
                <w:bCs/>
                <w:szCs w:val="24"/>
              </w:rPr>
              <w:t>Monitoring</w:t>
            </w:r>
            <w:proofErr w:type="spellEnd"/>
            <w:r>
              <w:rPr>
                <w:b/>
                <w:bCs/>
                <w:szCs w:val="24"/>
              </w:rPr>
              <w:t xml:space="preserve"> Akreditasi </w:t>
            </w:r>
            <w:r w:rsidR="00E063D6">
              <w:rPr>
                <w:b/>
                <w:bCs/>
                <w:szCs w:val="24"/>
              </w:rPr>
              <w:t>Perguruan Tinggi</w:t>
            </w:r>
            <w:r>
              <w:rPr>
                <w:b/>
                <w:bCs/>
                <w:szCs w:val="24"/>
              </w:rPr>
              <w:t xml:space="preserve"> : Membuka Halaman Akreditasi </w:t>
            </w:r>
            <w:r w:rsidR="00E063D6">
              <w:rPr>
                <w:b/>
                <w:bCs/>
                <w:szCs w:val="24"/>
              </w:rPr>
              <w:t>Perguruan Tinggi</w:t>
            </w:r>
            <w:r>
              <w:rPr>
                <w:b/>
                <w:bCs/>
                <w:szCs w:val="24"/>
              </w:rPr>
              <w:t>.</w:t>
            </w:r>
          </w:p>
        </w:tc>
      </w:tr>
      <w:tr w:rsidR="00E30980" w14:paraId="7D706866"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FEC0017" w14:textId="77777777" w:rsidR="00E30980" w:rsidRDefault="00E3098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BCC734F" w14:textId="77777777" w:rsidR="00E30980" w:rsidRDefault="00E30980">
            <w:pPr>
              <w:rPr>
                <w:szCs w:val="24"/>
              </w:rPr>
            </w:pPr>
            <w:proofErr w:type="spellStart"/>
            <w:r>
              <w:rPr>
                <w:i/>
                <w:iCs/>
                <w:szCs w:val="24"/>
              </w:rPr>
              <w:t>Usecase</w:t>
            </w:r>
            <w:proofErr w:type="spellEnd"/>
            <w:r>
              <w:rPr>
                <w:szCs w:val="24"/>
              </w:rPr>
              <w:t xml:space="preserve"> ini berfungsi untuk membuka halaman akreditasi </w:t>
            </w:r>
            <w:proofErr w:type="spellStart"/>
            <w:r>
              <w:rPr>
                <w:szCs w:val="24"/>
              </w:rPr>
              <w:t>prodi</w:t>
            </w:r>
            <w:proofErr w:type="spellEnd"/>
            <w:r>
              <w:rPr>
                <w:szCs w:val="24"/>
              </w:rPr>
              <w:t>.</w:t>
            </w:r>
          </w:p>
        </w:tc>
      </w:tr>
      <w:tr w:rsidR="00E30980" w14:paraId="0B4A1857"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C6214ED" w14:textId="77777777" w:rsidR="00E30980" w:rsidRDefault="00E30980">
            <w:pPr>
              <w:rPr>
                <w:szCs w:val="24"/>
              </w:rPr>
            </w:pPr>
            <w:r>
              <w:rPr>
                <w:szCs w:val="24"/>
              </w:rPr>
              <w:lastRenderedPageBreak/>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9C9BC50" w14:textId="7881430A" w:rsidR="00E30980" w:rsidRDefault="00E30980">
            <w:pPr>
              <w:rPr>
                <w:szCs w:val="24"/>
              </w:rPr>
            </w:pPr>
            <w:r>
              <w:rPr>
                <w:szCs w:val="24"/>
              </w:rPr>
              <w:t>Rektor dan LPM.</w:t>
            </w:r>
          </w:p>
        </w:tc>
      </w:tr>
      <w:tr w:rsidR="00E30980" w14:paraId="41413586"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4947BD3" w14:textId="77777777" w:rsidR="00E30980" w:rsidRDefault="00E3098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5F2CA9" w14:textId="062F3CB3" w:rsidR="00E30980" w:rsidRDefault="00E30980">
            <w:pPr>
              <w:rPr>
                <w:szCs w:val="24"/>
              </w:rPr>
            </w:pPr>
            <w:r>
              <w:rPr>
                <w:szCs w:val="24"/>
              </w:rPr>
              <w:t xml:space="preserve">Halaman utama </w:t>
            </w:r>
            <w:r w:rsidR="00E063D6">
              <w:rPr>
                <w:szCs w:val="24"/>
              </w:rPr>
              <w:t>perguruan tinggi</w:t>
            </w:r>
            <w:r>
              <w:rPr>
                <w:szCs w:val="24"/>
              </w:rPr>
              <w:t xml:space="preserve"> tampil.</w:t>
            </w:r>
          </w:p>
        </w:tc>
      </w:tr>
      <w:tr w:rsidR="00E30980" w14:paraId="424F0F0D" w14:textId="77777777" w:rsidTr="00E3098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DAF1F41" w14:textId="77777777" w:rsidR="00E30980" w:rsidRDefault="00E30980">
            <w:pPr>
              <w:rPr>
                <w:i/>
                <w:iCs/>
                <w:szCs w:val="24"/>
              </w:rPr>
            </w:pPr>
            <w:proofErr w:type="spellStart"/>
            <w:r>
              <w:rPr>
                <w:b/>
                <w:bCs/>
                <w:i/>
                <w:iCs/>
                <w:szCs w:val="24"/>
              </w:rPr>
              <w:t>Flow</w:t>
            </w:r>
            <w:proofErr w:type="spellEnd"/>
            <w:r>
              <w:rPr>
                <w:b/>
                <w:bCs/>
                <w:i/>
                <w:iCs/>
                <w:szCs w:val="24"/>
              </w:rPr>
              <w:t xml:space="preserve"> Event</w:t>
            </w:r>
          </w:p>
        </w:tc>
      </w:tr>
      <w:tr w:rsidR="00E30980" w14:paraId="26ADB216"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E014B19" w14:textId="77777777" w:rsidR="00E30980" w:rsidRDefault="00E3098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AAF511" w14:textId="19E608E4" w:rsidR="00E30980" w:rsidRDefault="00E30980" w:rsidP="008659EB">
            <w:pPr>
              <w:pStyle w:val="ListParagraph"/>
              <w:numPr>
                <w:ilvl w:val="0"/>
                <w:numId w:val="99"/>
              </w:numPr>
              <w:rPr>
                <w:szCs w:val="24"/>
              </w:rPr>
            </w:pPr>
            <w:proofErr w:type="spellStart"/>
            <w:r>
              <w:rPr>
                <w:i/>
                <w:iCs/>
                <w:szCs w:val="24"/>
              </w:rPr>
              <w:t>Usecase</w:t>
            </w:r>
            <w:proofErr w:type="spellEnd"/>
            <w:r>
              <w:rPr>
                <w:szCs w:val="24"/>
              </w:rPr>
              <w:t xml:space="preserve"> dimulai dengan aktor menekan tombol menu Akreditasi </w:t>
            </w:r>
            <w:r w:rsidR="00333CC4">
              <w:rPr>
                <w:szCs w:val="24"/>
              </w:rPr>
              <w:t>Perguruan Tinggi</w:t>
            </w:r>
            <w:r>
              <w:rPr>
                <w:szCs w:val="24"/>
              </w:rPr>
              <w:t>.</w:t>
            </w:r>
          </w:p>
          <w:p w14:paraId="33887819" w14:textId="77777777" w:rsidR="00E30980" w:rsidRDefault="00E30980" w:rsidP="008659EB">
            <w:pPr>
              <w:pStyle w:val="ListParagraph"/>
              <w:numPr>
                <w:ilvl w:val="0"/>
                <w:numId w:val="99"/>
              </w:numPr>
              <w:rPr>
                <w:szCs w:val="24"/>
              </w:rPr>
            </w:pPr>
            <w:r>
              <w:rPr>
                <w:szCs w:val="24"/>
              </w:rPr>
              <w:t>Halaman utama akreditasi tampil.</w:t>
            </w:r>
          </w:p>
          <w:p w14:paraId="157438A4" w14:textId="77777777" w:rsidR="00E30980" w:rsidRDefault="00E30980" w:rsidP="008659EB">
            <w:pPr>
              <w:pStyle w:val="ListParagraph"/>
              <w:numPr>
                <w:ilvl w:val="0"/>
                <w:numId w:val="99"/>
              </w:numPr>
              <w:rPr>
                <w:szCs w:val="24"/>
              </w:rPr>
            </w:pPr>
            <w:r>
              <w:rPr>
                <w:szCs w:val="24"/>
              </w:rPr>
              <w:t xml:space="preserve">Menekan tombol </w:t>
            </w:r>
            <w:r>
              <w:rPr>
                <w:i/>
                <w:iCs/>
                <w:szCs w:val="24"/>
              </w:rPr>
              <w:t>detail</w:t>
            </w:r>
            <w:r>
              <w:rPr>
                <w:szCs w:val="24"/>
              </w:rPr>
              <w:t>.</w:t>
            </w:r>
          </w:p>
        </w:tc>
      </w:tr>
      <w:tr w:rsidR="00E30980" w14:paraId="4215DA74"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95CCE8" w14:textId="77777777" w:rsidR="00E30980" w:rsidRDefault="00E3098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DE2D518" w14:textId="77777777" w:rsidR="00E30980" w:rsidRDefault="00E30980">
            <w:pPr>
              <w:rPr>
                <w:szCs w:val="24"/>
              </w:rPr>
            </w:pPr>
            <w:r>
              <w:rPr>
                <w:szCs w:val="24"/>
              </w:rPr>
              <w:t>Tidak ada.</w:t>
            </w:r>
          </w:p>
        </w:tc>
      </w:tr>
      <w:tr w:rsidR="00E30980" w14:paraId="702BE80C"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B6A5AB9" w14:textId="77777777" w:rsidR="00E30980" w:rsidRDefault="00E3098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A274918" w14:textId="77777777" w:rsidR="00E30980" w:rsidRDefault="00E30980">
            <w:pPr>
              <w:rPr>
                <w:szCs w:val="24"/>
              </w:rPr>
            </w:pPr>
            <w:r>
              <w:rPr>
                <w:szCs w:val="24"/>
              </w:rPr>
              <w:t>Tidak ada.</w:t>
            </w:r>
          </w:p>
        </w:tc>
      </w:tr>
      <w:tr w:rsidR="00E30980" w14:paraId="749BCF4A"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F71F564" w14:textId="77777777" w:rsidR="00E30980" w:rsidRDefault="00E3098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DFDFDC" w14:textId="495BAA05" w:rsidR="00E30980" w:rsidRDefault="00E30980">
            <w:pPr>
              <w:keepNext/>
              <w:rPr>
                <w:szCs w:val="24"/>
              </w:rPr>
            </w:pPr>
            <w:r>
              <w:rPr>
                <w:szCs w:val="24"/>
              </w:rPr>
              <w:t xml:space="preserve">Halaman akreditasi </w:t>
            </w:r>
            <w:r w:rsidR="00333CC4">
              <w:rPr>
                <w:szCs w:val="24"/>
              </w:rPr>
              <w:t>perguruan tinggi</w:t>
            </w:r>
            <w:r>
              <w:rPr>
                <w:szCs w:val="24"/>
              </w:rPr>
              <w:t xml:space="preserve"> tampil.</w:t>
            </w:r>
          </w:p>
        </w:tc>
      </w:tr>
    </w:tbl>
    <w:p w14:paraId="186C37F5" w14:textId="77777777" w:rsidR="00E30980" w:rsidRDefault="00E30980" w:rsidP="00E30980">
      <w:pPr>
        <w:pStyle w:val="ListParagraph"/>
        <w:ind w:left="1080"/>
      </w:pPr>
    </w:p>
    <w:p w14:paraId="0AAB5F0A" w14:textId="719E97F7" w:rsidR="00E30980" w:rsidRDefault="00E30980" w:rsidP="00E30980">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61</w:t>
      </w:r>
      <w:r w:rsidR="00B22397">
        <w:fldChar w:fldCharType="end"/>
      </w:r>
      <w:r>
        <w:t xml:space="preserve"> Spesifikasi Melihat Laporan Evaluasi Diri </w:t>
      </w:r>
      <w:r w:rsidR="00E063D6">
        <w:t>Perguruan Tinggi</w:t>
      </w:r>
    </w:p>
    <w:tbl>
      <w:tblPr>
        <w:tblStyle w:val="TableGrid"/>
        <w:tblW w:w="0" w:type="auto"/>
        <w:tblLook w:val="04A0" w:firstRow="1" w:lastRow="0" w:firstColumn="1" w:lastColumn="0" w:noHBand="0" w:noVBand="1"/>
      </w:tblPr>
      <w:tblGrid>
        <w:gridCol w:w="2122"/>
        <w:gridCol w:w="5806"/>
      </w:tblGrid>
      <w:tr w:rsidR="00E30980" w14:paraId="527076DA" w14:textId="77777777" w:rsidTr="00E3098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B69BC7A" w14:textId="36472E92" w:rsidR="00E30980" w:rsidRDefault="00E30980">
            <w:pPr>
              <w:rPr>
                <w:b/>
                <w:bCs/>
                <w:szCs w:val="24"/>
              </w:rPr>
            </w:pPr>
            <w:proofErr w:type="spellStart"/>
            <w:r>
              <w:rPr>
                <w:b/>
                <w:bCs/>
                <w:i/>
                <w:iCs/>
                <w:szCs w:val="24"/>
              </w:rPr>
              <w:t>Usecase</w:t>
            </w:r>
            <w:proofErr w:type="spellEnd"/>
            <w:r>
              <w:rPr>
                <w:b/>
                <w:bCs/>
                <w:szCs w:val="24"/>
              </w:rPr>
              <w:t xml:space="preserve"> </w:t>
            </w:r>
            <w:proofErr w:type="spellStart"/>
            <w:r>
              <w:rPr>
                <w:b/>
                <w:bCs/>
                <w:szCs w:val="24"/>
              </w:rPr>
              <w:t>Monitoring</w:t>
            </w:r>
            <w:proofErr w:type="spellEnd"/>
            <w:r>
              <w:rPr>
                <w:b/>
                <w:bCs/>
                <w:szCs w:val="24"/>
              </w:rPr>
              <w:t xml:space="preserve"> Akreditasi </w:t>
            </w:r>
            <w:r w:rsidR="00E063D6">
              <w:rPr>
                <w:b/>
                <w:bCs/>
                <w:szCs w:val="24"/>
              </w:rPr>
              <w:t>Perguruan Tinggi</w:t>
            </w:r>
            <w:r>
              <w:rPr>
                <w:b/>
                <w:bCs/>
                <w:szCs w:val="24"/>
              </w:rPr>
              <w:t xml:space="preserve">: Melihat Laporan Evaluasi Diri </w:t>
            </w:r>
            <w:r w:rsidR="00E063D6">
              <w:rPr>
                <w:b/>
                <w:bCs/>
                <w:szCs w:val="24"/>
              </w:rPr>
              <w:t>Perguruan Tinggi</w:t>
            </w:r>
            <w:r>
              <w:rPr>
                <w:b/>
                <w:bCs/>
                <w:szCs w:val="24"/>
              </w:rPr>
              <w:t>.</w:t>
            </w:r>
          </w:p>
        </w:tc>
      </w:tr>
      <w:tr w:rsidR="00E30980" w14:paraId="6D152BCF"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8C5DA4" w14:textId="77777777" w:rsidR="00E30980" w:rsidRDefault="00E30980">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F12B42" w14:textId="47F89E76" w:rsidR="00E30980" w:rsidRDefault="00E30980">
            <w:pPr>
              <w:rPr>
                <w:szCs w:val="24"/>
              </w:rPr>
            </w:pPr>
            <w:proofErr w:type="spellStart"/>
            <w:r>
              <w:rPr>
                <w:i/>
                <w:iCs/>
                <w:szCs w:val="24"/>
              </w:rPr>
              <w:t>Usecase</w:t>
            </w:r>
            <w:proofErr w:type="spellEnd"/>
            <w:r>
              <w:rPr>
                <w:szCs w:val="24"/>
              </w:rPr>
              <w:t xml:space="preserve"> ini berfungsi untuk melihat laporan evaluasi diri </w:t>
            </w:r>
            <w:r w:rsidR="007D0E3D">
              <w:rPr>
                <w:szCs w:val="24"/>
              </w:rPr>
              <w:t>perguruan tinggi</w:t>
            </w:r>
            <w:r>
              <w:rPr>
                <w:szCs w:val="24"/>
              </w:rPr>
              <w:t>.</w:t>
            </w:r>
          </w:p>
        </w:tc>
      </w:tr>
      <w:tr w:rsidR="00E30980" w14:paraId="07696F14"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03EA42D" w14:textId="77777777" w:rsidR="00E30980" w:rsidRDefault="00E3098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E2D357A" w14:textId="5A8336D7" w:rsidR="00E30980" w:rsidRDefault="00333CC4">
            <w:pPr>
              <w:rPr>
                <w:szCs w:val="24"/>
              </w:rPr>
            </w:pPr>
            <w:r>
              <w:rPr>
                <w:szCs w:val="24"/>
              </w:rPr>
              <w:t xml:space="preserve">Rektor dan </w:t>
            </w:r>
            <w:r w:rsidR="00E30980">
              <w:rPr>
                <w:szCs w:val="24"/>
              </w:rPr>
              <w:t>LPM.</w:t>
            </w:r>
          </w:p>
        </w:tc>
      </w:tr>
      <w:tr w:rsidR="00E30980" w14:paraId="03E503A5"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2D6F900" w14:textId="77777777" w:rsidR="00E30980" w:rsidRDefault="00E3098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1B71AE" w14:textId="77777777" w:rsidR="00E30980" w:rsidRDefault="00E30980">
            <w:pPr>
              <w:rPr>
                <w:szCs w:val="24"/>
              </w:rPr>
            </w:pPr>
            <w:r>
              <w:rPr>
                <w:szCs w:val="24"/>
              </w:rPr>
              <w:t>Halaman akreditasi tampil.</w:t>
            </w:r>
          </w:p>
        </w:tc>
      </w:tr>
      <w:tr w:rsidR="00E30980" w14:paraId="65206C15" w14:textId="77777777" w:rsidTr="00E3098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3C985D8" w14:textId="77777777" w:rsidR="00E30980" w:rsidRDefault="00E30980">
            <w:pPr>
              <w:rPr>
                <w:i/>
                <w:iCs/>
                <w:szCs w:val="24"/>
              </w:rPr>
            </w:pPr>
            <w:proofErr w:type="spellStart"/>
            <w:r>
              <w:rPr>
                <w:b/>
                <w:bCs/>
                <w:i/>
                <w:iCs/>
                <w:szCs w:val="24"/>
              </w:rPr>
              <w:t>Flow</w:t>
            </w:r>
            <w:proofErr w:type="spellEnd"/>
            <w:r>
              <w:rPr>
                <w:b/>
                <w:bCs/>
                <w:i/>
                <w:iCs/>
                <w:szCs w:val="24"/>
              </w:rPr>
              <w:t xml:space="preserve"> Event</w:t>
            </w:r>
          </w:p>
        </w:tc>
      </w:tr>
      <w:tr w:rsidR="00E30980" w14:paraId="783929A0"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DF5FCF" w14:textId="77777777" w:rsidR="00E30980" w:rsidRDefault="00E3098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F6B5D8B" w14:textId="77777777" w:rsidR="00E30980" w:rsidRDefault="00E30980" w:rsidP="008659EB">
            <w:pPr>
              <w:pStyle w:val="ListParagraph"/>
              <w:numPr>
                <w:ilvl w:val="0"/>
                <w:numId w:val="100"/>
              </w:numPr>
              <w:rPr>
                <w:i/>
                <w:iCs/>
                <w:szCs w:val="24"/>
              </w:rPr>
            </w:pPr>
            <w:proofErr w:type="spellStart"/>
            <w:r>
              <w:rPr>
                <w:i/>
                <w:iCs/>
                <w:szCs w:val="24"/>
              </w:rPr>
              <w:t>Usecase</w:t>
            </w:r>
            <w:proofErr w:type="spellEnd"/>
            <w:r>
              <w:rPr>
                <w:szCs w:val="24"/>
              </w:rPr>
              <w:t xml:space="preserve"> dimulai dengan aktor menekan tombol lihat pada tabel laporan evaluasi diri.</w:t>
            </w:r>
          </w:p>
          <w:p w14:paraId="14F07311" w14:textId="77777777" w:rsidR="00E30980" w:rsidRDefault="00E30980" w:rsidP="008659EB">
            <w:pPr>
              <w:pStyle w:val="ListParagraph"/>
              <w:numPr>
                <w:ilvl w:val="0"/>
                <w:numId w:val="100"/>
              </w:numPr>
              <w:rPr>
                <w:i/>
                <w:iCs/>
                <w:szCs w:val="24"/>
              </w:rPr>
            </w:pPr>
            <w:r>
              <w:rPr>
                <w:szCs w:val="24"/>
              </w:rPr>
              <w:t>Halaman laporan evaluasi diri tampil.</w:t>
            </w:r>
          </w:p>
          <w:p w14:paraId="677B1749" w14:textId="77777777" w:rsidR="00E30980" w:rsidRDefault="00E30980" w:rsidP="008659EB">
            <w:pPr>
              <w:pStyle w:val="ListParagraph"/>
              <w:numPr>
                <w:ilvl w:val="0"/>
                <w:numId w:val="100"/>
              </w:numPr>
              <w:rPr>
                <w:i/>
                <w:iCs/>
                <w:szCs w:val="24"/>
              </w:rPr>
            </w:pPr>
            <w:r>
              <w:rPr>
                <w:szCs w:val="24"/>
              </w:rPr>
              <w:t>Aktor menekan butir laporan evaluasi diri.</w:t>
            </w:r>
          </w:p>
        </w:tc>
      </w:tr>
      <w:tr w:rsidR="00E30980" w14:paraId="2B4F91D4"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FEE4B9" w14:textId="77777777" w:rsidR="00E30980" w:rsidRDefault="00E3098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49961F4" w14:textId="77777777" w:rsidR="00E30980" w:rsidRDefault="00E30980">
            <w:pPr>
              <w:rPr>
                <w:szCs w:val="24"/>
              </w:rPr>
            </w:pPr>
            <w:r>
              <w:rPr>
                <w:szCs w:val="24"/>
              </w:rPr>
              <w:t>Tidak Ada.</w:t>
            </w:r>
          </w:p>
        </w:tc>
      </w:tr>
      <w:tr w:rsidR="00E30980" w14:paraId="7ECE0E66"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9A30BC" w14:textId="77777777" w:rsidR="00E30980" w:rsidRDefault="00E3098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44C510D" w14:textId="77777777" w:rsidR="00E30980" w:rsidRDefault="00E30980">
            <w:pPr>
              <w:rPr>
                <w:szCs w:val="24"/>
              </w:rPr>
            </w:pPr>
            <w:r>
              <w:rPr>
                <w:szCs w:val="24"/>
              </w:rPr>
              <w:t>Tidak Ada.</w:t>
            </w:r>
          </w:p>
        </w:tc>
      </w:tr>
      <w:tr w:rsidR="00E30980" w14:paraId="332E265D"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20B657A" w14:textId="77777777" w:rsidR="00E30980" w:rsidRDefault="00E3098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A40CE10" w14:textId="77777777" w:rsidR="00E30980" w:rsidRDefault="00E30980">
            <w:pPr>
              <w:keepNext/>
              <w:rPr>
                <w:szCs w:val="24"/>
              </w:rPr>
            </w:pPr>
            <w:r>
              <w:rPr>
                <w:szCs w:val="24"/>
              </w:rPr>
              <w:t>Butir isi laporan evaluasi diri tampil.</w:t>
            </w:r>
          </w:p>
        </w:tc>
      </w:tr>
    </w:tbl>
    <w:p w14:paraId="0C827C81" w14:textId="77777777" w:rsidR="00E30980" w:rsidRDefault="00E30980" w:rsidP="00E30980"/>
    <w:p w14:paraId="04EF159E" w14:textId="338F65A4" w:rsidR="00E30980" w:rsidRDefault="00E30980" w:rsidP="00E30980">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62</w:t>
      </w:r>
      <w:r w:rsidR="00B22397">
        <w:fldChar w:fldCharType="end"/>
      </w:r>
      <w:r>
        <w:t xml:space="preserve"> Spesifikasi Melihat Laporan Kinerja </w:t>
      </w:r>
      <w:r w:rsidR="00E063D6">
        <w:t>Perguruan Tinggi</w:t>
      </w:r>
    </w:p>
    <w:tbl>
      <w:tblPr>
        <w:tblStyle w:val="TableGrid"/>
        <w:tblW w:w="0" w:type="auto"/>
        <w:tblLook w:val="04A0" w:firstRow="1" w:lastRow="0" w:firstColumn="1" w:lastColumn="0" w:noHBand="0" w:noVBand="1"/>
      </w:tblPr>
      <w:tblGrid>
        <w:gridCol w:w="2122"/>
        <w:gridCol w:w="5806"/>
      </w:tblGrid>
      <w:tr w:rsidR="00E30980" w14:paraId="6A25C852" w14:textId="77777777" w:rsidTr="00E3098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31CFD14" w14:textId="5D373FE5" w:rsidR="00E30980" w:rsidRDefault="00E30980">
            <w:pPr>
              <w:rPr>
                <w:b/>
                <w:bCs/>
                <w:szCs w:val="24"/>
              </w:rPr>
            </w:pPr>
            <w:proofErr w:type="spellStart"/>
            <w:r>
              <w:rPr>
                <w:b/>
                <w:bCs/>
                <w:i/>
                <w:iCs/>
                <w:szCs w:val="24"/>
              </w:rPr>
              <w:t>Usecase</w:t>
            </w:r>
            <w:proofErr w:type="spellEnd"/>
            <w:r>
              <w:rPr>
                <w:b/>
                <w:bCs/>
                <w:szCs w:val="24"/>
              </w:rPr>
              <w:t xml:space="preserve"> </w:t>
            </w:r>
            <w:proofErr w:type="spellStart"/>
            <w:r>
              <w:rPr>
                <w:b/>
                <w:bCs/>
                <w:szCs w:val="24"/>
              </w:rPr>
              <w:t>Monitoring</w:t>
            </w:r>
            <w:proofErr w:type="spellEnd"/>
            <w:r>
              <w:rPr>
                <w:b/>
                <w:bCs/>
                <w:szCs w:val="24"/>
              </w:rPr>
              <w:t xml:space="preserve"> Akreditasi </w:t>
            </w:r>
            <w:r w:rsidR="00E063D6">
              <w:rPr>
                <w:b/>
                <w:bCs/>
                <w:szCs w:val="24"/>
              </w:rPr>
              <w:t>Perguruan Tinggi</w:t>
            </w:r>
            <w:r>
              <w:rPr>
                <w:b/>
                <w:bCs/>
                <w:szCs w:val="24"/>
              </w:rPr>
              <w:t xml:space="preserve">: Melihat Laporan Kinerja </w:t>
            </w:r>
            <w:r w:rsidR="00E063D6">
              <w:rPr>
                <w:b/>
                <w:bCs/>
                <w:szCs w:val="24"/>
              </w:rPr>
              <w:t>Perguruan Tinggi</w:t>
            </w:r>
            <w:r>
              <w:rPr>
                <w:b/>
                <w:bCs/>
                <w:szCs w:val="24"/>
              </w:rPr>
              <w:t>.</w:t>
            </w:r>
          </w:p>
        </w:tc>
      </w:tr>
      <w:tr w:rsidR="00E30980" w14:paraId="3A8E1EF5"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682ECBF" w14:textId="77777777" w:rsidR="00E30980" w:rsidRDefault="00E30980">
            <w:pPr>
              <w:rPr>
                <w:szCs w:val="24"/>
              </w:rPr>
            </w:pPr>
            <w:r>
              <w:rPr>
                <w:szCs w:val="24"/>
              </w:rPr>
              <w:lastRenderedPageBreak/>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7C13800" w14:textId="51C9151A" w:rsidR="00E30980" w:rsidRDefault="00E30980">
            <w:pPr>
              <w:rPr>
                <w:szCs w:val="24"/>
              </w:rPr>
            </w:pPr>
            <w:proofErr w:type="spellStart"/>
            <w:r>
              <w:rPr>
                <w:i/>
                <w:iCs/>
                <w:szCs w:val="24"/>
              </w:rPr>
              <w:t>Usecase</w:t>
            </w:r>
            <w:proofErr w:type="spellEnd"/>
            <w:r>
              <w:rPr>
                <w:szCs w:val="24"/>
              </w:rPr>
              <w:t xml:space="preserve"> ini berfungsi untuk melihat laporan kinerja </w:t>
            </w:r>
            <w:r w:rsidR="007D0E3D">
              <w:rPr>
                <w:szCs w:val="24"/>
              </w:rPr>
              <w:t>perguruan tinggi</w:t>
            </w:r>
            <w:r>
              <w:rPr>
                <w:szCs w:val="24"/>
              </w:rPr>
              <w:t>.</w:t>
            </w:r>
          </w:p>
        </w:tc>
      </w:tr>
      <w:tr w:rsidR="00E30980" w14:paraId="7AFA39C6"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946775D" w14:textId="77777777" w:rsidR="00E30980" w:rsidRDefault="00E30980">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F5E2D3D" w14:textId="45D220B2" w:rsidR="00E30980" w:rsidRDefault="00E30980">
            <w:pPr>
              <w:rPr>
                <w:szCs w:val="24"/>
              </w:rPr>
            </w:pPr>
            <w:r>
              <w:rPr>
                <w:szCs w:val="24"/>
              </w:rPr>
              <w:t>Rektor dan LPM.</w:t>
            </w:r>
          </w:p>
        </w:tc>
      </w:tr>
      <w:tr w:rsidR="00E30980" w14:paraId="7FC6BF98"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C875F1B" w14:textId="77777777" w:rsidR="00E30980" w:rsidRDefault="00E30980">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588A84" w14:textId="77777777" w:rsidR="00E30980" w:rsidRDefault="00E30980">
            <w:pPr>
              <w:rPr>
                <w:szCs w:val="24"/>
              </w:rPr>
            </w:pPr>
            <w:r>
              <w:rPr>
                <w:szCs w:val="24"/>
              </w:rPr>
              <w:t>Halaman akreditasi tampil.</w:t>
            </w:r>
          </w:p>
        </w:tc>
      </w:tr>
      <w:tr w:rsidR="00E30980" w14:paraId="537EFC88" w14:textId="77777777" w:rsidTr="00E30980">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B11BAA" w14:textId="77777777" w:rsidR="00E30980" w:rsidRDefault="00E30980">
            <w:pPr>
              <w:rPr>
                <w:i/>
                <w:iCs/>
                <w:szCs w:val="24"/>
              </w:rPr>
            </w:pPr>
            <w:proofErr w:type="spellStart"/>
            <w:r>
              <w:rPr>
                <w:b/>
                <w:bCs/>
                <w:i/>
                <w:iCs/>
                <w:szCs w:val="24"/>
              </w:rPr>
              <w:t>Flow</w:t>
            </w:r>
            <w:proofErr w:type="spellEnd"/>
            <w:r>
              <w:rPr>
                <w:b/>
                <w:bCs/>
                <w:i/>
                <w:iCs/>
                <w:szCs w:val="24"/>
              </w:rPr>
              <w:t xml:space="preserve"> Event</w:t>
            </w:r>
          </w:p>
        </w:tc>
      </w:tr>
      <w:tr w:rsidR="00E30980" w14:paraId="39889441"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9AADAF3" w14:textId="77777777" w:rsidR="00E30980" w:rsidRDefault="00E30980">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A9E8B8C" w14:textId="77777777" w:rsidR="00E30980" w:rsidRDefault="00E30980" w:rsidP="008659EB">
            <w:pPr>
              <w:pStyle w:val="ListParagraph"/>
              <w:numPr>
                <w:ilvl w:val="0"/>
                <w:numId w:val="101"/>
              </w:numPr>
              <w:rPr>
                <w:i/>
                <w:iCs/>
                <w:szCs w:val="24"/>
              </w:rPr>
            </w:pPr>
            <w:proofErr w:type="spellStart"/>
            <w:r>
              <w:rPr>
                <w:i/>
                <w:iCs/>
                <w:szCs w:val="24"/>
              </w:rPr>
              <w:t>Usecase</w:t>
            </w:r>
            <w:proofErr w:type="spellEnd"/>
            <w:r>
              <w:rPr>
                <w:szCs w:val="24"/>
              </w:rPr>
              <w:t xml:space="preserve"> dimulai dengan aktor menekan tombol lihat pada tabel laporan kinerja.</w:t>
            </w:r>
          </w:p>
          <w:p w14:paraId="6F5C4995" w14:textId="77777777" w:rsidR="00E30980" w:rsidRDefault="00E30980" w:rsidP="008659EB">
            <w:pPr>
              <w:pStyle w:val="ListParagraph"/>
              <w:numPr>
                <w:ilvl w:val="0"/>
                <w:numId w:val="101"/>
              </w:numPr>
              <w:rPr>
                <w:i/>
                <w:iCs/>
                <w:szCs w:val="24"/>
              </w:rPr>
            </w:pPr>
            <w:r>
              <w:rPr>
                <w:szCs w:val="24"/>
              </w:rPr>
              <w:t>Halaman laporan kinerja tampil.</w:t>
            </w:r>
          </w:p>
          <w:p w14:paraId="427FBD29" w14:textId="77777777" w:rsidR="00E30980" w:rsidRDefault="00E30980" w:rsidP="008659EB">
            <w:pPr>
              <w:pStyle w:val="ListParagraph"/>
              <w:numPr>
                <w:ilvl w:val="0"/>
                <w:numId w:val="101"/>
              </w:numPr>
              <w:rPr>
                <w:i/>
                <w:iCs/>
                <w:szCs w:val="24"/>
              </w:rPr>
            </w:pPr>
            <w:r>
              <w:rPr>
                <w:szCs w:val="24"/>
              </w:rPr>
              <w:t>Aktor menekan butir laporan kinerja.</w:t>
            </w:r>
          </w:p>
        </w:tc>
      </w:tr>
      <w:tr w:rsidR="00E30980" w14:paraId="6F55ED8D"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AC4A98" w14:textId="77777777" w:rsidR="00E30980" w:rsidRDefault="00E30980">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B67FE9" w14:textId="77777777" w:rsidR="00E30980" w:rsidRDefault="00E30980">
            <w:pPr>
              <w:rPr>
                <w:szCs w:val="24"/>
              </w:rPr>
            </w:pPr>
            <w:r>
              <w:rPr>
                <w:szCs w:val="24"/>
              </w:rPr>
              <w:t>Tidak Ada.</w:t>
            </w:r>
          </w:p>
        </w:tc>
      </w:tr>
      <w:tr w:rsidR="00E30980" w14:paraId="460FE151"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87273E" w14:textId="77777777" w:rsidR="00E30980" w:rsidRDefault="00E30980">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1F95A74" w14:textId="77777777" w:rsidR="00E30980" w:rsidRDefault="00E30980">
            <w:pPr>
              <w:rPr>
                <w:szCs w:val="24"/>
              </w:rPr>
            </w:pPr>
            <w:r>
              <w:rPr>
                <w:szCs w:val="24"/>
              </w:rPr>
              <w:t>Tidak Ada.</w:t>
            </w:r>
          </w:p>
        </w:tc>
      </w:tr>
      <w:tr w:rsidR="00E30980" w14:paraId="62E9073C" w14:textId="77777777" w:rsidTr="00E30980">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6A43BDB6" w14:textId="77777777" w:rsidR="00E30980" w:rsidRDefault="00E30980">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3D1CE6D" w14:textId="490D5098" w:rsidR="00E30980" w:rsidRDefault="00E30980">
            <w:pPr>
              <w:keepNext/>
              <w:rPr>
                <w:szCs w:val="24"/>
              </w:rPr>
            </w:pPr>
            <w:r>
              <w:rPr>
                <w:szCs w:val="24"/>
              </w:rPr>
              <w:t>Butir isi laporan kinerja tampil.</w:t>
            </w:r>
          </w:p>
        </w:tc>
      </w:tr>
    </w:tbl>
    <w:p w14:paraId="7D477F66" w14:textId="77777777" w:rsidR="00B918AC" w:rsidRDefault="00B918AC" w:rsidP="00B918AC"/>
    <w:p w14:paraId="3AEF710E" w14:textId="231F7EF9" w:rsidR="00B918AC" w:rsidRDefault="00B918AC" w:rsidP="00B918AC">
      <w:pPr>
        <w:pStyle w:val="ListParagraph"/>
        <w:numPr>
          <w:ilvl w:val="0"/>
          <w:numId w:val="95"/>
        </w:numPr>
      </w:pPr>
      <w:r>
        <w:t>Penilaian Akreditasi</w:t>
      </w:r>
    </w:p>
    <w:p w14:paraId="0ED0E973" w14:textId="4EF6D132" w:rsidR="00B918AC" w:rsidRDefault="00B918AC" w:rsidP="00B918AC">
      <w:pPr>
        <w:pStyle w:val="ListParagraph"/>
        <w:ind w:left="1080"/>
      </w:pPr>
      <w:proofErr w:type="spellStart"/>
      <w:r>
        <w:rPr>
          <w:i/>
          <w:iCs/>
        </w:rPr>
        <w:t>Usecase</w:t>
      </w:r>
      <w:proofErr w:type="spellEnd"/>
      <w:r>
        <w:t xml:space="preserve"> ini </w:t>
      </w:r>
      <w:r w:rsidR="009E2D69">
        <w:t>adalah fungsi untuk melakukan penilaian terhadap akreditasi program studi dan akreditasi perguruan tinggi yang ada</w:t>
      </w:r>
      <w:r>
        <w:t>.</w:t>
      </w:r>
    </w:p>
    <w:p w14:paraId="7F989F90" w14:textId="6C619D83" w:rsidR="00B918AC" w:rsidRDefault="00B918AC" w:rsidP="00B918AC">
      <w:pPr>
        <w:pStyle w:val="Caption"/>
        <w:keepNext/>
        <w:jc w:val="left"/>
      </w:pPr>
      <w:r>
        <w:t xml:space="preserve">Tabel </w:t>
      </w:r>
      <w:r w:rsidR="00B22397">
        <w:fldChar w:fldCharType="begin"/>
      </w:r>
      <w:r w:rsidR="00B22397">
        <w:instrText xml:space="preserve"> STYLEREF 1 \s </w:instrText>
      </w:r>
      <w:r w:rsidR="00B22397">
        <w:fldChar w:fldCharType="separate"/>
      </w:r>
      <w:r w:rsidR="00B22397">
        <w:rPr>
          <w:noProof/>
        </w:rPr>
        <w:t>IV</w:t>
      </w:r>
      <w:r w:rsidR="00B22397">
        <w:fldChar w:fldCharType="end"/>
      </w:r>
      <w:r w:rsidR="00B22397">
        <w:noBreakHyphen/>
      </w:r>
      <w:r w:rsidR="00B22397">
        <w:fldChar w:fldCharType="begin"/>
      </w:r>
      <w:r w:rsidR="00B22397">
        <w:instrText xml:space="preserve"> SEQ Tabel \* ARABIC \s 1 </w:instrText>
      </w:r>
      <w:r w:rsidR="00B22397">
        <w:fldChar w:fldCharType="separate"/>
      </w:r>
      <w:r w:rsidR="00B22397">
        <w:rPr>
          <w:noProof/>
        </w:rPr>
        <w:t>63</w:t>
      </w:r>
      <w:r w:rsidR="00B22397">
        <w:fldChar w:fldCharType="end"/>
      </w:r>
      <w:r>
        <w:t xml:space="preserve"> Spesifikasi </w:t>
      </w:r>
      <w:r w:rsidR="00E52FA7">
        <w:t>Penilaian Akreditasi Program Studi</w:t>
      </w:r>
    </w:p>
    <w:tbl>
      <w:tblPr>
        <w:tblStyle w:val="TableGrid"/>
        <w:tblW w:w="0" w:type="auto"/>
        <w:tblLook w:val="04A0" w:firstRow="1" w:lastRow="0" w:firstColumn="1" w:lastColumn="0" w:noHBand="0" w:noVBand="1"/>
      </w:tblPr>
      <w:tblGrid>
        <w:gridCol w:w="2122"/>
        <w:gridCol w:w="5806"/>
      </w:tblGrid>
      <w:tr w:rsidR="00B918AC" w14:paraId="171C667A" w14:textId="77777777" w:rsidTr="00406ADC">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D2E5FC2" w14:textId="0AAF3A04" w:rsidR="00B918AC" w:rsidRDefault="00B918AC" w:rsidP="00406ADC">
            <w:pPr>
              <w:jc w:val="left"/>
              <w:rPr>
                <w:b/>
                <w:bCs/>
                <w:szCs w:val="24"/>
              </w:rPr>
            </w:pPr>
            <w:proofErr w:type="spellStart"/>
            <w:r>
              <w:rPr>
                <w:b/>
                <w:bCs/>
                <w:i/>
                <w:iCs/>
                <w:szCs w:val="24"/>
              </w:rPr>
              <w:t>Usecase</w:t>
            </w:r>
            <w:proofErr w:type="spellEnd"/>
            <w:r>
              <w:rPr>
                <w:b/>
                <w:bCs/>
                <w:szCs w:val="24"/>
              </w:rPr>
              <w:t xml:space="preserve"> </w:t>
            </w:r>
            <w:r w:rsidR="007B7E77">
              <w:rPr>
                <w:b/>
                <w:bCs/>
                <w:szCs w:val="24"/>
              </w:rPr>
              <w:t>Penilaian Akreditasi Program Studi</w:t>
            </w:r>
            <w:r>
              <w:rPr>
                <w:b/>
                <w:bCs/>
                <w:szCs w:val="24"/>
              </w:rPr>
              <w:t>.</w:t>
            </w:r>
          </w:p>
        </w:tc>
      </w:tr>
      <w:tr w:rsidR="00B918AC" w14:paraId="0748B842" w14:textId="77777777" w:rsidTr="00406AD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794175C" w14:textId="77777777" w:rsidR="00B918AC" w:rsidRDefault="00B918AC" w:rsidP="00406ADC">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50F160" w14:textId="3BED6D49" w:rsidR="00B918AC" w:rsidRDefault="00B918AC" w:rsidP="00406ADC">
            <w:pPr>
              <w:rPr>
                <w:szCs w:val="24"/>
              </w:rPr>
            </w:pPr>
            <w:proofErr w:type="spellStart"/>
            <w:r>
              <w:rPr>
                <w:i/>
                <w:iCs/>
                <w:szCs w:val="24"/>
              </w:rPr>
              <w:t>Usecase</w:t>
            </w:r>
            <w:proofErr w:type="spellEnd"/>
            <w:r>
              <w:rPr>
                <w:szCs w:val="24"/>
              </w:rPr>
              <w:t xml:space="preserve"> ini berfungsi untuk </w:t>
            </w:r>
            <w:r w:rsidR="007B7E77">
              <w:rPr>
                <w:szCs w:val="24"/>
              </w:rPr>
              <w:t>melakukan penilaian akreditasi program studi.</w:t>
            </w:r>
          </w:p>
        </w:tc>
      </w:tr>
      <w:tr w:rsidR="00B918AC" w14:paraId="2D9024EE" w14:textId="77777777" w:rsidTr="00406AD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BD1814A" w14:textId="77777777" w:rsidR="00B918AC" w:rsidRDefault="00B918AC" w:rsidP="00406ADC">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F59A808" w14:textId="07368238" w:rsidR="00B918AC" w:rsidRDefault="003B4823" w:rsidP="00406ADC">
            <w:pPr>
              <w:rPr>
                <w:szCs w:val="24"/>
              </w:rPr>
            </w:pPr>
            <w:proofErr w:type="spellStart"/>
            <w:r>
              <w:rPr>
                <w:szCs w:val="24"/>
              </w:rPr>
              <w:t>Asesor</w:t>
            </w:r>
            <w:proofErr w:type="spellEnd"/>
            <w:r>
              <w:rPr>
                <w:szCs w:val="24"/>
              </w:rPr>
              <w:t>.</w:t>
            </w:r>
          </w:p>
        </w:tc>
      </w:tr>
      <w:tr w:rsidR="00B918AC" w14:paraId="0E49F106" w14:textId="77777777" w:rsidTr="00406AD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DE59934" w14:textId="77777777" w:rsidR="00B918AC" w:rsidRDefault="00B918AC" w:rsidP="00406ADC">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C331218" w14:textId="5ECF66C1" w:rsidR="00B918AC" w:rsidRDefault="00B918AC" w:rsidP="00406ADC">
            <w:pPr>
              <w:rPr>
                <w:szCs w:val="24"/>
              </w:rPr>
            </w:pPr>
            <w:r>
              <w:rPr>
                <w:szCs w:val="24"/>
              </w:rPr>
              <w:t xml:space="preserve">Halaman utama </w:t>
            </w:r>
            <w:r w:rsidR="003B4823">
              <w:rPr>
                <w:szCs w:val="24"/>
              </w:rPr>
              <w:t>penilaian tampil</w:t>
            </w:r>
            <w:r>
              <w:rPr>
                <w:szCs w:val="24"/>
              </w:rPr>
              <w:t>.</w:t>
            </w:r>
          </w:p>
        </w:tc>
      </w:tr>
      <w:tr w:rsidR="00B918AC" w14:paraId="10B6B8FE" w14:textId="77777777" w:rsidTr="00406ADC">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5B01F8A" w14:textId="77777777" w:rsidR="00B918AC" w:rsidRDefault="00B918AC" w:rsidP="00406ADC">
            <w:pPr>
              <w:rPr>
                <w:i/>
                <w:iCs/>
                <w:szCs w:val="24"/>
              </w:rPr>
            </w:pPr>
            <w:proofErr w:type="spellStart"/>
            <w:r>
              <w:rPr>
                <w:b/>
                <w:bCs/>
                <w:i/>
                <w:iCs/>
                <w:szCs w:val="24"/>
              </w:rPr>
              <w:t>Flow</w:t>
            </w:r>
            <w:proofErr w:type="spellEnd"/>
            <w:r>
              <w:rPr>
                <w:b/>
                <w:bCs/>
                <w:i/>
                <w:iCs/>
                <w:szCs w:val="24"/>
              </w:rPr>
              <w:t xml:space="preserve"> Event</w:t>
            </w:r>
          </w:p>
        </w:tc>
      </w:tr>
      <w:tr w:rsidR="00B918AC" w14:paraId="6203FFFA" w14:textId="77777777" w:rsidTr="00406AD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CE3A32B" w14:textId="77777777" w:rsidR="00B918AC" w:rsidRDefault="00B918AC" w:rsidP="00406ADC">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3F7799E" w14:textId="781C7F49" w:rsidR="00B918AC" w:rsidRDefault="00B918AC" w:rsidP="008659EB">
            <w:pPr>
              <w:pStyle w:val="ListParagraph"/>
              <w:numPr>
                <w:ilvl w:val="0"/>
                <w:numId w:val="102"/>
              </w:numPr>
              <w:rPr>
                <w:szCs w:val="24"/>
              </w:rPr>
            </w:pPr>
            <w:proofErr w:type="spellStart"/>
            <w:r>
              <w:rPr>
                <w:i/>
                <w:iCs/>
                <w:szCs w:val="24"/>
              </w:rPr>
              <w:t>Usecase</w:t>
            </w:r>
            <w:proofErr w:type="spellEnd"/>
            <w:r>
              <w:rPr>
                <w:szCs w:val="24"/>
              </w:rPr>
              <w:t xml:space="preserve"> dimulai dengan aktor menekan tombol </w:t>
            </w:r>
            <w:r w:rsidR="002F6206">
              <w:rPr>
                <w:szCs w:val="24"/>
              </w:rPr>
              <w:t>penilaian pada tabel akreditasi program studi</w:t>
            </w:r>
            <w:r>
              <w:rPr>
                <w:szCs w:val="24"/>
              </w:rPr>
              <w:t>.</w:t>
            </w:r>
          </w:p>
          <w:p w14:paraId="580189CC" w14:textId="7FACE647" w:rsidR="00B918AC" w:rsidRDefault="00B918AC" w:rsidP="008659EB">
            <w:pPr>
              <w:pStyle w:val="ListParagraph"/>
              <w:numPr>
                <w:ilvl w:val="0"/>
                <w:numId w:val="102"/>
              </w:numPr>
              <w:rPr>
                <w:szCs w:val="24"/>
              </w:rPr>
            </w:pPr>
            <w:r>
              <w:rPr>
                <w:szCs w:val="24"/>
              </w:rPr>
              <w:t xml:space="preserve">Halaman </w:t>
            </w:r>
            <w:r w:rsidR="002F6206">
              <w:rPr>
                <w:szCs w:val="24"/>
              </w:rPr>
              <w:t xml:space="preserve">penilaian akreditasi </w:t>
            </w:r>
            <w:proofErr w:type="spellStart"/>
            <w:r w:rsidR="002F6206">
              <w:rPr>
                <w:szCs w:val="24"/>
              </w:rPr>
              <w:t>prodi</w:t>
            </w:r>
            <w:proofErr w:type="spellEnd"/>
            <w:r w:rsidR="002F6206">
              <w:rPr>
                <w:szCs w:val="24"/>
              </w:rPr>
              <w:t xml:space="preserve"> tampil.</w:t>
            </w:r>
          </w:p>
          <w:p w14:paraId="5E2F17A7" w14:textId="77777777" w:rsidR="00B918AC" w:rsidRDefault="002F6206" w:rsidP="008659EB">
            <w:pPr>
              <w:pStyle w:val="ListParagraph"/>
              <w:numPr>
                <w:ilvl w:val="0"/>
                <w:numId w:val="102"/>
              </w:numPr>
              <w:rPr>
                <w:szCs w:val="24"/>
              </w:rPr>
            </w:pPr>
            <w:r>
              <w:rPr>
                <w:szCs w:val="24"/>
              </w:rPr>
              <w:t>Aktor mengisi nilai butir-butir akreditasi</w:t>
            </w:r>
            <w:r w:rsidR="00B918AC">
              <w:rPr>
                <w:szCs w:val="24"/>
              </w:rPr>
              <w:t>.</w:t>
            </w:r>
          </w:p>
          <w:p w14:paraId="4E104A6C" w14:textId="74D0E17E" w:rsidR="002F6206" w:rsidRDefault="002F6206" w:rsidP="008659EB">
            <w:pPr>
              <w:pStyle w:val="ListParagraph"/>
              <w:numPr>
                <w:ilvl w:val="0"/>
                <w:numId w:val="102"/>
              </w:numPr>
              <w:rPr>
                <w:szCs w:val="24"/>
              </w:rPr>
            </w:pPr>
            <w:r>
              <w:rPr>
                <w:szCs w:val="24"/>
              </w:rPr>
              <w:t>Aktor menekan tombol simpan.</w:t>
            </w:r>
          </w:p>
        </w:tc>
      </w:tr>
      <w:tr w:rsidR="00B918AC" w14:paraId="0CBC138C" w14:textId="77777777" w:rsidTr="00406AD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E80057E" w14:textId="77777777" w:rsidR="00B918AC" w:rsidRDefault="00B918AC" w:rsidP="00406ADC">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5F8D4A" w14:textId="77777777" w:rsidR="00B918AC" w:rsidRDefault="00B918AC" w:rsidP="00406ADC">
            <w:pPr>
              <w:rPr>
                <w:szCs w:val="24"/>
              </w:rPr>
            </w:pPr>
            <w:r>
              <w:rPr>
                <w:szCs w:val="24"/>
              </w:rPr>
              <w:t>Tidak ada.</w:t>
            </w:r>
          </w:p>
        </w:tc>
      </w:tr>
      <w:tr w:rsidR="00B918AC" w14:paraId="55B0D832" w14:textId="77777777" w:rsidTr="00406AD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469629" w14:textId="77777777" w:rsidR="00B918AC" w:rsidRDefault="00B918AC" w:rsidP="00406ADC">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FB747D" w14:textId="77777777" w:rsidR="00B918AC" w:rsidRDefault="00B918AC" w:rsidP="00406ADC">
            <w:pPr>
              <w:rPr>
                <w:szCs w:val="24"/>
              </w:rPr>
            </w:pPr>
            <w:r>
              <w:rPr>
                <w:szCs w:val="24"/>
              </w:rPr>
              <w:t>Tidak ada.</w:t>
            </w:r>
          </w:p>
        </w:tc>
      </w:tr>
      <w:tr w:rsidR="00B918AC" w14:paraId="15383DBF" w14:textId="77777777" w:rsidTr="00406ADC">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C62C882" w14:textId="77777777" w:rsidR="00B918AC" w:rsidRDefault="00B918AC" w:rsidP="00406ADC">
            <w:pPr>
              <w:rPr>
                <w:szCs w:val="24"/>
              </w:rPr>
            </w:pPr>
            <w:r>
              <w:rPr>
                <w:szCs w:val="24"/>
              </w:rPr>
              <w:lastRenderedPageBreak/>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4B314F7" w14:textId="26C6108B" w:rsidR="00B918AC" w:rsidRDefault="005F2AC9" w:rsidP="00406ADC">
            <w:pPr>
              <w:keepNext/>
              <w:rPr>
                <w:szCs w:val="24"/>
              </w:rPr>
            </w:pPr>
            <w:r>
              <w:rPr>
                <w:szCs w:val="24"/>
              </w:rPr>
              <w:t>Berhasil menilai akreditasi program studi</w:t>
            </w:r>
            <w:r w:rsidR="00B918AC">
              <w:rPr>
                <w:szCs w:val="24"/>
              </w:rPr>
              <w:t>.</w:t>
            </w:r>
          </w:p>
        </w:tc>
      </w:tr>
    </w:tbl>
    <w:p w14:paraId="63C17684" w14:textId="77777777" w:rsidR="00B22397" w:rsidRDefault="00B22397" w:rsidP="00B22397"/>
    <w:p w14:paraId="2BF412F7" w14:textId="5F5ABF3B" w:rsidR="00B22397" w:rsidRDefault="00B22397" w:rsidP="00B22397">
      <w:pPr>
        <w:pStyle w:val="Caption"/>
        <w:keepNext/>
        <w:jc w:val="left"/>
      </w:pPr>
      <w:r>
        <w:t xml:space="preserve">Tabel </w:t>
      </w:r>
      <w:r>
        <w:fldChar w:fldCharType="begin"/>
      </w:r>
      <w:r>
        <w:instrText xml:space="preserve"> STYLEREF 1 \s </w:instrText>
      </w:r>
      <w:r>
        <w:fldChar w:fldCharType="separate"/>
      </w:r>
      <w:r>
        <w:rPr>
          <w:noProof/>
        </w:rPr>
        <w:t>IV</w:t>
      </w:r>
      <w:r>
        <w:fldChar w:fldCharType="end"/>
      </w:r>
      <w:r>
        <w:noBreakHyphen/>
      </w:r>
      <w:r>
        <w:fldChar w:fldCharType="begin"/>
      </w:r>
      <w:r>
        <w:instrText xml:space="preserve"> SEQ Tabel \* ARABIC \s 1 </w:instrText>
      </w:r>
      <w:r>
        <w:fldChar w:fldCharType="separate"/>
      </w:r>
      <w:r>
        <w:rPr>
          <w:noProof/>
        </w:rPr>
        <w:t>64</w:t>
      </w:r>
      <w:r>
        <w:fldChar w:fldCharType="end"/>
      </w:r>
      <w:r>
        <w:t xml:space="preserve"> Spesifikasi Penilaian Akreditasi Perguruan Tinggi</w:t>
      </w:r>
    </w:p>
    <w:tbl>
      <w:tblPr>
        <w:tblStyle w:val="TableGrid"/>
        <w:tblW w:w="0" w:type="auto"/>
        <w:tblLook w:val="04A0" w:firstRow="1" w:lastRow="0" w:firstColumn="1" w:lastColumn="0" w:noHBand="0" w:noVBand="1"/>
      </w:tblPr>
      <w:tblGrid>
        <w:gridCol w:w="2122"/>
        <w:gridCol w:w="5806"/>
      </w:tblGrid>
      <w:tr w:rsidR="00B22397" w14:paraId="7F094AB7" w14:textId="77777777" w:rsidTr="008C3DD1">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FEC8079" w14:textId="5000C7CF" w:rsidR="00B22397" w:rsidRDefault="00B22397" w:rsidP="008C3DD1">
            <w:pPr>
              <w:jc w:val="left"/>
              <w:rPr>
                <w:b/>
                <w:bCs/>
                <w:szCs w:val="24"/>
              </w:rPr>
            </w:pPr>
            <w:proofErr w:type="spellStart"/>
            <w:r>
              <w:rPr>
                <w:b/>
                <w:bCs/>
                <w:i/>
                <w:iCs/>
                <w:szCs w:val="24"/>
              </w:rPr>
              <w:t>Usecase</w:t>
            </w:r>
            <w:proofErr w:type="spellEnd"/>
            <w:r>
              <w:rPr>
                <w:b/>
                <w:bCs/>
                <w:szCs w:val="24"/>
              </w:rPr>
              <w:t xml:space="preserve"> Penilaian Akreditasi Perguruan Tinggi.</w:t>
            </w:r>
          </w:p>
        </w:tc>
      </w:tr>
      <w:tr w:rsidR="00B22397" w14:paraId="62F9B1A4" w14:textId="77777777" w:rsidTr="008C3DD1">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84477E" w14:textId="77777777" w:rsidR="00B22397" w:rsidRDefault="00B22397" w:rsidP="008C3DD1">
            <w:pPr>
              <w:rPr>
                <w:szCs w:val="24"/>
              </w:rPr>
            </w:pPr>
            <w:r>
              <w:rPr>
                <w:szCs w:val="24"/>
              </w:rPr>
              <w:t>Deskripsi</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7B76DBC" w14:textId="6AA6A5B9" w:rsidR="00B22397" w:rsidRDefault="00B22397" w:rsidP="008C3DD1">
            <w:pPr>
              <w:rPr>
                <w:szCs w:val="24"/>
              </w:rPr>
            </w:pPr>
            <w:proofErr w:type="spellStart"/>
            <w:r>
              <w:rPr>
                <w:i/>
                <w:iCs/>
                <w:szCs w:val="24"/>
              </w:rPr>
              <w:t>Usecase</w:t>
            </w:r>
            <w:proofErr w:type="spellEnd"/>
            <w:r>
              <w:rPr>
                <w:szCs w:val="24"/>
              </w:rPr>
              <w:t xml:space="preserve"> ini berfungsi untuk melakukan penilaian akreditasi perguruan tinggi.</w:t>
            </w:r>
          </w:p>
        </w:tc>
      </w:tr>
      <w:tr w:rsidR="00B22397" w14:paraId="45DB115E" w14:textId="77777777" w:rsidTr="008C3DD1">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020D372" w14:textId="77777777" w:rsidR="00B22397" w:rsidRDefault="00B22397" w:rsidP="008C3DD1">
            <w:pPr>
              <w:rPr>
                <w:szCs w:val="24"/>
              </w:rPr>
            </w:pPr>
            <w:r>
              <w:rPr>
                <w:szCs w:val="24"/>
              </w:rPr>
              <w:t>Aktor Utama</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65C815A" w14:textId="77777777" w:rsidR="00B22397" w:rsidRDefault="00B22397" w:rsidP="008C3DD1">
            <w:pPr>
              <w:rPr>
                <w:szCs w:val="24"/>
              </w:rPr>
            </w:pPr>
            <w:proofErr w:type="spellStart"/>
            <w:r>
              <w:rPr>
                <w:szCs w:val="24"/>
              </w:rPr>
              <w:t>Asesor</w:t>
            </w:r>
            <w:proofErr w:type="spellEnd"/>
            <w:r>
              <w:rPr>
                <w:szCs w:val="24"/>
              </w:rPr>
              <w:t>.</w:t>
            </w:r>
          </w:p>
        </w:tc>
      </w:tr>
      <w:tr w:rsidR="00B22397" w14:paraId="79B468D0" w14:textId="77777777" w:rsidTr="008C3DD1">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0361B6B" w14:textId="77777777" w:rsidR="00B22397" w:rsidRDefault="00B22397" w:rsidP="008C3DD1">
            <w:pPr>
              <w:rPr>
                <w:szCs w:val="24"/>
              </w:rPr>
            </w:pPr>
            <w:r>
              <w:rPr>
                <w:szCs w:val="24"/>
              </w:rPr>
              <w:t>Kondisi Awal</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36C68A4C" w14:textId="77777777" w:rsidR="00B22397" w:rsidRDefault="00B22397" w:rsidP="008C3DD1">
            <w:pPr>
              <w:rPr>
                <w:szCs w:val="24"/>
              </w:rPr>
            </w:pPr>
            <w:r>
              <w:rPr>
                <w:szCs w:val="24"/>
              </w:rPr>
              <w:t>Halaman utama penilaian tampil.</w:t>
            </w:r>
          </w:p>
        </w:tc>
      </w:tr>
      <w:tr w:rsidR="00B22397" w14:paraId="5F4200BE" w14:textId="77777777" w:rsidTr="008C3DD1">
        <w:tc>
          <w:tcPr>
            <w:tcW w:w="792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1925EEAC" w14:textId="77777777" w:rsidR="00B22397" w:rsidRDefault="00B22397" w:rsidP="008C3DD1">
            <w:pPr>
              <w:rPr>
                <w:i/>
                <w:iCs/>
                <w:szCs w:val="24"/>
              </w:rPr>
            </w:pPr>
            <w:proofErr w:type="spellStart"/>
            <w:r>
              <w:rPr>
                <w:b/>
                <w:bCs/>
                <w:i/>
                <w:iCs/>
                <w:szCs w:val="24"/>
              </w:rPr>
              <w:t>Flow</w:t>
            </w:r>
            <w:proofErr w:type="spellEnd"/>
            <w:r>
              <w:rPr>
                <w:b/>
                <w:bCs/>
                <w:i/>
                <w:iCs/>
                <w:szCs w:val="24"/>
              </w:rPr>
              <w:t xml:space="preserve"> Event</w:t>
            </w:r>
          </w:p>
        </w:tc>
      </w:tr>
      <w:tr w:rsidR="00B22397" w14:paraId="2FA2764D" w14:textId="77777777" w:rsidTr="008C3DD1">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2236513" w14:textId="77777777" w:rsidR="00B22397" w:rsidRDefault="00B22397" w:rsidP="008C3DD1">
            <w:pPr>
              <w:rPr>
                <w:i/>
                <w:iCs/>
                <w:szCs w:val="24"/>
              </w:rPr>
            </w:pPr>
            <w:r>
              <w:rPr>
                <w:i/>
                <w:iCs/>
                <w:szCs w:val="24"/>
              </w:rPr>
              <w:t xml:space="preserve">Basic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2E93A88" w14:textId="2676B4D6" w:rsidR="00B22397" w:rsidRDefault="00B22397" w:rsidP="008659EB">
            <w:pPr>
              <w:pStyle w:val="ListParagraph"/>
              <w:numPr>
                <w:ilvl w:val="0"/>
                <w:numId w:val="103"/>
              </w:numPr>
              <w:rPr>
                <w:szCs w:val="24"/>
              </w:rPr>
            </w:pPr>
            <w:proofErr w:type="spellStart"/>
            <w:r>
              <w:rPr>
                <w:i/>
                <w:iCs/>
                <w:szCs w:val="24"/>
              </w:rPr>
              <w:t>Usecase</w:t>
            </w:r>
            <w:proofErr w:type="spellEnd"/>
            <w:r>
              <w:rPr>
                <w:szCs w:val="24"/>
              </w:rPr>
              <w:t xml:space="preserve"> dimulai dengan aktor menekan tombol penilaian pada tabel akreditasi perguruan tinggi.</w:t>
            </w:r>
          </w:p>
          <w:p w14:paraId="687748D3" w14:textId="6249C581" w:rsidR="00B22397" w:rsidRDefault="00B22397" w:rsidP="008659EB">
            <w:pPr>
              <w:pStyle w:val="ListParagraph"/>
              <w:numPr>
                <w:ilvl w:val="0"/>
                <w:numId w:val="103"/>
              </w:numPr>
              <w:rPr>
                <w:szCs w:val="24"/>
              </w:rPr>
            </w:pPr>
            <w:r>
              <w:rPr>
                <w:szCs w:val="24"/>
              </w:rPr>
              <w:t>Halaman penilaian akreditasi perguruan tinggi tampil.</w:t>
            </w:r>
          </w:p>
          <w:p w14:paraId="4331BA31" w14:textId="77777777" w:rsidR="00B22397" w:rsidRDefault="00B22397" w:rsidP="008659EB">
            <w:pPr>
              <w:pStyle w:val="ListParagraph"/>
              <w:numPr>
                <w:ilvl w:val="0"/>
                <w:numId w:val="103"/>
              </w:numPr>
              <w:rPr>
                <w:szCs w:val="24"/>
              </w:rPr>
            </w:pPr>
            <w:r>
              <w:rPr>
                <w:szCs w:val="24"/>
              </w:rPr>
              <w:t>Aktor mengisi nilai butir-butir akreditasi.</w:t>
            </w:r>
          </w:p>
          <w:p w14:paraId="65C0C716" w14:textId="77777777" w:rsidR="00B22397" w:rsidRDefault="00B22397" w:rsidP="008659EB">
            <w:pPr>
              <w:pStyle w:val="ListParagraph"/>
              <w:numPr>
                <w:ilvl w:val="0"/>
                <w:numId w:val="103"/>
              </w:numPr>
              <w:rPr>
                <w:szCs w:val="24"/>
              </w:rPr>
            </w:pPr>
            <w:r>
              <w:rPr>
                <w:szCs w:val="24"/>
              </w:rPr>
              <w:t>Aktor menekan tombol simpan.</w:t>
            </w:r>
          </w:p>
        </w:tc>
      </w:tr>
      <w:tr w:rsidR="00B22397" w14:paraId="18D1B691" w14:textId="77777777" w:rsidTr="008C3DD1">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06A1439D" w14:textId="77777777" w:rsidR="00B22397" w:rsidRDefault="00B22397" w:rsidP="008C3DD1">
            <w:pPr>
              <w:rPr>
                <w:i/>
                <w:iCs/>
                <w:szCs w:val="24"/>
              </w:rPr>
            </w:pPr>
            <w:proofErr w:type="spellStart"/>
            <w:r>
              <w:rPr>
                <w:i/>
                <w:iCs/>
                <w:szCs w:val="24"/>
              </w:rPr>
              <w:t>Alternative</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3AB9721" w14:textId="77777777" w:rsidR="00B22397" w:rsidRDefault="00B22397" w:rsidP="008C3DD1">
            <w:pPr>
              <w:rPr>
                <w:szCs w:val="24"/>
              </w:rPr>
            </w:pPr>
            <w:r>
              <w:rPr>
                <w:szCs w:val="24"/>
              </w:rPr>
              <w:t>Tidak ada.</w:t>
            </w:r>
          </w:p>
        </w:tc>
      </w:tr>
      <w:tr w:rsidR="00B22397" w14:paraId="30375237" w14:textId="77777777" w:rsidTr="008C3DD1">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4055899B" w14:textId="77777777" w:rsidR="00B22397" w:rsidRDefault="00B22397" w:rsidP="008C3DD1">
            <w:pPr>
              <w:rPr>
                <w:i/>
                <w:iCs/>
                <w:szCs w:val="24"/>
              </w:rPr>
            </w:pPr>
            <w:proofErr w:type="spellStart"/>
            <w:r>
              <w:rPr>
                <w:i/>
                <w:iCs/>
                <w:szCs w:val="24"/>
              </w:rPr>
              <w:t>Exception</w:t>
            </w:r>
            <w:proofErr w:type="spellEnd"/>
            <w:r>
              <w:rPr>
                <w:i/>
                <w:iCs/>
                <w:szCs w:val="24"/>
              </w:rPr>
              <w:t xml:space="preserve"> </w:t>
            </w:r>
            <w:proofErr w:type="spellStart"/>
            <w:r>
              <w:rPr>
                <w:i/>
                <w:iCs/>
                <w:szCs w:val="24"/>
              </w:rPr>
              <w:t>Flow</w:t>
            </w:r>
            <w:proofErr w:type="spellEnd"/>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2C8CCA3D" w14:textId="77777777" w:rsidR="00B22397" w:rsidRDefault="00B22397" w:rsidP="008C3DD1">
            <w:pPr>
              <w:rPr>
                <w:szCs w:val="24"/>
              </w:rPr>
            </w:pPr>
            <w:r>
              <w:rPr>
                <w:szCs w:val="24"/>
              </w:rPr>
              <w:t>Tidak ada.</w:t>
            </w:r>
          </w:p>
        </w:tc>
      </w:tr>
      <w:tr w:rsidR="00B22397" w14:paraId="4B68764A" w14:textId="77777777" w:rsidTr="008C3DD1">
        <w:tc>
          <w:tcPr>
            <w:tcW w:w="2122"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5559C978" w14:textId="77777777" w:rsidR="00B22397" w:rsidRDefault="00B22397" w:rsidP="008C3DD1">
            <w:pPr>
              <w:rPr>
                <w:szCs w:val="24"/>
              </w:rPr>
            </w:pPr>
            <w:r>
              <w:rPr>
                <w:szCs w:val="24"/>
              </w:rPr>
              <w:t>Kondisi Akhir</w:t>
            </w:r>
          </w:p>
        </w:tc>
        <w:tc>
          <w:tcPr>
            <w:tcW w:w="5806" w:type="dxa"/>
            <w:tcBorders>
              <w:top w:val="single" w:sz="4" w:space="0" w:color="000000" w:themeColor="text1"/>
              <w:left w:val="single" w:sz="4" w:space="0" w:color="000000" w:themeColor="text1"/>
              <w:bottom w:val="single" w:sz="4" w:space="0" w:color="000000" w:themeColor="text1"/>
              <w:right w:val="single" w:sz="4" w:space="0" w:color="000000" w:themeColor="text1"/>
            </w:tcBorders>
            <w:hideMark/>
          </w:tcPr>
          <w:p w14:paraId="7092D0FD" w14:textId="3E50023A" w:rsidR="00B22397" w:rsidRDefault="005F2AC9" w:rsidP="008C3DD1">
            <w:pPr>
              <w:keepNext/>
              <w:rPr>
                <w:szCs w:val="24"/>
              </w:rPr>
            </w:pPr>
            <w:r>
              <w:rPr>
                <w:szCs w:val="24"/>
              </w:rPr>
              <w:t>Berhasil menilai akreditasi perguruan tinggi</w:t>
            </w:r>
            <w:r w:rsidR="00B22397">
              <w:rPr>
                <w:szCs w:val="24"/>
              </w:rPr>
              <w:t>.</w:t>
            </w:r>
          </w:p>
        </w:tc>
      </w:tr>
    </w:tbl>
    <w:p w14:paraId="05E7DCD1" w14:textId="77777777" w:rsidR="00B22397" w:rsidRDefault="00B22397" w:rsidP="00B22397"/>
    <w:p w14:paraId="4F8F7678" w14:textId="5C282E3E" w:rsidR="005931DE" w:rsidRDefault="00392A94" w:rsidP="005418D0">
      <w:pPr>
        <w:pStyle w:val="Heading3"/>
      </w:pPr>
      <w:proofErr w:type="spellStart"/>
      <w:r>
        <w:t>Sequence</w:t>
      </w:r>
      <w:proofErr w:type="spellEnd"/>
      <w:r>
        <w:t xml:space="preserve"> </w:t>
      </w:r>
      <w:proofErr w:type="spellStart"/>
      <w:r>
        <w:t>Diagarm</w:t>
      </w:r>
      <w:proofErr w:type="spellEnd"/>
    </w:p>
    <w:p w14:paraId="0C82DC17" w14:textId="7E9E1002" w:rsidR="00C11C2B" w:rsidRDefault="00EE1462" w:rsidP="00EE1462">
      <w:pPr>
        <w:ind w:left="720"/>
      </w:pPr>
      <w:r>
        <w:t xml:space="preserve">Berikut adalah </w:t>
      </w:r>
      <w:proofErr w:type="spellStart"/>
      <w:r>
        <w:rPr>
          <w:i/>
          <w:iCs/>
        </w:rPr>
        <w:t>Sequence</w:t>
      </w:r>
      <w:proofErr w:type="spellEnd"/>
      <w:r>
        <w:rPr>
          <w:i/>
          <w:iCs/>
        </w:rPr>
        <w:t xml:space="preserve"> Diagram</w:t>
      </w:r>
      <w:r>
        <w:t xml:space="preserve"> yang digunakan untuk merancang sistem.</w:t>
      </w:r>
    </w:p>
    <w:p w14:paraId="10D92759" w14:textId="2F774849" w:rsidR="0090170A" w:rsidRDefault="0090170A" w:rsidP="008659EB">
      <w:pPr>
        <w:pStyle w:val="ListParagraph"/>
        <w:numPr>
          <w:ilvl w:val="0"/>
          <w:numId w:val="104"/>
        </w:numPr>
      </w:pPr>
      <w:proofErr w:type="spellStart"/>
      <w:r>
        <w:rPr>
          <w:i/>
          <w:iCs/>
        </w:rPr>
        <w:t>Sequence</w:t>
      </w:r>
      <w:proofErr w:type="spellEnd"/>
      <w:r>
        <w:rPr>
          <w:i/>
          <w:iCs/>
        </w:rPr>
        <w:t xml:space="preserve"> Diagram</w:t>
      </w:r>
      <w:r>
        <w:t xml:space="preserve"> </w:t>
      </w:r>
      <w:proofErr w:type="spellStart"/>
      <w:r w:rsidR="00623AEC">
        <w:rPr>
          <w:i/>
          <w:iCs/>
        </w:rPr>
        <w:t>Login</w:t>
      </w:r>
      <w:proofErr w:type="spellEnd"/>
      <w:r w:rsidR="00623AEC">
        <w:rPr>
          <w:i/>
          <w:iCs/>
        </w:rPr>
        <w:t xml:space="preserve"> </w:t>
      </w:r>
      <w:proofErr w:type="spellStart"/>
      <w:r w:rsidR="00623AEC">
        <w:rPr>
          <w:i/>
          <w:iCs/>
        </w:rPr>
        <w:t>Success</w:t>
      </w:r>
      <w:proofErr w:type="spellEnd"/>
    </w:p>
    <w:p w14:paraId="58BDE638" w14:textId="60414D67" w:rsidR="0090170A" w:rsidRDefault="0090170A" w:rsidP="0090170A">
      <w:pPr>
        <w:pStyle w:val="ListParagraph"/>
        <w:ind w:left="1080"/>
      </w:pPr>
      <w:proofErr w:type="spellStart"/>
      <w:r>
        <w:rPr>
          <w:i/>
          <w:iCs/>
        </w:rPr>
        <w:t>Sequence</w:t>
      </w:r>
      <w:proofErr w:type="spellEnd"/>
      <w:r>
        <w:t xml:space="preserve"> </w:t>
      </w:r>
      <w:proofErr w:type="spellStart"/>
      <w:r w:rsidR="00717E69">
        <w:rPr>
          <w:i/>
          <w:iCs/>
        </w:rPr>
        <w:t>login</w:t>
      </w:r>
      <w:proofErr w:type="spellEnd"/>
      <w:r w:rsidR="00717E69">
        <w:rPr>
          <w:i/>
          <w:iCs/>
        </w:rPr>
        <w:t xml:space="preserve"> </w:t>
      </w:r>
      <w:proofErr w:type="spellStart"/>
      <w:r w:rsidR="00717E69">
        <w:rPr>
          <w:i/>
          <w:iCs/>
        </w:rPr>
        <w:t>success</w:t>
      </w:r>
      <w:proofErr w:type="spellEnd"/>
      <w:r>
        <w:t xml:space="preserve"> </w:t>
      </w:r>
      <w:r w:rsidR="00717E69">
        <w:t xml:space="preserve">merupakan bagian dari </w:t>
      </w:r>
      <w:proofErr w:type="spellStart"/>
      <w:r w:rsidR="00717E69">
        <w:rPr>
          <w:i/>
          <w:iCs/>
        </w:rPr>
        <w:t>usecase</w:t>
      </w:r>
      <w:proofErr w:type="spellEnd"/>
      <w:r w:rsidR="00717E69">
        <w:rPr>
          <w:i/>
          <w:iCs/>
        </w:rPr>
        <w:t xml:space="preserve"> </w:t>
      </w:r>
      <w:r w:rsidR="00717E69">
        <w:t>verifikasi pengguna yang</w:t>
      </w:r>
      <w:r w:rsidR="00C56B38">
        <w:t xml:space="preserve"> menjabarkan alur bagaimana verifikasi pengguna berhasil dilakukan. </w:t>
      </w:r>
      <w:proofErr w:type="spellStart"/>
      <w:r w:rsidR="00681FD2">
        <w:rPr>
          <w:i/>
          <w:iCs/>
        </w:rPr>
        <w:t>Sequence</w:t>
      </w:r>
      <w:proofErr w:type="spellEnd"/>
      <w:r w:rsidR="00681FD2">
        <w:t xml:space="preserve"> ini</w:t>
      </w:r>
      <w:r>
        <w:t xml:space="preserve"> terdiri dari </w:t>
      </w:r>
      <w:proofErr w:type="spellStart"/>
      <w:r>
        <w:t>LoginView</w:t>
      </w:r>
      <w:proofErr w:type="spellEnd"/>
      <w:r>
        <w:t xml:space="preserve"> sebagai tampilan yang muncul kepada pengguna, </w:t>
      </w:r>
      <w:proofErr w:type="spellStart"/>
      <w:r>
        <w:t>SiteController</w:t>
      </w:r>
      <w:proofErr w:type="spellEnd"/>
      <w:r>
        <w:t xml:space="preserve"> sebagai </w:t>
      </w:r>
      <w:proofErr w:type="spellStart"/>
      <w:r w:rsidRPr="0090170A">
        <w:rPr>
          <w:i/>
          <w:iCs/>
        </w:rPr>
        <w:t>controller</w:t>
      </w:r>
      <w:proofErr w:type="spellEnd"/>
      <w:r>
        <w:t xml:space="preserve">, </w:t>
      </w:r>
      <w:proofErr w:type="spellStart"/>
      <w:r>
        <w:t>LoginForm</w:t>
      </w:r>
      <w:proofErr w:type="spellEnd"/>
      <w:r>
        <w:t xml:space="preserve"> sebagai </w:t>
      </w:r>
      <w:r w:rsidRPr="0090170A">
        <w:rPr>
          <w:i/>
          <w:iCs/>
        </w:rPr>
        <w:t>model</w:t>
      </w:r>
      <w:r>
        <w:t xml:space="preserve">, dan </w:t>
      </w:r>
      <w:proofErr w:type="spellStart"/>
      <w:r>
        <w:t>User</w:t>
      </w:r>
      <w:proofErr w:type="spellEnd"/>
      <w:r>
        <w:t xml:space="preserve"> sebagai </w:t>
      </w:r>
      <w:r w:rsidRPr="0090170A">
        <w:rPr>
          <w:i/>
          <w:iCs/>
        </w:rPr>
        <w:t xml:space="preserve">model </w:t>
      </w:r>
      <w:proofErr w:type="spellStart"/>
      <w:r w:rsidRPr="0090170A">
        <w:rPr>
          <w:i/>
          <w:iCs/>
        </w:rPr>
        <w:t>mapper</w:t>
      </w:r>
      <w:proofErr w:type="spellEnd"/>
      <w:r>
        <w:t xml:space="preserve"> terhadap </w:t>
      </w:r>
      <w:proofErr w:type="spellStart"/>
      <w:r w:rsidRPr="0090170A">
        <w:rPr>
          <w:i/>
          <w:iCs/>
        </w:rPr>
        <w:t>database</w:t>
      </w:r>
      <w:proofErr w:type="spellEnd"/>
      <w:r w:rsidR="00623AEC">
        <w:t xml:space="preserve">. Aktor dari </w:t>
      </w:r>
      <w:proofErr w:type="spellStart"/>
      <w:r w:rsidR="00623AEC">
        <w:rPr>
          <w:i/>
          <w:iCs/>
        </w:rPr>
        <w:t>sequence</w:t>
      </w:r>
      <w:proofErr w:type="spellEnd"/>
      <w:r w:rsidR="00623AEC">
        <w:t xml:space="preserve"> ini adalah </w:t>
      </w:r>
      <w:proofErr w:type="spellStart"/>
      <w:r w:rsidR="00623AEC">
        <w:t>User</w:t>
      </w:r>
      <w:proofErr w:type="spellEnd"/>
      <w:r w:rsidR="00623AEC">
        <w:t xml:space="preserve"> atau seluruh pengguna.</w:t>
      </w:r>
    </w:p>
    <w:p w14:paraId="03630178" w14:textId="083BF871" w:rsidR="00623AEC" w:rsidRDefault="00623AEC" w:rsidP="0090170A">
      <w:pPr>
        <w:pStyle w:val="ListParagraph"/>
        <w:ind w:left="1080"/>
      </w:pPr>
    </w:p>
    <w:p w14:paraId="7FB6C217" w14:textId="2140F1A8" w:rsidR="00623AEC" w:rsidRDefault="00623AEC" w:rsidP="0090170A">
      <w:pPr>
        <w:pStyle w:val="ListParagraph"/>
        <w:ind w:left="1080"/>
      </w:pPr>
    </w:p>
    <w:p w14:paraId="538372E7" w14:textId="74DBDC96" w:rsidR="00623AEC" w:rsidRDefault="00623AEC" w:rsidP="0090170A">
      <w:pPr>
        <w:pStyle w:val="ListParagraph"/>
        <w:ind w:left="1080"/>
      </w:pPr>
    </w:p>
    <w:p w14:paraId="038CB0B9" w14:textId="77777777" w:rsidR="00623AEC" w:rsidRDefault="00623AEC" w:rsidP="00B10B66">
      <w:pPr>
        <w:pStyle w:val="ListParagraph"/>
        <w:keepNext/>
        <w:ind w:left="0"/>
        <w:jc w:val="center"/>
      </w:pPr>
      <w:r>
        <w:rPr>
          <w:noProof/>
        </w:rPr>
        <w:drawing>
          <wp:inline distT="0" distB="0" distL="0" distR="0" wp14:anchorId="4AD6F746" wp14:editId="3D06B976">
            <wp:extent cx="5039995" cy="3094355"/>
            <wp:effectExtent l="0" t="0" r="8255"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039995" cy="3094355"/>
                    </a:xfrm>
                    <a:prstGeom prst="rect">
                      <a:avLst/>
                    </a:prstGeom>
                    <a:noFill/>
                    <a:ln>
                      <a:noFill/>
                    </a:ln>
                  </pic:spPr>
                </pic:pic>
              </a:graphicData>
            </a:graphic>
          </wp:inline>
        </w:drawing>
      </w:r>
    </w:p>
    <w:p w14:paraId="2E2F7645" w14:textId="3D5E0A95" w:rsidR="00623AEC" w:rsidRDefault="00623AEC" w:rsidP="00623AEC">
      <w:pPr>
        <w:pStyle w:val="Caption"/>
        <w:rPr>
          <w:i/>
          <w:iCs/>
        </w:rPr>
      </w:pPr>
      <w:r>
        <w:t xml:space="preserve">Gambar </w:t>
      </w:r>
      <w:r w:rsidR="001E2368">
        <w:fldChar w:fldCharType="begin"/>
      </w:r>
      <w:r w:rsidR="001E2368">
        <w:instrText xml:space="preserve"> STYLEREF 1 \s </w:instrText>
      </w:r>
      <w:r w:rsidR="001E2368">
        <w:fldChar w:fldCharType="separate"/>
      </w:r>
      <w:r w:rsidR="001E2368">
        <w:rPr>
          <w:noProof/>
        </w:rPr>
        <w:t>IV</w:t>
      </w:r>
      <w:r w:rsidR="001E2368">
        <w:fldChar w:fldCharType="end"/>
      </w:r>
      <w:r w:rsidR="001E2368">
        <w:t>.</w:t>
      </w:r>
      <w:r w:rsidR="001E2368">
        <w:fldChar w:fldCharType="begin"/>
      </w:r>
      <w:r w:rsidR="001E2368">
        <w:instrText xml:space="preserve"> SEQ Gambar \* ARABIC \s 1 </w:instrText>
      </w:r>
      <w:r w:rsidR="001E2368">
        <w:fldChar w:fldCharType="separate"/>
      </w:r>
      <w:r w:rsidR="001E2368">
        <w:rPr>
          <w:noProof/>
        </w:rPr>
        <w:t>2</w:t>
      </w:r>
      <w:r w:rsidR="001E2368">
        <w:fldChar w:fldCharType="end"/>
      </w:r>
      <w:r>
        <w:t xml:space="preserve"> </w:t>
      </w:r>
      <w:proofErr w:type="spellStart"/>
      <w:r>
        <w:rPr>
          <w:i/>
          <w:iCs/>
        </w:rPr>
        <w:t>Sequence</w:t>
      </w:r>
      <w:proofErr w:type="spellEnd"/>
      <w:r>
        <w:rPr>
          <w:i/>
          <w:iCs/>
        </w:rPr>
        <w:t xml:space="preserve"> Diagram</w:t>
      </w:r>
      <w:r w:rsidR="000A086A">
        <w:rPr>
          <w:i/>
          <w:iCs/>
        </w:rPr>
        <w:t xml:space="preserve"> </w:t>
      </w:r>
      <w:proofErr w:type="spellStart"/>
      <w:r w:rsidR="000A086A">
        <w:rPr>
          <w:i/>
          <w:iCs/>
        </w:rPr>
        <w:t>Login</w:t>
      </w:r>
      <w:proofErr w:type="spellEnd"/>
      <w:r w:rsidR="000A086A">
        <w:rPr>
          <w:i/>
          <w:iCs/>
        </w:rPr>
        <w:t xml:space="preserve"> </w:t>
      </w:r>
      <w:proofErr w:type="spellStart"/>
      <w:r w:rsidR="000A086A">
        <w:rPr>
          <w:i/>
          <w:iCs/>
        </w:rPr>
        <w:t>Success</w:t>
      </w:r>
      <w:proofErr w:type="spellEnd"/>
      <w:r w:rsidR="000A086A">
        <w:rPr>
          <w:i/>
          <w:iCs/>
        </w:rPr>
        <w:t>.</w:t>
      </w:r>
    </w:p>
    <w:p w14:paraId="29AB16A4" w14:textId="7C2C48A1" w:rsidR="00C56B38" w:rsidRDefault="00C56B38" w:rsidP="008659EB">
      <w:pPr>
        <w:pStyle w:val="ListParagraph"/>
        <w:numPr>
          <w:ilvl w:val="0"/>
          <w:numId w:val="104"/>
        </w:numPr>
      </w:pPr>
      <w:proofErr w:type="spellStart"/>
      <w:r>
        <w:rPr>
          <w:i/>
          <w:iCs/>
        </w:rPr>
        <w:t>Sequence</w:t>
      </w:r>
      <w:proofErr w:type="spellEnd"/>
      <w:r>
        <w:rPr>
          <w:i/>
          <w:iCs/>
        </w:rPr>
        <w:t xml:space="preserve"> Diagram</w:t>
      </w:r>
      <w:r>
        <w:t xml:space="preserve"> </w:t>
      </w:r>
      <w:proofErr w:type="spellStart"/>
      <w:r>
        <w:rPr>
          <w:i/>
          <w:iCs/>
        </w:rPr>
        <w:t>Login</w:t>
      </w:r>
      <w:proofErr w:type="spellEnd"/>
      <w:r>
        <w:rPr>
          <w:i/>
          <w:iCs/>
        </w:rPr>
        <w:t xml:space="preserve"> </w:t>
      </w:r>
      <w:r>
        <w:t xml:space="preserve">Gagal </w:t>
      </w:r>
      <w:proofErr w:type="spellStart"/>
      <w:r>
        <w:rPr>
          <w:i/>
          <w:iCs/>
        </w:rPr>
        <w:t>User</w:t>
      </w:r>
      <w:proofErr w:type="spellEnd"/>
      <w:r>
        <w:rPr>
          <w:i/>
          <w:iCs/>
        </w:rPr>
        <w:t xml:space="preserve"> Not </w:t>
      </w:r>
      <w:proofErr w:type="spellStart"/>
      <w:r>
        <w:rPr>
          <w:i/>
          <w:iCs/>
        </w:rPr>
        <w:t>Found</w:t>
      </w:r>
      <w:proofErr w:type="spellEnd"/>
    </w:p>
    <w:p w14:paraId="21C9A47B" w14:textId="6B9019EA" w:rsidR="00C24CA6" w:rsidRDefault="00C24CA6" w:rsidP="00C24CA6">
      <w:pPr>
        <w:pStyle w:val="ListParagraph"/>
        <w:ind w:left="1080"/>
      </w:pPr>
      <w:proofErr w:type="spellStart"/>
      <w:r>
        <w:rPr>
          <w:i/>
          <w:iCs/>
        </w:rPr>
        <w:t>Sequence</w:t>
      </w:r>
      <w:proofErr w:type="spellEnd"/>
      <w:r>
        <w:t xml:space="preserve"> </w:t>
      </w:r>
      <w:proofErr w:type="spellStart"/>
      <w:r>
        <w:rPr>
          <w:i/>
          <w:iCs/>
        </w:rPr>
        <w:t>login</w:t>
      </w:r>
      <w:proofErr w:type="spellEnd"/>
      <w:r>
        <w:rPr>
          <w:i/>
          <w:iCs/>
        </w:rPr>
        <w:t xml:space="preserve"> </w:t>
      </w:r>
      <w:r>
        <w:t xml:space="preserve">gagal </w:t>
      </w:r>
      <w:proofErr w:type="spellStart"/>
      <w:r>
        <w:rPr>
          <w:i/>
          <w:iCs/>
        </w:rPr>
        <w:t>user</w:t>
      </w:r>
      <w:proofErr w:type="spellEnd"/>
      <w:r>
        <w:rPr>
          <w:i/>
          <w:iCs/>
        </w:rPr>
        <w:t xml:space="preserve"> not </w:t>
      </w:r>
      <w:proofErr w:type="spellStart"/>
      <w:r>
        <w:rPr>
          <w:i/>
          <w:iCs/>
        </w:rPr>
        <w:t>found</w:t>
      </w:r>
      <w:proofErr w:type="spellEnd"/>
      <w:r>
        <w:t xml:space="preserve"> merupakan bagian dari </w:t>
      </w:r>
      <w:proofErr w:type="spellStart"/>
      <w:r>
        <w:rPr>
          <w:i/>
          <w:iCs/>
        </w:rPr>
        <w:t>usecase</w:t>
      </w:r>
      <w:proofErr w:type="spellEnd"/>
      <w:r>
        <w:rPr>
          <w:i/>
          <w:iCs/>
        </w:rPr>
        <w:t xml:space="preserve"> </w:t>
      </w:r>
      <w:r>
        <w:t xml:space="preserve">verifikasi pengguna yang menjabarkan alur bagaimana verifikasi pengguna </w:t>
      </w:r>
      <w:r w:rsidR="00366625">
        <w:t xml:space="preserve">gagal dikarenakan pengguna tidak ditemukan di dalam </w:t>
      </w:r>
      <w:proofErr w:type="spellStart"/>
      <w:r w:rsidR="00366625" w:rsidRPr="00366625">
        <w:rPr>
          <w:i/>
          <w:iCs/>
        </w:rPr>
        <w:t>database</w:t>
      </w:r>
      <w:proofErr w:type="spellEnd"/>
      <w:r>
        <w:t xml:space="preserve">. </w:t>
      </w:r>
      <w:proofErr w:type="spellStart"/>
      <w:r>
        <w:rPr>
          <w:i/>
          <w:iCs/>
        </w:rPr>
        <w:t>Sequence</w:t>
      </w:r>
      <w:proofErr w:type="spellEnd"/>
      <w:r>
        <w:t xml:space="preserve"> ini terdiri dari </w:t>
      </w:r>
      <w:proofErr w:type="spellStart"/>
      <w:r>
        <w:t>LoginView</w:t>
      </w:r>
      <w:proofErr w:type="spellEnd"/>
      <w:r>
        <w:t xml:space="preserve"> sebagai tampilan yang muncul kepada pengguna, </w:t>
      </w:r>
      <w:proofErr w:type="spellStart"/>
      <w:r>
        <w:t>SiteController</w:t>
      </w:r>
      <w:proofErr w:type="spellEnd"/>
      <w:r>
        <w:t xml:space="preserve"> sebagai </w:t>
      </w:r>
      <w:proofErr w:type="spellStart"/>
      <w:r w:rsidRPr="0090170A">
        <w:rPr>
          <w:i/>
          <w:iCs/>
        </w:rPr>
        <w:t>controller</w:t>
      </w:r>
      <w:proofErr w:type="spellEnd"/>
      <w:r>
        <w:t xml:space="preserve">, </w:t>
      </w:r>
      <w:proofErr w:type="spellStart"/>
      <w:r>
        <w:t>LoginForm</w:t>
      </w:r>
      <w:proofErr w:type="spellEnd"/>
      <w:r>
        <w:t xml:space="preserve"> sebagai </w:t>
      </w:r>
      <w:r w:rsidRPr="0090170A">
        <w:rPr>
          <w:i/>
          <w:iCs/>
        </w:rPr>
        <w:t>model</w:t>
      </w:r>
      <w:r>
        <w:t xml:space="preserve">, dan </w:t>
      </w:r>
      <w:proofErr w:type="spellStart"/>
      <w:r>
        <w:t>User</w:t>
      </w:r>
      <w:proofErr w:type="spellEnd"/>
      <w:r>
        <w:t xml:space="preserve"> sebagai </w:t>
      </w:r>
      <w:r w:rsidRPr="0090170A">
        <w:rPr>
          <w:i/>
          <w:iCs/>
        </w:rPr>
        <w:t xml:space="preserve">model </w:t>
      </w:r>
      <w:proofErr w:type="spellStart"/>
      <w:r w:rsidRPr="0090170A">
        <w:rPr>
          <w:i/>
          <w:iCs/>
        </w:rPr>
        <w:t>mapper</w:t>
      </w:r>
      <w:proofErr w:type="spellEnd"/>
      <w:r>
        <w:t xml:space="preserve"> terhadap </w:t>
      </w:r>
      <w:proofErr w:type="spellStart"/>
      <w:r w:rsidRPr="0090170A">
        <w:rPr>
          <w:i/>
          <w:iCs/>
        </w:rPr>
        <w:t>database</w:t>
      </w:r>
      <w:proofErr w:type="spellEnd"/>
      <w:r>
        <w:t xml:space="preserve">. Aktor dari </w:t>
      </w:r>
      <w:proofErr w:type="spellStart"/>
      <w:r>
        <w:rPr>
          <w:i/>
          <w:iCs/>
        </w:rPr>
        <w:t>sequence</w:t>
      </w:r>
      <w:proofErr w:type="spellEnd"/>
      <w:r>
        <w:t xml:space="preserve"> ini adalah </w:t>
      </w:r>
      <w:proofErr w:type="spellStart"/>
      <w:r>
        <w:t>User</w:t>
      </w:r>
      <w:proofErr w:type="spellEnd"/>
      <w:r>
        <w:t xml:space="preserve"> atau seluruh pengguna.</w:t>
      </w:r>
    </w:p>
    <w:p w14:paraId="123F1CEC" w14:textId="1A454767" w:rsidR="000A086A" w:rsidRDefault="000A086A" w:rsidP="00C24CA6">
      <w:pPr>
        <w:pStyle w:val="ListParagraph"/>
        <w:ind w:left="1080"/>
      </w:pPr>
    </w:p>
    <w:p w14:paraId="637DD4C6" w14:textId="77777777" w:rsidR="000A086A" w:rsidRDefault="000A086A" w:rsidP="00B10B66">
      <w:pPr>
        <w:pStyle w:val="ListParagraph"/>
        <w:keepNext/>
        <w:ind w:left="0"/>
        <w:jc w:val="center"/>
      </w:pPr>
      <w:r>
        <w:rPr>
          <w:noProof/>
        </w:rPr>
        <w:lastRenderedPageBreak/>
        <w:drawing>
          <wp:inline distT="0" distB="0" distL="0" distR="0" wp14:anchorId="3DB73D2A" wp14:editId="1CD2671B">
            <wp:extent cx="5039995" cy="3094355"/>
            <wp:effectExtent l="0" t="0" r="8255"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039995" cy="3094355"/>
                    </a:xfrm>
                    <a:prstGeom prst="rect">
                      <a:avLst/>
                    </a:prstGeom>
                    <a:noFill/>
                    <a:ln>
                      <a:noFill/>
                    </a:ln>
                  </pic:spPr>
                </pic:pic>
              </a:graphicData>
            </a:graphic>
          </wp:inline>
        </w:drawing>
      </w:r>
    </w:p>
    <w:p w14:paraId="6ED100B3" w14:textId="28DFF3FE" w:rsidR="000A086A" w:rsidRPr="000A086A" w:rsidRDefault="000A086A" w:rsidP="000A086A">
      <w:pPr>
        <w:pStyle w:val="Caption"/>
      </w:pPr>
      <w:r>
        <w:t xml:space="preserve">Gambar </w:t>
      </w:r>
      <w:r w:rsidR="001E2368">
        <w:fldChar w:fldCharType="begin"/>
      </w:r>
      <w:r w:rsidR="001E2368">
        <w:instrText xml:space="preserve"> STYLEREF 1 \s </w:instrText>
      </w:r>
      <w:r w:rsidR="001E2368">
        <w:fldChar w:fldCharType="separate"/>
      </w:r>
      <w:r w:rsidR="001E2368">
        <w:rPr>
          <w:noProof/>
        </w:rPr>
        <w:t>IV</w:t>
      </w:r>
      <w:r w:rsidR="001E2368">
        <w:fldChar w:fldCharType="end"/>
      </w:r>
      <w:r w:rsidR="001E2368">
        <w:t>.</w:t>
      </w:r>
      <w:r w:rsidR="001E2368">
        <w:fldChar w:fldCharType="begin"/>
      </w:r>
      <w:r w:rsidR="001E2368">
        <w:instrText xml:space="preserve"> SEQ Gambar \* ARABIC \s 1 </w:instrText>
      </w:r>
      <w:r w:rsidR="001E2368">
        <w:fldChar w:fldCharType="separate"/>
      </w:r>
      <w:r w:rsidR="001E2368">
        <w:rPr>
          <w:noProof/>
        </w:rPr>
        <w:t>3</w:t>
      </w:r>
      <w:r w:rsidR="001E2368">
        <w:fldChar w:fldCharType="end"/>
      </w:r>
      <w:r>
        <w:t xml:space="preserve"> </w:t>
      </w:r>
      <w:proofErr w:type="spellStart"/>
      <w:r>
        <w:rPr>
          <w:i/>
          <w:iCs/>
        </w:rPr>
        <w:t>Sequence</w:t>
      </w:r>
      <w:proofErr w:type="spellEnd"/>
      <w:r>
        <w:rPr>
          <w:i/>
          <w:iCs/>
        </w:rPr>
        <w:t xml:space="preserve"> Diagram </w:t>
      </w:r>
      <w:proofErr w:type="spellStart"/>
      <w:r>
        <w:rPr>
          <w:i/>
          <w:iCs/>
        </w:rPr>
        <w:t>Login</w:t>
      </w:r>
      <w:proofErr w:type="spellEnd"/>
      <w:r>
        <w:t xml:space="preserve"> Gagal</w:t>
      </w:r>
      <w:r>
        <w:rPr>
          <w:i/>
          <w:iCs/>
        </w:rPr>
        <w:t xml:space="preserve"> </w:t>
      </w:r>
      <w:proofErr w:type="spellStart"/>
      <w:r>
        <w:rPr>
          <w:i/>
          <w:iCs/>
        </w:rPr>
        <w:t>User</w:t>
      </w:r>
      <w:proofErr w:type="spellEnd"/>
      <w:r>
        <w:rPr>
          <w:i/>
          <w:iCs/>
        </w:rPr>
        <w:t xml:space="preserve"> Not </w:t>
      </w:r>
      <w:proofErr w:type="spellStart"/>
      <w:r>
        <w:rPr>
          <w:i/>
          <w:iCs/>
        </w:rPr>
        <w:t>Found</w:t>
      </w:r>
      <w:proofErr w:type="spellEnd"/>
      <w:r>
        <w:t>.</w:t>
      </w:r>
    </w:p>
    <w:p w14:paraId="1A1C1C16" w14:textId="1506FF50" w:rsidR="00C56B38" w:rsidRDefault="00C56B38" w:rsidP="00C56B38">
      <w:pPr>
        <w:pStyle w:val="ListParagraph"/>
        <w:ind w:left="1080"/>
      </w:pPr>
    </w:p>
    <w:p w14:paraId="09B015AE" w14:textId="268DCB98" w:rsidR="008F7886" w:rsidRDefault="008F7886" w:rsidP="008659EB">
      <w:pPr>
        <w:pStyle w:val="ListParagraph"/>
        <w:numPr>
          <w:ilvl w:val="0"/>
          <w:numId w:val="104"/>
        </w:numPr>
      </w:pPr>
      <w:proofErr w:type="spellStart"/>
      <w:r>
        <w:rPr>
          <w:i/>
          <w:iCs/>
        </w:rPr>
        <w:t>Sequence</w:t>
      </w:r>
      <w:proofErr w:type="spellEnd"/>
      <w:r>
        <w:rPr>
          <w:i/>
          <w:iCs/>
        </w:rPr>
        <w:t xml:space="preserve"> Diagram</w:t>
      </w:r>
      <w:r>
        <w:t xml:space="preserve"> </w:t>
      </w:r>
      <w:proofErr w:type="spellStart"/>
      <w:r>
        <w:rPr>
          <w:i/>
          <w:iCs/>
        </w:rPr>
        <w:t>Login</w:t>
      </w:r>
      <w:proofErr w:type="spellEnd"/>
      <w:r>
        <w:rPr>
          <w:i/>
          <w:iCs/>
        </w:rPr>
        <w:t xml:space="preserve"> </w:t>
      </w:r>
      <w:r>
        <w:t xml:space="preserve">Gagal </w:t>
      </w:r>
      <w:proofErr w:type="spellStart"/>
      <w:r>
        <w:rPr>
          <w:i/>
          <w:iCs/>
        </w:rPr>
        <w:t>Wrong</w:t>
      </w:r>
      <w:proofErr w:type="spellEnd"/>
      <w:r>
        <w:rPr>
          <w:i/>
          <w:iCs/>
        </w:rPr>
        <w:t xml:space="preserve"> </w:t>
      </w:r>
      <w:proofErr w:type="spellStart"/>
      <w:r>
        <w:rPr>
          <w:i/>
          <w:iCs/>
        </w:rPr>
        <w:t>Password</w:t>
      </w:r>
      <w:proofErr w:type="spellEnd"/>
    </w:p>
    <w:p w14:paraId="433C74CD" w14:textId="2EF43677" w:rsidR="008F7886" w:rsidRDefault="008F7886" w:rsidP="008F7886">
      <w:pPr>
        <w:pStyle w:val="ListParagraph"/>
        <w:ind w:left="1080"/>
      </w:pPr>
      <w:proofErr w:type="spellStart"/>
      <w:r>
        <w:rPr>
          <w:i/>
          <w:iCs/>
        </w:rPr>
        <w:t>Sequence</w:t>
      </w:r>
      <w:proofErr w:type="spellEnd"/>
      <w:r>
        <w:t xml:space="preserve"> </w:t>
      </w:r>
      <w:proofErr w:type="spellStart"/>
      <w:r>
        <w:rPr>
          <w:i/>
          <w:iCs/>
        </w:rPr>
        <w:t>login</w:t>
      </w:r>
      <w:proofErr w:type="spellEnd"/>
      <w:r>
        <w:rPr>
          <w:i/>
          <w:iCs/>
        </w:rPr>
        <w:t xml:space="preserve"> </w:t>
      </w:r>
      <w:r>
        <w:t xml:space="preserve">gagal </w:t>
      </w:r>
      <w:proofErr w:type="spellStart"/>
      <w:r w:rsidR="006D6F0A">
        <w:rPr>
          <w:i/>
          <w:iCs/>
        </w:rPr>
        <w:t>wrong</w:t>
      </w:r>
      <w:proofErr w:type="spellEnd"/>
      <w:r w:rsidR="006D6F0A">
        <w:rPr>
          <w:i/>
          <w:iCs/>
        </w:rPr>
        <w:t xml:space="preserve"> </w:t>
      </w:r>
      <w:proofErr w:type="spellStart"/>
      <w:r w:rsidR="006D6F0A">
        <w:rPr>
          <w:i/>
          <w:iCs/>
        </w:rPr>
        <w:t>password</w:t>
      </w:r>
      <w:proofErr w:type="spellEnd"/>
      <w:r>
        <w:t xml:space="preserve"> merupakan bagian dari </w:t>
      </w:r>
      <w:proofErr w:type="spellStart"/>
      <w:r>
        <w:rPr>
          <w:i/>
          <w:iCs/>
        </w:rPr>
        <w:t>usecase</w:t>
      </w:r>
      <w:proofErr w:type="spellEnd"/>
      <w:r>
        <w:rPr>
          <w:i/>
          <w:iCs/>
        </w:rPr>
        <w:t xml:space="preserve"> </w:t>
      </w:r>
      <w:r>
        <w:t xml:space="preserve">verifikasi pengguna yang menjabarkan alur bagaimana verifikasi pengguna gagal dikarenakan </w:t>
      </w:r>
      <w:r w:rsidR="001B7FA0">
        <w:t xml:space="preserve">kata sandi yang digunakan tidak sesuai dengan </w:t>
      </w:r>
      <w:proofErr w:type="spellStart"/>
      <w:r w:rsidR="001B7FA0">
        <w:rPr>
          <w:i/>
          <w:iCs/>
        </w:rPr>
        <w:t>user</w:t>
      </w:r>
      <w:proofErr w:type="spellEnd"/>
      <w:r w:rsidR="001B7FA0">
        <w:t xml:space="preserve"> yang ada</w:t>
      </w:r>
      <w:r>
        <w:t xml:space="preserve"> di dalam </w:t>
      </w:r>
      <w:proofErr w:type="spellStart"/>
      <w:r w:rsidRPr="00366625">
        <w:rPr>
          <w:i/>
          <w:iCs/>
        </w:rPr>
        <w:t>database</w:t>
      </w:r>
      <w:proofErr w:type="spellEnd"/>
      <w:r>
        <w:t xml:space="preserve">. </w:t>
      </w:r>
      <w:proofErr w:type="spellStart"/>
      <w:r>
        <w:rPr>
          <w:i/>
          <w:iCs/>
        </w:rPr>
        <w:t>Sequence</w:t>
      </w:r>
      <w:proofErr w:type="spellEnd"/>
      <w:r>
        <w:t xml:space="preserve"> ini terdiri dari </w:t>
      </w:r>
      <w:proofErr w:type="spellStart"/>
      <w:r>
        <w:t>LoginView</w:t>
      </w:r>
      <w:proofErr w:type="spellEnd"/>
      <w:r>
        <w:t xml:space="preserve"> sebagai tampilan yang muncul kepada pengguna, </w:t>
      </w:r>
      <w:proofErr w:type="spellStart"/>
      <w:r>
        <w:t>SiteController</w:t>
      </w:r>
      <w:proofErr w:type="spellEnd"/>
      <w:r>
        <w:t xml:space="preserve"> sebagai </w:t>
      </w:r>
      <w:proofErr w:type="spellStart"/>
      <w:r w:rsidRPr="0090170A">
        <w:rPr>
          <w:i/>
          <w:iCs/>
        </w:rPr>
        <w:t>controller</w:t>
      </w:r>
      <w:proofErr w:type="spellEnd"/>
      <w:r>
        <w:t xml:space="preserve">, </w:t>
      </w:r>
      <w:proofErr w:type="spellStart"/>
      <w:r>
        <w:t>LoginForm</w:t>
      </w:r>
      <w:proofErr w:type="spellEnd"/>
      <w:r>
        <w:t xml:space="preserve"> sebagai </w:t>
      </w:r>
      <w:r w:rsidRPr="0090170A">
        <w:rPr>
          <w:i/>
          <w:iCs/>
        </w:rPr>
        <w:t>model</w:t>
      </w:r>
      <w:r>
        <w:t xml:space="preserve">, dan </w:t>
      </w:r>
      <w:proofErr w:type="spellStart"/>
      <w:r>
        <w:t>User</w:t>
      </w:r>
      <w:proofErr w:type="spellEnd"/>
      <w:r>
        <w:t xml:space="preserve"> sebagai </w:t>
      </w:r>
      <w:r w:rsidRPr="0090170A">
        <w:rPr>
          <w:i/>
          <w:iCs/>
        </w:rPr>
        <w:t xml:space="preserve">model </w:t>
      </w:r>
      <w:proofErr w:type="spellStart"/>
      <w:r w:rsidRPr="0090170A">
        <w:rPr>
          <w:i/>
          <w:iCs/>
        </w:rPr>
        <w:t>mapper</w:t>
      </w:r>
      <w:proofErr w:type="spellEnd"/>
      <w:r>
        <w:t xml:space="preserve"> terhadap </w:t>
      </w:r>
      <w:proofErr w:type="spellStart"/>
      <w:r w:rsidRPr="0090170A">
        <w:rPr>
          <w:i/>
          <w:iCs/>
        </w:rPr>
        <w:t>database</w:t>
      </w:r>
      <w:proofErr w:type="spellEnd"/>
      <w:r>
        <w:t xml:space="preserve">. Aktor dari </w:t>
      </w:r>
      <w:proofErr w:type="spellStart"/>
      <w:r>
        <w:rPr>
          <w:i/>
          <w:iCs/>
        </w:rPr>
        <w:t>sequence</w:t>
      </w:r>
      <w:proofErr w:type="spellEnd"/>
      <w:r>
        <w:t xml:space="preserve"> ini adalah </w:t>
      </w:r>
      <w:proofErr w:type="spellStart"/>
      <w:r>
        <w:t>User</w:t>
      </w:r>
      <w:proofErr w:type="spellEnd"/>
      <w:r>
        <w:t xml:space="preserve"> atau seluruh pengguna.</w:t>
      </w:r>
    </w:p>
    <w:p w14:paraId="69DA316B" w14:textId="72A6CCEE" w:rsidR="0032394E" w:rsidRDefault="0032394E" w:rsidP="008F7886">
      <w:pPr>
        <w:pStyle w:val="ListParagraph"/>
        <w:ind w:left="1080"/>
      </w:pPr>
    </w:p>
    <w:p w14:paraId="647B410C" w14:textId="77777777" w:rsidR="0032394E" w:rsidRDefault="0032394E" w:rsidP="00B10B66">
      <w:pPr>
        <w:pStyle w:val="ListParagraph"/>
        <w:keepNext/>
        <w:ind w:left="0"/>
        <w:jc w:val="center"/>
      </w:pPr>
      <w:r>
        <w:rPr>
          <w:noProof/>
        </w:rPr>
        <w:lastRenderedPageBreak/>
        <w:drawing>
          <wp:inline distT="0" distB="0" distL="0" distR="0" wp14:anchorId="5A343602" wp14:editId="2FB8BC64">
            <wp:extent cx="5039995" cy="3094355"/>
            <wp:effectExtent l="0" t="0" r="8255"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039995" cy="3094355"/>
                    </a:xfrm>
                    <a:prstGeom prst="rect">
                      <a:avLst/>
                    </a:prstGeom>
                    <a:noFill/>
                    <a:ln>
                      <a:noFill/>
                    </a:ln>
                  </pic:spPr>
                </pic:pic>
              </a:graphicData>
            </a:graphic>
          </wp:inline>
        </w:drawing>
      </w:r>
    </w:p>
    <w:p w14:paraId="0410B85B" w14:textId="6F0CD135" w:rsidR="0032394E" w:rsidRDefault="0032394E" w:rsidP="0032394E">
      <w:pPr>
        <w:pStyle w:val="Caption"/>
      </w:pPr>
      <w:r>
        <w:t xml:space="preserve">Gambar </w:t>
      </w:r>
      <w:r w:rsidR="001E2368">
        <w:fldChar w:fldCharType="begin"/>
      </w:r>
      <w:r w:rsidR="001E2368">
        <w:instrText xml:space="preserve"> STYLEREF 1 \s </w:instrText>
      </w:r>
      <w:r w:rsidR="001E2368">
        <w:fldChar w:fldCharType="separate"/>
      </w:r>
      <w:r w:rsidR="001E2368">
        <w:rPr>
          <w:noProof/>
        </w:rPr>
        <w:t>IV</w:t>
      </w:r>
      <w:r w:rsidR="001E2368">
        <w:fldChar w:fldCharType="end"/>
      </w:r>
      <w:r w:rsidR="001E2368">
        <w:t>.</w:t>
      </w:r>
      <w:r w:rsidR="001E2368">
        <w:fldChar w:fldCharType="begin"/>
      </w:r>
      <w:r w:rsidR="001E2368">
        <w:instrText xml:space="preserve"> SEQ Gambar \* ARABIC \s 1 </w:instrText>
      </w:r>
      <w:r w:rsidR="001E2368">
        <w:fldChar w:fldCharType="separate"/>
      </w:r>
      <w:r w:rsidR="001E2368">
        <w:rPr>
          <w:noProof/>
        </w:rPr>
        <w:t>4</w:t>
      </w:r>
      <w:r w:rsidR="001E2368">
        <w:fldChar w:fldCharType="end"/>
      </w:r>
      <w:r>
        <w:t xml:space="preserve"> </w:t>
      </w:r>
      <w:proofErr w:type="spellStart"/>
      <w:r>
        <w:rPr>
          <w:i/>
          <w:iCs/>
        </w:rPr>
        <w:t>Sequence</w:t>
      </w:r>
      <w:proofErr w:type="spellEnd"/>
      <w:r>
        <w:rPr>
          <w:i/>
          <w:iCs/>
        </w:rPr>
        <w:t xml:space="preserve"> Diagram </w:t>
      </w:r>
      <w:proofErr w:type="spellStart"/>
      <w:r>
        <w:rPr>
          <w:i/>
          <w:iCs/>
        </w:rPr>
        <w:t>Login</w:t>
      </w:r>
      <w:proofErr w:type="spellEnd"/>
      <w:r>
        <w:t xml:space="preserve"> Gagal </w:t>
      </w:r>
      <w:proofErr w:type="spellStart"/>
      <w:r>
        <w:rPr>
          <w:i/>
          <w:iCs/>
        </w:rPr>
        <w:t>Wrong</w:t>
      </w:r>
      <w:proofErr w:type="spellEnd"/>
      <w:r>
        <w:rPr>
          <w:i/>
          <w:iCs/>
        </w:rPr>
        <w:t xml:space="preserve"> </w:t>
      </w:r>
      <w:proofErr w:type="spellStart"/>
      <w:r>
        <w:rPr>
          <w:i/>
          <w:iCs/>
        </w:rPr>
        <w:t>Password</w:t>
      </w:r>
      <w:proofErr w:type="spellEnd"/>
      <w:r>
        <w:t>.</w:t>
      </w:r>
    </w:p>
    <w:p w14:paraId="527FD326" w14:textId="768DF8B7" w:rsidR="008C66B8" w:rsidRDefault="008C66B8" w:rsidP="008C66B8"/>
    <w:p w14:paraId="3EBB424A" w14:textId="5A57D7AD" w:rsidR="008C66B8" w:rsidRDefault="008C66B8" w:rsidP="008C66B8">
      <w:pPr>
        <w:pStyle w:val="Heading4"/>
      </w:pPr>
      <w:r>
        <w:t>Modul Admin</w:t>
      </w:r>
    </w:p>
    <w:p w14:paraId="76F9DC5E" w14:textId="6D3EE950" w:rsidR="005B7C8B" w:rsidRPr="005B7C8B" w:rsidRDefault="005B7C8B" w:rsidP="005B7C8B">
      <w:pPr>
        <w:ind w:firstLine="720"/>
      </w:pPr>
      <w:r>
        <w:t xml:space="preserve">Berikut adalah diagram-diagram </w:t>
      </w:r>
      <w:proofErr w:type="spellStart"/>
      <w:r>
        <w:t>sekuen</w:t>
      </w:r>
      <w:proofErr w:type="spellEnd"/>
      <w:r>
        <w:t xml:space="preserve"> yang digunakan untuk mendesain modul admin.</w:t>
      </w:r>
    </w:p>
    <w:p w14:paraId="741EEFBF" w14:textId="32F7BD0C" w:rsidR="008C66B8" w:rsidRDefault="008C66B8" w:rsidP="008659EB">
      <w:pPr>
        <w:pStyle w:val="ListParagraph"/>
        <w:numPr>
          <w:ilvl w:val="0"/>
          <w:numId w:val="105"/>
        </w:numPr>
      </w:pPr>
      <w:proofErr w:type="spellStart"/>
      <w:r>
        <w:rPr>
          <w:i/>
          <w:iCs/>
        </w:rPr>
        <w:t>Sequence</w:t>
      </w:r>
      <w:proofErr w:type="spellEnd"/>
      <w:r>
        <w:rPr>
          <w:i/>
          <w:iCs/>
        </w:rPr>
        <w:t xml:space="preserve"> Diagram</w:t>
      </w:r>
      <w:r>
        <w:t xml:space="preserve"> </w:t>
      </w:r>
      <w:r w:rsidR="005B5FA7">
        <w:t>Tambah Pengguna</w:t>
      </w:r>
    </w:p>
    <w:p w14:paraId="61E07B0E" w14:textId="033FB650" w:rsidR="008C66B8" w:rsidRDefault="008C66B8" w:rsidP="008C66B8">
      <w:pPr>
        <w:pStyle w:val="ListParagraph"/>
        <w:ind w:left="1080"/>
      </w:pPr>
      <w:proofErr w:type="spellStart"/>
      <w:r>
        <w:rPr>
          <w:i/>
          <w:iCs/>
        </w:rPr>
        <w:t>Sequence</w:t>
      </w:r>
      <w:proofErr w:type="spellEnd"/>
      <w:r>
        <w:t xml:space="preserve"> </w:t>
      </w:r>
      <w:r w:rsidR="005B5FA7">
        <w:t>tambah pengguna</w:t>
      </w:r>
      <w:r>
        <w:t xml:space="preserve"> merupakan bagian dari </w:t>
      </w:r>
      <w:proofErr w:type="spellStart"/>
      <w:r>
        <w:rPr>
          <w:i/>
          <w:iCs/>
        </w:rPr>
        <w:t>usecase</w:t>
      </w:r>
      <w:proofErr w:type="spellEnd"/>
      <w:r>
        <w:rPr>
          <w:i/>
          <w:iCs/>
        </w:rPr>
        <w:t xml:space="preserve"> </w:t>
      </w:r>
      <w:r w:rsidR="005B5FA7">
        <w:t>manajemen pengguna</w:t>
      </w:r>
      <w:r>
        <w:t xml:space="preserve"> yang menjabarkan alur </w:t>
      </w:r>
      <w:r w:rsidR="005B5FA7">
        <w:t>proses penambahan pengguna pada sistem</w:t>
      </w:r>
      <w:r>
        <w:t xml:space="preserve">. </w:t>
      </w:r>
      <w:proofErr w:type="spellStart"/>
      <w:r>
        <w:rPr>
          <w:i/>
          <w:iCs/>
        </w:rPr>
        <w:t>Sequence</w:t>
      </w:r>
      <w:proofErr w:type="spellEnd"/>
      <w:r>
        <w:t xml:space="preserve"> ini terdiri dari </w:t>
      </w:r>
      <w:proofErr w:type="spellStart"/>
      <w:r w:rsidR="005B5FA7">
        <w:t>CreateUserForm</w:t>
      </w:r>
      <w:proofErr w:type="spellEnd"/>
      <w:r>
        <w:t xml:space="preserve"> sebagai tampilan yang muncul kepada pengguna, </w:t>
      </w:r>
      <w:proofErr w:type="spellStart"/>
      <w:r w:rsidR="005B5FA7">
        <w:t>UserController</w:t>
      </w:r>
      <w:proofErr w:type="spellEnd"/>
      <w:r>
        <w:t xml:space="preserve"> sebagai </w:t>
      </w:r>
      <w:proofErr w:type="spellStart"/>
      <w:r w:rsidRPr="0090170A">
        <w:rPr>
          <w:i/>
          <w:iCs/>
        </w:rPr>
        <w:t>controller</w:t>
      </w:r>
      <w:proofErr w:type="spellEnd"/>
      <w:r>
        <w:t xml:space="preserve">, </w:t>
      </w:r>
      <w:proofErr w:type="spellStart"/>
      <w:r w:rsidR="005B5FA7">
        <w:t>CreateUserForm</w:t>
      </w:r>
      <w:proofErr w:type="spellEnd"/>
      <w:r>
        <w:t xml:space="preserve"> sebagai </w:t>
      </w:r>
      <w:r w:rsidRPr="0090170A">
        <w:rPr>
          <w:i/>
          <w:iCs/>
        </w:rPr>
        <w:t>model</w:t>
      </w:r>
      <w:r>
        <w:t xml:space="preserve">, dan </w:t>
      </w:r>
      <w:proofErr w:type="spellStart"/>
      <w:r>
        <w:t>User</w:t>
      </w:r>
      <w:proofErr w:type="spellEnd"/>
      <w:r>
        <w:t xml:space="preserve"> sebagai </w:t>
      </w:r>
      <w:r w:rsidRPr="0090170A">
        <w:rPr>
          <w:i/>
          <w:iCs/>
        </w:rPr>
        <w:t xml:space="preserve">model </w:t>
      </w:r>
      <w:proofErr w:type="spellStart"/>
      <w:r w:rsidRPr="0090170A">
        <w:rPr>
          <w:i/>
          <w:iCs/>
        </w:rPr>
        <w:t>mapper</w:t>
      </w:r>
      <w:proofErr w:type="spellEnd"/>
      <w:r>
        <w:t xml:space="preserve"> terhadap </w:t>
      </w:r>
      <w:proofErr w:type="spellStart"/>
      <w:r w:rsidRPr="0090170A">
        <w:rPr>
          <w:i/>
          <w:iCs/>
        </w:rPr>
        <w:t>database</w:t>
      </w:r>
      <w:proofErr w:type="spellEnd"/>
      <w:r>
        <w:t xml:space="preserve">. Aktor dari </w:t>
      </w:r>
      <w:proofErr w:type="spellStart"/>
      <w:r>
        <w:rPr>
          <w:i/>
          <w:iCs/>
        </w:rPr>
        <w:t>sequence</w:t>
      </w:r>
      <w:proofErr w:type="spellEnd"/>
      <w:r>
        <w:t xml:space="preserve"> ini adalah </w:t>
      </w:r>
      <w:r w:rsidR="005B5FA7">
        <w:t>LPM</w:t>
      </w:r>
      <w:r>
        <w:t>.</w:t>
      </w:r>
    </w:p>
    <w:p w14:paraId="1ACB0B5F" w14:textId="77777777" w:rsidR="001E2368" w:rsidRDefault="00FE18AE" w:rsidP="00B10B66">
      <w:pPr>
        <w:pStyle w:val="ListParagraph"/>
        <w:keepNext/>
        <w:ind w:left="0"/>
        <w:jc w:val="center"/>
      </w:pPr>
      <w:r>
        <w:rPr>
          <w:i/>
          <w:iCs/>
          <w:noProof/>
        </w:rPr>
        <w:lastRenderedPageBreak/>
        <w:drawing>
          <wp:inline distT="0" distB="0" distL="0" distR="0" wp14:anchorId="1A184E51" wp14:editId="1550F66E">
            <wp:extent cx="5029200" cy="2679700"/>
            <wp:effectExtent l="0" t="0" r="0" b="6350"/>
            <wp:docPr id="93" name="Picture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029200" cy="2679700"/>
                    </a:xfrm>
                    <a:prstGeom prst="rect">
                      <a:avLst/>
                    </a:prstGeom>
                    <a:noFill/>
                    <a:ln>
                      <a:noFill/>
                    </a:ln>
                  </pic:spPr>
                </pic:pic>
              </a:graphicData>
            </a:graphic>
          </wp:inline>
        </w:drawing>
      </w:r>
    </w:p>
    <w:p w14:paraId="3E41DF9F" w14:textId="4DCD4D8D" w:rsidR="00FE18AE" w:rsidRPr="001E2368" w:rsidRDefault="001E2368" w:rsidP="001E2368">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Pr>
          <w:noProof/>
        </w:rPr>
        <w:t>5</w:t>
      </w:r>
      <w:r>
        <w:fldChar w:fldCharType="end"/>
      </w:r>
      <w:r>
        <w:t xml:space="preserve"> </w:t>
      </w:r>
      <w:proofErr w:type="spellStart"/>
      <w:r>
        <w:rPr>
          <w:i/>
          <w:iCs/>
        </w:rPr>
        <w:t>Sequence</w:t>
      </w:r>
      <w:proofErr w:type="spellEnd"/>
      <w:r>
        <w:rPr>
          <w:i/>
          <w:iCs/>
        </w:rPr>
        <w:t xml:space="preserve"> Diagram</w:t>
      </w:r>
      <w:r>
        <w:t xml:space="preserve"> Tambah Pengguna.</w:t>
      </w:r>
    </w:p>
    <w:p w14:paraId="32609A0E" w14:textId="378ACCA1" w:rsidR="008C66B8" w:rsidRDefault="008C66B8" w:rsidP="008C66B8">
      <w:pPr>
        <w:pStyle w:val="ListParagraph"/>
        <w:ind w:left="1080"/>
      </w:pPr>
    </w:p>
    <w:p w14:paraId="3E261B95" w14:textId="7AA69646" w:rsidR="00E14FAD" w:rsidRDefault="00E14FAD" w:rsidP="00E14FAD">
      <w:pPr>
        <w:pStyle w:val="ListParagraph"/>
        <w:numPr>
          <w:ilvl w:val="0"/>
          <w:numId w:val="105"/>
        </w:numPr>
      </w:pPr>
      <w:proofErr w:type="spellStart"/>
      <w:r>
        <w:rPr>
          <w:i/>
          <w:iCs/>
        </w:rPr>
        <w:t>Sequence</w:t>
      </w:r>
      <w:proofErr w:type="spellEnd"/>
      <w:r>
        <w:rPr>
          <w:i/>
          <w:iCs/>
        </w:rPr>
        <w:t xml:space="preserve"> Diagram</w:t>
      </w:r>
      <w:r>
        <w:t xml:space="preserve"> </w:t>
      </w:r>
      <w:proofErr w:type="spellStart"/>
      <w:r>
        <w:rPr>
          <w:i/>
          <w:iCs/>
        </w:rPr>
        <w:t>Update</w:t>
      </w:r>
      <w:proofErr w:type="spellEnd"/>
      <w:r>
        <w:t xml:space="preserve"> Pengguna</w:t>
      </w:r>
    </w:p>
    <w:p w14:paraId="56FD03DC" w14:textId="676C0A72" w:rsidR="00E14FAD" w:rsidRDefault="00E14FAD" w:rsidP="00E14FAD">
      <w:pPr>
        <w:pStyle w:val="ListParagraph"/>
        <w:ind w:left="1080"/>
      </w:pPr>
      <w:proofErr w:type="spellStart"/>
      <w:r>
        <w:rPr>
          <w:i/>
          <w:iCs/>
        </w:rPr>
        <w:t>Sequence</w:t>
      </w:r>
      <w:proofErr w:type="spellEnd"/>
      <w:r>
        <w:t xml:space="preserve"> </w:t>
      </w:r>
      <w:proofErr w:type="spellStart"/>
      <w:r>
        <w:rPr>
          <w:i/>
          <w:iCs/>
        </w:rPr>
        <w:t>update</w:t>
      </w:r>
      <w:proofErr w:type="spellEnd"/>
      <w:r>
        <w:t xml:space="preserve"> pengguna merupakan bagian dari </w:t>
      </w:r>
      <w:proofErr w:type="spellStart"/>
      <w:r>
        <w:rPr>
          <w:i/>
          <w:iCs/>
        </w:rPr>
        <w:t>usecase</w:t>
      </w:r>
      <w:proofErr w:type="spellEnd"/>
      <w:r>
        <w:rPr>
          <w:i/>
          <w:iCs/>
        </w:rPr>
        <w:t xml:space="preserve"> </w:t>
      </w:r>
      <w:r>
        <w:t xml:space="preserve">manajemen pengguna yang menjabarkan alur proses pengubahan data pengguna pada sistem. </w:t>
      </w:r>
      <w:proofErr w:type="spellStart"/>
      <w:r>
        <w:rPr>
          <w:i/>
          <w:iCs/>
        </w:rPr>
        <w:t>Sequence</w:t>
      </w:r>
      <w:proofErr w:type="spellEnd"/>
      <w:r>
        <w:t xml:space="preserve"> ini terdiri dari </w:t>
      </w:r>
      <w:proofErr w:type="spellStart"/>
      <w:r>
        <w:t>UpdateUserForm</w:t>
      </w:r>
      <w:proofErr w:type="spellEnd"/>
      <w:r>
        <w:t xml:space="preserve"> sebagai tampilan yang muncul kepada pengguna, </w:t>
      </w:r>
      <w:proofErr w:type="spellStart"/>
      <w:r>
        <w:t>UserController</w:t>
      </w:r>
      <w:proofErr w:type="spellEnd"/>
      <w:r>
        <w:t xml:space="preserve"> sebagai </w:t>
      </w:r>
      <w:proofErr w:type="spellStart"/>
      <w:r w:rsidRPr="0090170A">
        <w:rPr>
          <w:i/>
          <w:iCs/>
        </w:rPr>
        <w:t>controller</w:t>
      </w:r>
      <w:proofErr w:type="spellEnd"/>
      <w:r>
        <w:t xml:space="preserve">, </w:t>
      </w:r>
      <w:proofErr w:type="spellStart"/>
      <w:r>
        <w:t>UpdateUserForm</w:t>
      </w:r>
      <w:proofErr w:type="spellEnd"/>
      <w:r>
        <w:t xml:space="preserve"> sebagai </w:t>
      </w:r>
      <w:r w:rsidRPr="0090170A">
        <w:rPr>
          <w:i/>
          <w:iCs/>
        </w:rPr>
        <w:t>model</w:t>
      </w:r>
      <w:r>
        <w:t xml:space="preserve">, dan </w:t>
      </w:r>
      <w:proofErr w:type="spellStart"/>
      <w:r>
        <w:t>User</w:t>
      </w:r>
      <w:proofErr w:type="spellEnd"/>
      <w:r>
        <w:t xml:space="preserve"> sebagai </w:t>
      </w:r>
      <w:r w:rsidRPr="0090170A">
        <w:rPr>
          <w:i/>
          <w:iCs/>
        </w:rPr>
        <w:t xml:space="preserve">model </w:t>
      </w:r>
      <w:proofErr w:type="spellStart"/>
      <w:r w:rsidRPr="0090170A">
        <w:rPr>
          <w:i/>
          <w:iCs/>
        </w:rPr>
        <w:t>mapper</w:t>
      </w:r>
      <w:proofErr w:type="spellEnd"/>
      <w:r>
        <w:t xml:space="preserve"> terhadap </w:t>
      </w:r>
      <w:proofErr w:type="spellStart"/>
      <w:r w:rsidRPr="0090170A">
        <w:rPr>
          <w:i/>
          <w:iCs/>
        </w:rPr>
        <w:t>database</w:t>
      </w:r>
      <w:proofErr w:type="spellEnd"/>
      <w:r>
        <w:t xml:space="preserve">. Aktor dari </w:t>
      </w:r>
      <w:proofErr w:type="spellStart"/>
      <w:r>
        <w:rPr>
          <w:i/>
          <w:iCs/>
        </w:rPr>
        <w:t>sequence</w:t>
      </w:r>
      <w:proofErr w:type="spellEnd"/>
      <w:r>
        <w:t xml:space="preserve"> ini adalah LPM.</w:t>
      </w:r>
    </w:p>
    <w:p w14:paraId="4389FBDE" w14:textId="77777777" w:rsidR="00E14FAD" w:rsidRDefault="00E14FAD" w:rsidP="00B10B66">
      <w:pPr>
        <w:pStyle w:val="ListParagraph"/>
        <w:keepNext/>
        <w:ind w:left="0"/>
        <w:jc w:val="center"/>
      </w:pPr>
      <w:r>
        <w:rPr>
          <w:i/>
          <w:iCs/>
          <w:noProof/>
        </w:rPr>
        <w:drawing>
          <wp:inline distT="0" distB="0" distL="0" distR="0" wp14:anchorId="7E94BF18" wp14:editId="050469DF">
            <wp:extent cx="5029200" cy="2678889"/>
            <wp:effectExtent l="0" t="0" r="0" b="762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Picture 87"/>
                    <pic:cNvPicPr>
                      <a:picLocks noChangeAspect="1" noChangeArrowheads="1"/>
                    </pic:cNvPicPr>
                  </pic:nvPicPr>
                  <pic:blipFill>
                    <a:blip r:embed="rId53" cstate="print">
                      <a:extLst>
                        <a:ext uri="{28A0092B-C50C-407E-A947-70E740481C1C}">
                          <a14:useLocalDpi xmlns:a14="http://schemas.microsoft.com/office/drawing/2010/main" val="0"/>
                        </a:ext>
                      </a:extLst>
                    </a:blip>
                    <a:stretch>
                      <a:fillRect/>
                    </a:stretch>
                  </pic:blipFill>
                  <pic:spPr bwMode="auto">
                    <a:xfrm>
                      <a:off x="0" y="0"/>
                      <a:ext cx="5029200" cy="2678889"/>
                    </a:xfrm>
                    <a:prstGeom prst="rect">
                      <a:avLst/>
                    </a:prstGeom>
                    <a:noFill/>
                    <a:ln>
                      <a:noFill/>
                    </a:ln>
                  </pic:spPr>
                </pic:pic>
              </a:graphicData>
            </a:graphic>
          </wp:inline>
        </w:drawing>
      </w:r>
    </w:p>
    <w:p w14:paraId="1F905189" w14:textId="520174C1" w:rsidR="00E14FAD" w:rsidRPr="001E2368" w:rsidRDefault="00E14FAD" w:rsidP="00E14FAD">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554438">
        <w:rPr>
          <w:noProof/>
        </w:rPr>
        <w:t>6</w:t>
      </w:r>
      <w:r>
        <w:fldChar w:fldCharType="end"/>
      </w:r>
      <w:r>
        <w:t xml:space="preserve"> </w:t>
      </w:r>
      <w:proofErr w:type="spellStart"/>
      <w:r>
        <w:rPr>
          <w:i/>
          <w:iCs/>
        </w:rPr>
        <w:t>Sequence</w:t>
      </w:r>
      <w:proofErr w:type="spellEnd"/>
      <w:r>
        <w:rPr>
          <w:i/>
          <w:iCs/>
        </w:rPr>
        <w:t xml:space="preserve"> Diagram</w:t>
      </w:r>
      <w:r>
        <w:t xml:space="preserve"> </w:t>
      </w:r>
      <w:proofErr w:type="spellStart"/>
      <w:r w:rsidR="00554438">
        <w:rPr>
          <w:i/>
          <w:iCs/>
        </w:rPr>
        <w:t>Update</w:t>
      </w:r>
      <w:proofErr w:type="spellEnd"/>
      <w:r>
        <w:t xml:space="preserve"> Pengguna.</w:t>
      </w:r>
    </w:p>
    <w:p w14:paraId="773427A8" w14:textId="739337EC" w:rsidR="00D91CFE" w:rsidRDefault="00D91CFE" w:rsidP="00D91CFE">
      <w:pPr>
        <w:pStyle w:val="ListParagraph"/>
        <w:numPr>
          <w:ilvl w:val="0"/>
          <w:numId w:val="105"/>
        </w:numPr>
      </w:pPr>
      <w:proofErr w:type="spellStart"/>
      <w:r>
        <w:rPr>
          <w:i/>
          <w:iCs/>
        </w:rPr>
        <w:lastRenderedPageBreak/>
        <w:t>Sequence</w:t>
      </w:r>
      <w:proofErr w:type="spellEnd"/>
      <w:r>
        <w:rPr>
          <w:i/>
          <w:iCs/>
        </w:rPr>
        <w:t xml:space="preserve"> Diagram</w:t>
      </w:r>
      <w:r>
        <w:t xml:space="preserve"> Hapus Pengguna</w:t>
      </w:r>
    </w:p>
    <w:p w14:paraId="26E23F6F" w14:textId="2B4E0B37" w:rsidR="00D91CFE" w:rsidRDefault="00D91CFE" w:rsidP="00D91CFE">
      <w:pPr>
        <w:pStyle w:val="ListParagraph"/>
        <w:ind w:left="1080"/>
      </w:pPr>
      <w:proofErr w:type="spellStart"/>
      <w:r>
        <w:rPr>
          <w:i/>
          <w:iCs/>
        </w:rPr>
        <w:t>Sequence</w:t>
      </w:r>
      <w:proofErr w:type="spellEnd"/>
      <w:r>
        <w:t xml:space="preserve"> </w:t>
      </w:r>
      <w:r w:rsidR="00663B6C">
        <w:t>hapus</w:t>
      </w:r>
      <w:r>
        <w:t xml:space="preserve"> pengguna merupakan bagian dari </w:t>
      </w:r>
      <w:proofErr w:type="spellStart"/>
      <w:r>
        <w:rPr>
          <w:i/>
          <w:iCs/>
        </w:rPr>
        <w:t>usecase</w:t>
      </w:r>
      <w:proofErr w:type="spellEnd"/>
      <w:r>
        <w:rPr>
          <w:i/>
          <w:iCs/>
        </w:rPr>
        <w:t xml:space="preserve"> </w:t>
      </w:r>
      <w:r>
        <w:t xml:space="preserve">manajemen pengguna yang menjabarkan alur proses penghapusan pengguna pada sistem. </w:t>
      </w:r>
      <w:proofErr w:type="spellStart"/>
      <w:r>
        <w:rPr>
          <w:i/>
          <w:iCs/>
        </w:rPr>
        <w:t>Sequence</w:t>
      </w:r>
      <w:proofErr w:type="spellEnd"/>
      <w:r>
        <w:t xml:space="preserve"> ini terdiri dari </w:t>
      </w:r>
      <w:proofErr w:type="spellStart"/>
      <w:r>
        <w:t>UserIndex</w:t>
      </w:r>
      <w:proofErr w:type="spellEnd"/>
      <w:r>
        <w:t xml:space="preserve"> sebagai tampilan yang muncul kepada pengguna, </w:t>
      </w:r>
      <w:proofErr w:type="spellStart"/>
      <w:r>
        <w:t>UserController</w:t>
      </w:r>
      <w:proofErr w:type="spellEnd"/>
      <w:r>
        <w:t xml:space="preserve"> sebagai </w:t>
      </w:r>
      <w:proofErr w:type="spellStart"/>
      <w:r w:rsidRPr="0090170A">
        <w:rPr>
          <w:i/>
          <w:iCs/>
        </w:rPr>
        <w:t>controller</w:t>
      </w:r>
      <w:proofErr w:type="spellEnd"/>
      <w:r>
        <w:t xml:space="preserve">, dan </w:t>
      </w:r>
      <w:proofErr w:type="spellStart"/>
      <w:r>
        <w:t>User</w:t>
      </w:r>
      <w:proofErr w:type="spellEnd"/>
      <w:r>
        <w:t xml:space="preserve"> sebagai </w:t>
      </w:r>
      <w:r w:rsidRPr="0090170A">
        <w:rPr>
          <w:i/>
          <w:iCs/>
        </w:rPr>
        <w:t>model</w:t>
      </w:r>
      <w:r>
        <w:t xml:space="preserve">. Aktor dari </w:t>
      </w:r>
      <w:proofErr w:type="spellStart"/>
      <w:r>
        <w:rPr>
          <w:i/>
          <w:iCs/>
        </w:rPr>
        <w:t>sequence</w:t>
      </w:r>
      <w:proofErr w:type="spellEnd"/>
      <w:r>
        <w:t xml:space="preserve"> ini adalah LPM.</w:t>
      </w:r>
    </w:p>
    <w:p w14:paraId="50A85246" w14:textId="77777777" w:rsidR="00D91CFE" w:rsidRDefault="00D91CFE" w:rsidP="00B10B66">
      <w:pPr>
        <w:pStyle w:val="ListParagraph"/>
        <w:keepNext/>
        <w:ind w:left="0"/>
        <w:jc w:val="center"/>
      </w:pPr>
      <w:r>
        <w:rPr>
          <w:i/>
          <w:iCs/>
          <w:noProof/>
        </w:rPr>
        <w:drawing>
          <wp:inline distT="0" distB="0" distL="0" distR="0" wp14:anchorId="335021A8" wp14:editId="6D5F49E5">
            <wp:extent cx="4587125" cy="2679700"/>
            <wp:effectExtent l="0" t="0" r="4445" b="635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Picture 88"/>
                    <pic:cNvPicPr>
                      <a:picLocks noChangeAspect="1" noChangeArrowheads="1"/>
                    </pic:cNvPicPr>
                  </pic:nvPicPr>
                  <pic:blipFill>
                    <a:blip r:embed="rId54">
                      <a:extLst>
                        <a:ext uri="{28A0092B-C50C-407E-A947-70E740481C1C}">
                          <a14:useLocalDpi xmlns:a14="http://schemas.microsoft.com/office/drawing/2010/main" val="0"/>
                        </a:ext>
                      </a:extLst>
                    </a:blip>
                    <a:stretch>
                      <a:fillRect/>
                    </a:stretch>
                  </pic:blipFill>
                  <pic:spPr bwMode="auto">
                    <a:xfrm>
                      <a:off x="0" y="0"/>
                      <a:ext cx="4587125" cy="2679700"/>
                    </a:xfrm>
                    <a:prstGeom prst="rect">
                      <a:avLst/>
                    </a:prstGeom>
                    <a:noFill/>
                    <a:ln>
                      <a:noFill/>
                    </a:ln>
                  </pic:spPr>
                </pic:pic>
              </a:graphicData>
            </a:graphic>
          </wp:inline>
        </w:drawing>
      </w:r>
    </w:p>
    <w:p w14:paraId="6469362C" w14:textId="42C35313" w:rsidR="00D91CFE" w:rsidRPr="001E2368" w:rsidRDefault="00D91CFE" w:rsidP="00D91CFE">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607938">
        <w:rPr>
          <w:noProof/>
        </w:rPr>
        <w:t>7</w:t>
      </w:r>
      <w:r>
        <w:fldChar w:fldCharType="end"/>
      </w:r>
      <w:r>
        <w:t xml:space="preserve"> </w:t>
      </w:r>
      <w:proofErr w:type="spellStart"/>
      <w:r>
        <w:rPr>
          <w:i/>
          <w:iCs/>
        </w:rPr>
        <w:t>Sequence</w:t>
      </w:r>
      <w:proofErr w:type="spellEnd"/>
      <w:r>
        <w:rPr>
          <w:i/>
          <w:iCs/>
        </w:rPr>
        <w:t xml:space="preserve"> Diagram</w:t>
      </w:r>
      <w:r>
        <w:t xml:space="preserve"> </w:t>
      </w:r>
      <w:r w:rsidR="00607938">
        <w:t>Hapus</w:t>
      </w:r>
      <w:r>
        <w:t xml:space="preserve"> Pengguna.</w:t>
      </w:r>
    </w:p>
    <w:p w14:paraId="62D91C78" w14:textId="2D038800" w:rsidR="00E14FAD" w:rsidRDefault="00E14FAD" w:rsidP="008C66B8">
      <w:pPr>
        <w:pStyle w:val="ListParagraph"/>
        <w:ind w:left="1080"/>
      </w:pPr>
    </w:p>
    <w:p w14:paraId="42A04240" w14:textId="0488AC8D" w:rsidR="007756CA" w:rsidRDefault="007756CA" w:rsidP="007756CA">
      <w:pPr>
        <w:pStyle w:val="ListParagraph"/>
        <w:numPr>
          <w:ilvl w:val="0"/>
          <w:numId w:val="105"/>
        </w:numPr>
      </w:pPr>
      <w:proofErr w:type="spellStart"/>
      <w:r>
        <w:rPr>
          <w:i/>
          <w:iCs/>
        </w:rPr>
        <w:t>Sequence</w:t>
      </w:r>
      <w:proofErr w:type="spellEnd"/>
      <w:r>
        <w:rPr>
          <w:i/>
          <w:iCs/>
        </w:rPr>
        <w:t xml:space="preserve"> Diagram</w:t>
      </w:r>
      <w:r>
        <w:t xml:space="preserve"> Tambah Akreditasi</w:t>
      </w:r>
    </w:p>
    <w:p w14:paraId="191A73EF" w14:textId="685F4D49" w:rsidR="007756CA" w:rsidRDefault="007756CA" w:rsidP="007756CA">
      <w:pPr>
        <w:pStyle w:val="ListParagraph"/>
        <w:ind w:left="1080"/>
      </w:pPr>
      <w:proofErr w:type="spellStart"/>
      <w:r>
        <w:rPr>
          <w:i/>
          <w:iCs/>
        </w:rPr>
        <w:t>Sequence</w:t>
      </w:r>
      <w:proofErr w:type="spellEnd"/>
      <w:r>
        <w:t xml:space="preserve"> tambah akreditasi merupakan bagian dari </w:t>
      </w:r>
      <w:proofErr w:type="spellStart"/>
      <w:r>
        <w:rPr>
          <w:i/>
          <w:iCs/>
        </w:rPr>
        <w:t>usecase</w:t>
      </w:r>
      <w:proofErr w:type="spellEnd"/>
      <w:r>
        <w:rPr>
          <w:i/>
          <w:iCs/>
        </w:rPr>
        <w:t xml:space="preserve"> </w:t>
      </w:r>
      <w:r>
        <w:t xml:space="preserve">manajemen akreditasi yang menjabarkan alur proses penambahan akreditasi pada sistem. </w:t>
      </w:r>
      <w:proofErr w:type="spellStart"/>
      <w:r>
        <w:rPr>
          <w:i/>
          <w:iCs/>
        </w:rPr>
        <w:t>Sequence</w:t>
      </w:r>
      <w:proofErr w:type="spellEnd"/>
      <w:r>
        <w:t xml:space="preserve"> ini terdiri dari </w:t>
      </w:r>
      <w:proofErr w:type="spellStart"/>
      <w:r>
        <w:t>AkreditasiIndex</w:t>
      </w:r>
      <w:proofErr w:type="spellEnd"/>
      <w:r>
        <w:t xml:space="preserve"> dan </w:t>
      </w:r>
      <w:proofErr w:type="spellStart"/>
      <w:r>
        <w:t>AkreditasiForm</w:t>
      </w:r>
      <w:proofErr w:type="spellEnd"/>
      <w:r>
        <w:t xml:space="preserve"> sebagai tampilan yang muncul kepada pengguna, </w:t>
      </w:r>
      <w:proofErr w:type="spellStart"/>
      <w:r>
        <w:t>AkreditasiController</w:t>
      </w:r>
      <w:proofErr w:type="spellEnd"/>
      <w:r>
        <w:t xml:space="preserve"> sebagai </w:t>
      </w:r>
      <w:proofErr w:type="spellStart"/>
      <w:r w:rsidRPr="0090170A">
        <w:rPr>
          <w:i/>
          <w:iCs/>
        </w:rPr>
        <w:t>controller</w:t>
      </w:r>
      <w:proofErr w:type="spellEnd"/>
      <w:r>
        <w:t xml:space="preserve">, Akreditasi sebagai </w:t>
      </w:r>
      <w:r w:rsidRPr="0090170A">
        <w:rPr>
          <w:i/>
          <w:iCs/>
        </w:rPr>
        <w:t>model</w:t>
      </w:r>
      <w:r>
        <w:t xml:space="preserve">, dan Aktor dari </w:t>
      </w:r>
      <w:proofErr w:type="spellStart"/>
      <w:r>
        <w:rPr>
          <w:i/>
          <w:iCs/>
        </w:rPr>
        <w:t>sequence</w:t>
      </w:r>
      <w:proofErr w:type="spellEnd"/>
      <w:r>
        <w:t xml:space="preserve"> ini adalah LPM.</w:t>
      </w:r>
    </w:p>
    <w:p w14:paraId="26DE53C5" w14:textId="77777777" w:rsidR="007756CA" w:rsidRDefault="007756CA" w:rsidP="00B10B66">
      <w:pPr>
        <w:pStyle w:val="ListParagraph"/>
        <w:keepNext/>
        <w:ind w:left="0"/>
        <w:jc w:val="center"/>
      </w:pPr>
      <w:r>
        <w:rPr>
          <w:i/>
          <w:iCs/>
          <w:noProof/>
        </w:rPr>
        <w:lastRenderedPageBreak/>
        <w:drawing>
          <wp:inline distT="0" distB="0" distL="0" distR="0" wp14:anchorId="35F578CA" wp14:editId="5E446C2A">
            <wp:extent cx="4540381" cy="2679700"/>
            <wp:effectExtent l="0" t="0" r="0" b="6350"/>
            <wp:docPr id="94" name="Picture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94"/>
                    <pic:cNvPicPr>
                      <a:picLocks noChangeAspect="1" noChangeArrowheads="1"/>
                    </pic:cNvPicPr>
                  </pic:nvPicPr>
                  <pic:blipFill>
                    <a:blip r:embed="rId55" cstate="print">
                      <a:extLst>
                        <a:ext uri="{28A0092B-C50C-407E-A947-70E740481C1C}">
                          <a14:useLocalDpi xmlns:a14="http://schemas.microsoft.com/office/drawing/2010/main" val="0"/>
                        </a:ext>
                      </a:extLst>
                    </a:blip>
                    <a:stretch>
                      <a:fillRect/>
                    </a:stretch>
                  </pic:blipFill>
                  <pic:spPr bwMode="auto">
                    <a:xfrm>
                      <a:off x="0" y="0"/>
                      <a:ext cx="4540381" cy="2679700"/>
                    </a:xfrm>
                    <a:prstGeom prst="rect">
                      <a:avLst/>
                    </a:prstGeom>
                    <a:noFill/>
                    <a:ln>
                      <a:noFill/>
                    </a:ln>
                  </pic:spPr>
                </pic:pic>
              </a:graphicData>
            </a:graphic>
          </wp:inline>
        </w:drawing>
      </w:r>
    </w:p>
    <w:p w14:paraId="3A406C08" w14:textId="237D7600" w:rsidR="007756CA" w:rsidRPr="001E2368" w:rsidRDefault="007756CA" w:rsidP="007756CA">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F11720">
        <w:rPr>
          <w:noProof/>
        </w:rPr>
        <w:t>8</w:t>
      </w:r>
      <w:r>
        <w:fldChar w:fldCharType="end"/>
      </w:r>
      <w:r>
        <w:t xml:space="preserve"> </w:t>
      </w:r>
      <w:proofErr w:type="spellStart"/>
      <w:r>
        <w:rPr>
          <w:i/>
          <w:iCs/>
        </w:rPr>
        <w:t>Sequence</w:t>
      </w:r>
      <w:proofErr w:type="spellEnd"/>
      <w:r>
        <w:rPr>
          <w:i/>
          <w:iCs/>
        </w:rPr>
        <w:t xml:space="preserve"> Diagram</w:t>
      </w:r>
      <w:r>
        <w:t xml:space="preserve"> Tambah </w:t>
      </w:r>
      <w:r w:rsidR="00B10B66">
        <w:t>Akreditasi</w:t>
      </w:r>
      <w:r>
        <w:t>.</w:t>
      </w:r>
    </w:p>
    <w:p w14:paraId="547D42FA" w14:textId="77777777" w:rsidR="007756CA" w:rsidRDefault="007756CA" w:rsidP="007756CA">
      <w:pPr>
        <w:pStyle w:val="ListParagraph"/>
        <w:ind w:left="1080"/>
      </w:pPr>
    </w:p>
    <w:p w14:paraId="647F4304" w14:textId="2B2E4AE2" w:rsidR="007756CA" w:rsidRDefault="007756CA" w:rsidP="007756CA">
      <w:pPr>
        <w:pStyle w:val="ListParagraph"/>
        <w:numPr>
          <w:ilvl w:val="0"/>
          <w:numId w:val="105"/>
        </w:numPr>
      </w:pPr>
      <w:proofErr w:type="spellStart"/>
      <w:r>
        <w:rPr>
          <w:i/>
          <w:iCs/>
        </w:rPr>
        <w:t>Sequence</w:t>
      </w:r>
      <w:proofErr w:type="spellEnd"/>
      <w:r>
        <w:rPr>
          <w:i/>
          <w:iCs/>
        </w:rPr>
        <w:t xml:space="preserve"> Diagram</w:t>
      </w:r>
      <w:r>
        <w:t xml:space="preserve"> </w:t>
      </w:r>
      <w:proofErr w:type="spellStart"/>
      <w:r>
        <w:rPr>
          <w:i/>
          <w:iCs/>
        </w:rPr>
        <w:t>Update</w:t>
      </w:r>
      <w:proofErr w:type="spellEnd"/>
      <w:r>
        <w:t xml:space="preserve"> </w:t>
      </w:r>
      <w:r w:rsidR="0007361A">
        <w:t>Akreditasi</w:t>
      </w:r>
    </w:p>
    <w:p w14:paraId="013AD443" w14:textId="2A537A7F" w:rsidR="007756CA" w:rsidRDefault="007756CA" w:rsidP="007756CA">
      <w:pPr>
        <w:pStyle w:val="ListParagraph"/>
        <w:ind w:left="1080"/>
      </w:pPr>
      <w:proofErr w:type="spellStart"/>
      <w:r>
        <w:rPr>
          <w:i/>
          <w:iCs/>
        </w:rPr>
        <w:t>Sequence</w:t>
      </w:r>
      <w:proofErr w:type="spellEnd"/>
      <w:r>
        <w:t xml:space="preserve"> </w:t>
      </w:r>
      <w:proofErr w:type="spellStart"/>
      <w:r>
        <w:rPr>
          <w:i/>
          <w:iCs/>
        </w:rPr>
        <w:t>update</w:t>
      </w:r>
      <w:proofErr w:type="spellEnd"/>
      <w:r>
        <w:t xml:space="preserve"> </w:t>
      </w:r>
      <w:r w:rsidR="0007361A">
        <w:t>akreditasi</w:t>
      </w:r>
      <w:r>
        <w:t xml:space="preserve"> merupakan bagian dari </w:t>
      </w:r>
      <w:proofErr w:type="spellStart"/>
      <w:r>
        <w:rPr>
          <w:i/>
          <w:iCs/>
        </w:rPr>
        <w:t>usecase</w:t>
      </w:r>
      <w:proofErr w:type="spellEnd"/>
      <w:r>
        <w:rPr>
          <w:i/>
          <w:iCs/>
        </w:rPr>
        <w:t xml:space="preserve"> </w:t>
      </w:r>
      <w:r>
        <w:t xml:space="preserve">manajemen </w:t>
      </w:r>
      <w:r w:rsidR="0007361A">
        <w:t>akreditasi</w:t>
      </w:r>
      <w:r>
        <w:t xml:space="preserve"> yang menjabarkan alur proses pengubahan data </w:t>
      </w:r>
      <w:r w:rsidR="0007361A">
        <w:t>akreditasi</w:t>
      </w:r>
      <w:r>
        <w:t xml:space="preserve"> pada sistem. </w:t>
      </w:r>
      <w:proofErr w:type="spellStart"/>
      <w:r>
        <w:rPr>
          <w:i/>
          <w:iCs/>
        </w:rPr>
        <w:t>Sequence</w:t>
      </w:r>
      <w:proofErr w:type="spellEnd"/>
      <w:r>
        <w:t xml:space="preserve"> ini terdiri dari </w:t>
      </w:r>
      <w:proofErr w:type="spellStart"/>
      <w:r w:rsidR="0007361A">
        <w:t>AkreditasiView</w:t>
      </w:r>
      <w:proofErr w:type="spellEnd"/>
      <w:r w:rsidR="0007361A">
        <w:t xml:space="preserve"> dan </w:t>
      </w:r>
      <w:proofErr w:type="spellStart"/>
      <w:r w:rsidR="0007361A">
        <w:t>AkreditasiForm</w:t>
      </w:r>
      <w:proofErr w:type="spellEnd"/>
      <w:r>
        <w:t xml:space="preserve"> sebagai tampilan yang muncul kepada pengguna, </w:t>
      </w:r>
      <w:proofErr w:type="spellStart"/>
      <w:r w:rsidR="0007361A">
        <w:t>AkreditasiController</w:t>
      </w:r>
      <w:proofErr w:type="spellEnd"/>
      <w:r>
        <w:t xml:space="preserve"> sebagai </w:t>
      </w:r>
      <w:proofErr w:type="spellStart"/>
      <w:r w:rsidRPr="0090170A">
        <w:rPr>
          <w:i/>
          <w:iCs/>
        </w:rPr>
        <w:t>controller</w:t>
      </w:r>
      <w:proofErr w:type="spellEnd"/>
      <w:r>
        <w:t xml:space="preserve">, </w:t>
      </w:r>
      <w:r w:rsidR="0007361A">
        <w:t>Akreditasi</w:t>
      </w:r>
      <w:r>
        <w:t xml:space="preserve"> sebagai </w:t>
      </w:r>
      <w:r w:rsidRPr="0090170A">
        <w:rPr>
          <w:i/>
          <w:iCs/>
        </w:rPr>
        <w:t>model</w:t>
      </w:r>
      <w:r w:rsidR="0007361A">
        <w:t>,  dan a</w:t>
      </w:r>
      <w:r>
        <w:t xml:space="preserve">ktor dari </w:t>
      </w:r>
      <w:proofErr w:type="spellStart"/>
      <w:r>
        <w:rPr>
          <w:i/>
          <w:iCs/>
        </w:rPr>
        <w:t>sequence</w:t>
      </w:r>
      <w:proofErr w:type="spellEnd"/>
      <w:r>
        <w:t xml:space="preserve"> ini adalah LPM.</w:t>
      </w:r>
    </w:p>
    <w:p w14:paraId="48EDBFB8" w14:textId="77777777" w:rsidR="007756CA" w:rsidRDefault="007756CA" w:rsidP="007756CA">
      <w:pPr>
        <w:pStyle w:val="ListParagraph"/>
        <w:keepNext/>
        <w:ind w:left="0"/>
        <w:jc w:val="center"/>
      </w:pPr>
      <w:r>
        <w:rPr>
          <w:i/>
          <w:iCs/>
          <w:noProof/>
        </w:rPr>
        <w:drawing>
          <wp:inline distT="0" distB="0" distL="0" distR="0" wp14:anchorId="7D00B628" wp14:editId="546FBDED">
            <wp:extent cx="4530918" cy="2678889"/>
            <wp:effectExtent l="0" t="0" r="3175" b="7620"/>
            <wp:docPr id="95" name="Picture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95"/>
                    <pic:cNvPicPr>
                      <a:picLocks noChangeAspect="1" noChangeArrowheads="1"/>
                    </pic:cNvPicPr>
                  </pic:nvPicPr>
                  <pic:blipFill>
                    <a:blip r:embed="rId56" cstate="print">
                      <a:extLst>
                        <a:ext uri="{28A0092B-C50C-407E-A947-70E740481C1C}">
                          <a14:useLocalDpi xmlns:a14="http://schemas.microsoft.com/office/drawing/2010/main" val="0"/>
                        </a:ext>
                      </a:extLst>
                    </a:blip>
                    <a:stretch>
                      <a:fillRect/>
                    </a:stretch>
                  </pic:blipFill>
                  <pic:spPr bwMode="auto">
                    <a:xfrm>
                      <a:off x="0" y="0"/>
                      <a:ext cx="4530918" cy="2678889"/>
                    </a:xfrm>
                    <a:prstGeom prst="rect">
                      <a:avLst/>
                    </a:prstGeom>
                    <a:noFill/>
                    <a:ln>
                      <a:noFill/>
                    </a:ln>
                  </pic:spPr>
                </pic:pic>
              </a:graphicData>
            </a:graphic>
          </wp:inline>
        </w:drawing>
      </w:r>
    </w:p>
    <w:p w14:paraId="63E0C438" w14:textId="5193D6E0" w:rsidR="007756CA" w:rsidRPr="001E2368" w:rsidRDefault="007756CA" w:rsidP="007756CA">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F11720">
        <w:rPr>
          <w:noProof/>
        </w:rPr>
        <w:t>9</w:t>
      </w:r>
      <w:r>
        <w:fldChar w:fldCharType="end"/>
      </w:r>
      <w:r>
        <w:t xml:space="preserve"> </w:t>
      </w:r>
      <w:proofErr w:type="spellStart"/>
      <w:r>
        <w:rPr>
          <w:i/>
          <w:iCs/>
        </w:rPr>
        <w:t>Sequence</w:t>
      </w:r>
      <w:proofErr w:type="spellEnd"/>
      <w:r>
        <w:rPr>
          <w:i/>
          <w:iCs/>
        </w:rPr>
        <w:t xml:space="preserve"> Diagram</w:t>
      </w:r>
      <w:r>
        <w:t xml:space="preserve"> </w:t>
      </w:r>
      <w:proofErr w:type="spellStart"/>
      <w:r>
        <w:rPr>
          <w:i/>
          <w:iCs/>
        </w:rPr>
        <w:t>Update</w:t>
      </w:r>
      <w:proofErr w:type="spellEnd"/>
      <w:r>
        <w:t xml:space="preserve"> </w:t>
      </w:r>
      <w:r w:rsidR="00140DC6">
        <w:t>Akreditasi</w:t>
      </w:r>
      <w:r>
        <w:t>.</w:t>
      </w:r>
    </w:p>
    <w:p w14:paraId="40D47D7F" w14:textId="7CED61AF" w:rsidR="007756CA" w:rsidRDefault="007756CA" w:rsidP="007756CA">
      <w:pPr>
        <w:pStyle w:val="ListParagraph"/>
        <w:numPr>
          <w:ilvl w:val="0"/>
          <w:numId w:val="105"/>
        </w:numPr>
      </w:pPr>
      <w:proofErr w:type="spellStart"/>
      <w:r>
        <w:rPr>
          <w:i/>
          <w:iCs/>
        </w:rPr>
        <w:lastRenderedPageBreak/>
        <w:t>Sequence</w:t>
      </w:r>
      <w:proofErr w:type="spellEnd"/>
      <w:r>
        <w:rPr>
          <w:i/>
          <w:iCs/>
        </w:rPr>
        <w:t xml:space="preserve"> Diagram</w:t>
      </w:r>
      <w:r>
        <w:t xml:space="preserve"> Hapus </w:t>
      </w:r>
      <w:r w:rsidR="00663B6C">
        <w:t>Akreditasi</w:t>
      </w:r>
    </w:p>
    <w:p w14:paraId="32DF5338" w14:textId="1BAD2614" w:rsidR="007756CA" w:rsidRDefault="007756CA" w:rsidP="007756CA">
      <w:pPr>
        <w:pStyle w:val="ListParagraph"/>
        <w:ind w:left="1080"/>
      </w:pPr>
      <w:proofErr w:type="spellStart"/>
      <w:r>
        <w:rPr>
          <w:i/>
          <w:iCs/>
        </w:rPr>
        <w:t>Sequence</w:t>
      </w:r>
      <w:proofErr w:type="spellEnd"/>
      <w:r>
        <w:t xml:space="preserve"> </w:t>
      </w:r>
      <w:r w:rsidR="00663B6C">
        <w:t>hapus</w:t>
      </w:r>
      <w:r>
        <w:t xml:space="preserve"> </w:t>
      </w:r>
      <w:r w:rsidR="00663B6C">
        <w:t>akreditasi</w:t>
      </w:r>
      <w:r>
        <w:t xml:space="preserve"> merupakan bagian dari </w:t>
      </w:r>
      <w:proofErr w:type="spellStart"/>
      <w:r>
        <w:rPr>
          <w:i/>
          <w:iCs/>
        </w:rPr>
        <w:t>usecase</w:t>
      </w:r>
      <w:proofErr w:type="spellEnd"/>
      <w:r>
        <w:rPr>
          <w:i/>
          <w:iCs/>
        </w:rPr>
        <w:t xml:space="preserve"> </w:t>
      </w:r>
      <w:r>
        <w:t xml:space="preserve">manajemen </w:t>
      </w:r>
      <w:r w:rsidR="00062457">
        <w:t>akreditasi</w:t>
      </w:r>
      <w:r>
        <w:t xml:space="preserve"> yang menjabarkan alur proses penghapusan </w:t>
      </w:r>
      <w:r w:rsidR="00062457">
        <w:t>akreditasi</w:t>
      </w:r>
      <w:r>
        <w:t xml:space="preserve"> pada sistem. </w:t>
      </w:r>
      <w:proofErr w:type="spellStart"/>
      <w:r>
        <w:rPr>
          <w:i/>
          <w:iCs/>
        </w:rPr>
        <w:t>Sequence</w:t>
      </w:r>
      <w:proofErr w:type="spellEnd"/>
      <w:r>
        <w:t xml:space="preserve"> ini terdiri dari </w:t>
      </w:r>
      <w:proofErr w:type="spellStart"/>
      <w:r w:rsidR="00062457">
        <w:t>AkreditasiIndex</w:t>
      </w:r>
      <w:proofErr w:type="spellEnd"/>
      <w:r w:rsidR="00062457">
        <w:t xml:space="preserve"> dan </w:t>
      </w:r>
      <w:proofErr w:type="spellStart"/>
      <w:r w:rsidR="00062457">
        <w:t>AkreditasiView</w:t>
      </w:r>
      <w:proofErr w:type="spellEnd"/>
      <w:r>
        <w:t xml:space="preserve"> sebagai tampilan yang muncul kepada pengguna, </w:t>
      </w:r>
      <w:proofErr w:type="spellStart"/>
      <w:r w:rsidR="00062457">
        <w:t>AkreditasiController</w:t>
      </w:r>
      <w:proofErr w:type="spellEnd"/>
      <w:r>
        <w:t xml:space="preserve"> sebagai </w:t>
      </w:r>
      <w:proofErr w:type="spellStart"/>
      <w:r w:rsidRPr="0090170A">
        <w:rPr>
          <w:i/>
          <w:iCs/>
        </w:rPr>
        <w:t>controller</w:t>
      </w:r>
      <w:proofErr w:type="spellEnd"/>
      <w:r>
        <w:t xml:space="preserve">, </w:t>
      </w:r>
      <w:r w:rsidR="00062457">
        <w:t>Akreditasi</w:t>
      </w:r>
      <w:r>
        <w:t xml:space="preserve"> sebagai </w:t>
      </w:r>
      <w:r w:rsidRPr="0090170A">
        <w:rPr>
          <w:i/>
          <w:iCs/>
        </w:rPr>
        <w:t>model</w:t>
      </w:r>
      <w:r w:rsidR="00062457">
        <w:t>, dan a</w:t>
      </w:r>
      <w:r>
        <w:t xml:space="preserve">ktor dari </w:t>
      </w:r>
      <w:proofErr w:type="spellStart"/>
      <w:r>
        <w:rPr>
          <w:i/>
          <w:iCs/>
        </w:rPr>
        <w:t>sequence</w:t>
      </w:r>
      <w:proofErr w:type="spellEnd"/>
      <w:r>
        <w:t xml:space="preserve"> ini adalah LPM.</w:t>
      </w:r>
    </w:p>
    <w:p w14:paraId="3C885C44" w14:textId="77777777" w:rsidR="007756CA" w:rsidRDefault="007756CA" w:rsidP="00F11720">
      <w:pPr>
        <w:pStyle w:val="ListParagraph"/>
        <w:keepNext/>
        <w:ind w:left="0"/>
        <w:jc w:val="center"/>
      </w:pPr>
      <w:r>
        <w:rPr>
          <w:i/>
          <w:iCs/>
          <w:noProof/>
        </w:rPr>
        <w:drawing>
          <wp:inline distT="0" distB="0" distL="0" distR="0" wp14:anchorId="3620C788" wp14:editId="10D41460">
            <wp:extent cx="4587125" cy="2144629"/>
            <wp:effectExtent l="0" t="0" r="4445" b="8255"/>
            <wp:docPr id="96" name="Picture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Picture 96"/>
                    <pic:cNvPicPr>
                      <a:picLocks noChangeAspect="1" noChangeArrowheads="1"/>
                    </pic:cNvPicPr>
                  </pic:nvPicPr>
                  <pic:blipFill>
                    <a:blip r:embed="rId57" cstate="print">
                      <a:extLst>
                        <a:ext uri="{28A0092B-C50C-407E-A947-70E740481C1C}">
                          <a14:useLocalDpi xmlns:a14="http://schemas.microsoft.com/office/drawing/2010/main" val="0"/>
                        </a:ext>
                      </a:extLst>
                    </a:blip>
                    <a:stretch>
                      <a:fillRect/>
                    </a:stretch>
                  </pic:blipFill>
                  <pic:spPr bwMode="auto">
                    <a:xfrm>
                      <a:off x="0" y="0"/>
                      <a:ext cx="4587125" cy="2144629"/>
                    </a:xfrm>
                    <a:prstGeom prst="rect">
                      <a:avLst/>
                    </a:prstGeom>
                    <a:noFill/>
                    <a:ln>
                      <a:noFill/>
                    </a:ln>
                  </pic:spPr>
                </pic:pic>
              </a:graphicData>
            </a:graphic>
          </wp:inline>
        </w:drawing>
      </w:r>
    </w:p>
    <w:p w14:paraId="56487D23" w14:textId="3CFE4E9A" w:rsidR="007756CA" w:rsidRPr="001E2368" w:rsidRDefault="007756CA" w:rsidP="007756CA">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F11720">
        <w:rPr>
          <w:noProof/>
        </w:rPr>
        <w:t>10</w:t>
      </w:r>
      <w:r>
        <w:fldChar w:fldCharType="end"/>
      </w:r>
      <w:r>
        <w:t xml:space="preserve"> </w:t>
      </w:r>
      <w:proofErr w:type="spellStart"/>
      <w:r>
        <w:rPr>
          <w:i/>
          <w:iCs/>
        </w:rPr>
        <w:t>Sequence</w:t>
      </w:r>
      <w:proofErr w:type="spellEnd"/>
      <w:r>
        <w:rPr>
          <w:i/>
          <w:iCs/>
        </w:rPr>
        <w:t xml:space="preserve"> Diagram</w:t>
      </w:r>
      <w:r>
        <w:t xml:space="preserve"> Hapus Pengguna.</w:t>
      </w:r>
    </w:p>
    <w:p w14:paraId="7B854475" w14:textId="43E76983" w:rsidR="007756CA" w:rsidRDefault="007756CA" w:rsidP="008C66B8">
      <w:pPr>
        <w:pStyle w:val="ListParagraph"/>
        <w:ind w:left="1080"/>
      </w:pPr>
    </w:p>
    <w:p w14:paraId="4693A274" w14:textId="1FEB531B" w:rsidR="000B7285" w:rsidRDefault="000B7285" w:rsidP="000B7285">
      <w:pPr>
        <w:pStyle w:val="ListParagraph"/>
        <w:numPr>
          <w:ilvl w:val="0"/>
          <w:numId w:val="105"/>
        </w:numPr>
      </w:pPr>
      <w:proofErr w:type="spellStart"/>
      <w:r>
        <w:rPr>
          <w:i/>
          <w:iCs/>
        </w:rPr>
        <w:t>Sequence</w:t>
      </w:r>
      <w:proofErr w:type="spellEnd"/>
      <w:r>
        <w:rPr>
          <w:i/>
          <w:iCs/>
        </w:rPr>
        <w:t xml:space="preserve"> Diagram</w:t>
      </w:r>
      <w:r>
        <w:t xml:space="preserve"> Tambah Akreditasi Program Studi</w:t>
      </w:r>
    </w:p>
    <w:p w14:paraId="28CC20D9" w14:textId="72021FBA" w:rsidR="000B7285" w:rsidRDefault="000B7285" w:rsidP="002F54D9">
      <w:pPr>
        <w:pStyle w:val="ListParagraph"/>
        <w:ind w:left="1080"/>
      </w:pPr>
      <w:proofErr w:type="spellStart"/>
      <w:r>
        <w:rPr>
          <w:i/>
          <w:iCs/>
        </w:rPr>
        <w:t>Sequence</w:t>
      </w:r>
      <w:proofErr w:type="spellEnd"/>
      <w:r>
        <w:t xml:space="preserve"> tambah akreditasi program studi merupakan bagian dari </w:t>
      </w:r>
      <w:proofErr w:type="spellStart"/>
      <w:r>
        <w:rPr>
          <w:i/>
          <w:iCs/>
        </w:rPr>
        <w:t>usecase</w:t>
      </w:r>
      <w:proofErr w:type="spellEnd"/>
      <w:r>
        <w:rPr>
          <w:i/>
          <w:iCs/>
        </w:rPr>
        <w:t xml:space="preserve"> </w:t>
      </w:r>
      <w:r>
        <w:t xml:space="preserve">manajemen akreditasi program studi yang menjabarkan alur proses penambahan akreditasi program studi pada sistem. </w:t>
      </w:r>
      <w:proofErr w:type="spellStart"/>
      <w:r w:rsidRPr="002F54D9">
        <w:rPr>
          <w:i/>
          <w:iCs/>
        </w:rPr>
        <w:t>Sequence</w:t>
      </w:r>
      <w:proofErr w:type="spellEnd"/>
      <w:r>
        <w:t xml:space="preserve"> ini terdiri</w:t>
      </w:r>
      <w:r w:rsidR="002F54D9">
        <w:t xml:space="preserve"> </w:t>
      </w:r>
      <w:r>
        <w:t>dari</w:t>
      </w:r>
      <w:r w:rsidR="002F54D9">
        <w:t xml:space="preserve"> </w:t>
      </w:r>
      <w:proofErr w:type="spellStart"/>
      <w:r w:rsidR="002F54D9">
        <w:t>AkreditasiProgramStudi</w:t>
      </w:r>
      <w:r>
        <w:t>Index</w:t>
      </w:r>
      <w:proofErr w:type="spellEnd"/>
      <w:r w:rsidR="002F54D9">
        <w:t xml:space="preserve"> </w:t>
      </w:r>
      <w:r>
        <w:t xml:space="preserve">dan </w:t>
      </w:r>
      <w:proofErr w:type="spellStart"/>
      <w:r w:rsidR="002F54D9">
        <w:t>AkreditasiProgramStudi</w:t>
      </w:r>
      <w:r>
        <w:t>Form</w:t>
      </w:r>
      <w:proofErr w:type="spellEnd"/>
      <w:r>
        <w:t xml:space="preserve"> sebagai tampilan yang muncul kepada pengguna, </w:t>
      </w:r>
      <w:proofErr w:type="spellStart"/>
      <w:r w:rsidR="002F54D9">
        <w:t>AkreditasiProgramStudi</w:t>
      </w:r>
      <w:r>
        <w:t>Controller</w:t>
      </w:r>
      <w:proofErr w:type="spellEnd"/>
      <w:r>
        <w:t xml:space="preserve"> sebagai </w:t>
      </w:r>
      <w:proofErr w:type="spellStart"/>
      <w:r w:rsidRPr="002F54D9">
        <w:rPr>
          <w:i/>
          <w:iCs/>
        </w:rPr>
        <w:t>controller</w:t>
      </w:r>
      <w:proofErr w:type="spellEnd"/>
      <w:r>
        <w:t xml:space="preserve">, </w:t>
      </w:r>
      <w:proofErr w:type="spellStart"/>
      <w:r w:rsidR="002F54D9">
        <w:t>AkreditasiProgramStudi</w:t>
      </w:r>
      <w:proofErr w:type="spellEnd"/>
      <w:r>
        <w:t xml:space="preserve"> sebagai </w:t>
      </w:r>
      <w:r w:rsidRPr="002F54D9">
        <w:rPr>
          <w:i/>
          <w:iCs/>
        </w:rPr>
        <w:t>model</w:t>
      </w:r>
      <w:r>
        <w:t xml:space="preserve">, dan </w:t>
      </w:r>
      <w:r w:rsidR="002F54D9">
        <w:t>a</w:t>
      </w:r>
      <w:r>
        <w:t xml:space="preserve">ktor dari </w:t>
      </w:r>
      <w:proofErr w:type="spellStart"/>
      <w:r w:rsidRPr="002F54D9">
        <w:rPr>
          <w:i/>
          <w:iCs/>
        </w:rPr>
        <w:t>sequence</w:t>
      </w:r>
      <w:proofErr w:type="spellEnd"/>
      <w:r>
        <w:t xml:space="preserve"> ini adalah LPM.</w:t>
      </w:r>
    </w:p>
    <w:p w14:paraId="3A14DD1B" w14:textId="77777777" w:rsidR="000B7285" w:rsidRDefault="000B7285" w:rsidP="000B7285">
      <w:pPr>
        <w:pStyle w:val="ListParagraph"/>
        <w:keepNext/>
        <w:ind w:left="0"/>
        <w:jc w:val="center"/>
      </w:pPr>
      <w:r>
        <w:rPr>
          <w:i/>
          <w:iCs/>
          <w:noProof/>
        </w:rPr>
        <w:lastRenderedPageBreak/>
        <w:drawing>
          <wp:inline distT="0" distB="0" distL="0" distR="0" wp14:anchorId="3B595826" wp14:editId="710330C9">
            <wp:extent cx="4942205" cy="2219325"/>
            <wp:effectExtent l="0" t="0" r="0" b="9525"/>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90"/>
                    <pic:cNvPicPr>
                      <a:picLocks noChangeAspect="1" noChangeArrowheads="1"/>
                    </pic:cNvPicPr>
                  </pic:nvPicPr>
                  <pic:blipFill>
                    <a:blip r:embed="rId58" cstate="print">
                      <a:extLst>
                        <a:ext uri="{28A0092B-C50C-407E-A947-70E740481C1C}">
                          <a14:useLocalDpi xmlns:a14="http://schemas.microsoft.com/office/drawing/2010/main" val="0"/>
                        </a:ext>
                      </a:extLst>
                    </a:blip>
                    <a:stretch>
                      <a:fillRect/>
                    </a:stretch>
                  </pic:blipFill>
                  <pic:spPr bwMode="auto">
                    <a:xfrm>
                      <a:off x="0" y="0"/>
                      <a:ext cx="4950273" cy="2222948"/>
                    </a:xfrm>
                    <a:prstGeom prst="rect">
                      <a:avLst/>
                    </a:prstGeom>
                    <a:noFill/>
                    <a:ln>
                      <a:noFill/>
                    </a:ln>
                  </pic:spPr>
                </pic:pic>
              </a:graphicData>
            </a:graphic>
          </wp:inline>
        </w:drawing>
      </w:r>
    </w:p>
    <w:p w14:paraId="4D731818" w14:textId="388211C1" w:rsidR="000B7285" w:rsidRPr="001E2368" w:rsidRDefault="000B7285" w:rsidP="000B7285">
      <w:pPr>
        <w:pStyle w:val="Caption"/>
      </w:pPr>
      <w:r>
        <w:t xml:space="preserve">Gambar </w:t>
      </w:r>
      <w:r>
        <w:fldChar w:fldCharType="begin"/>
      </w:r>
      <w:r>
        <w:instrText xml:space="preserve"> STYLEREF 1 \s </w:instrText>
      </w:r>
      <w:r>
        <w:fldChar w:fldCharType="separate"/>
      </w:r>
      <w:r w:rsidR="006E773A">
        <w:rPr>
          <w:noProof/>
        </w:rPr>
        <w:t>IV</w:t>
      </w:r>
      <w:r>
        <w:fldChar w:fldCharType="end"/>
      </w:r>
      <w:r>
        <w:t>.</w:t>
      </w:r>
      <w:r>
        <w:fldChar w:fldCharType="begin"/>
      </w:r>
      <w:r>
        <w:instrText xml:space="preserve"> SEQ Gambar \* ARABIC \s 1 </w:instrText>
      </w:r>
      <w:r>
        <w:fldChar w:fldCharType="separate"/>
      </w:r>
      <w:r w:rsidR="006E773A">
        <w:rPr>
          <w:noProof/>
        </w:rPr>
        <w:t>11</w:t>
      </w:r>
      <w:r>
        <w:fldChar w:fldCharType="end"/>
      </w:r>
      <w:r>
        <w:t xml:space="preserve"> </w:t>
      </w:r>
      <w:proofErr w:type="spellStart"/>
      <w:r>
        <w:rPr>
          <w:i/>
          <w:iCs/>
        </w:rPr>
        <w:t>Sequence</w:t>
      </w:r>
      <w:proofErr w:type="spellEnd"/>
      <w:r>
        <w:rPr>
          <w:i/>
          <w:iCs/>
        </w:rPr>
        <w:t xml:space="preserve"> Diagram</w:t>
      </w:r>
      <w:r>
        <w:t xml:space="preserve"> Tambah </w:t>
      </w:r>
      <w:r w:rsidR="002F54D9">
        <w:t>Akreditasi</w:t>
      </w:r>
      <w:r w:rsidR="009A6C4D">
        <w:t xml:space="preserve"> </w:t>
      </w:r>
      <w:r w:rsidR="002F54D9">
        <w:t>Program</w:t>
      </w:r>
      <w:r w:rsidR="009A6C4D">
        <w:t xml:space="preserve"> </w:t>
      </w:r>
      <w:r w:rsidR="002F54D9">
        <w:t>Studi</w:t>
      </w:r>
      <w:r>
        <w:t>.</w:t>
      </w:r>
    </w:p>
    <w:p w14:paraId="53702EE7" w14:textId="77777777" w:rsidR="000B7285" w:rsidRDefault="000B7285" w:rsidP="000B7285">
      <w:pPr>
        <w:pStyle w:val="ListParagraph"/>
        <w:ind w:left="1080"/>
      </w:pPr>
    </w:p>
    <w:p w14:paraId="1ED187F8" w14:textId="34217813" w:rsidR="000B7285" w:rsidRDefault="000B7285" w:rsidP="000B7285">
      <w:pPr>
        <w:pStyle w:val="ListParagraph"/>
        <w:numPr>
          <w:ilvl w:val="0"/>
          <w:numId w:val="105"/>
        </w:numPr>
      </w:pPr>
      <w:proofErr w:type="spellStart"/>
      <w:r>
        <w:rPr>
          <w:i/>
          <w:iCs/>
        </w:rPr>
        <w:t>Sequence</w:t>
      </w:r>
      <w:proofErr w:type="spellEnd"/>
      <w:r>
        <w:rPr>
          <w:i/>
          <w:iCs/>
        </w:rPr>
        <w:t xml:space="preserve"> Diagram</w:t>
      </w:r>
      <w:r>
        <w:t xml:space="preserve"> Hapus </w:t>
      </w:r>
      <w:r w:rsidR="002F54D9">
        <w:t>Akreditasi</w:t>
      </w:r>
      <w:r w:rsidR="009A6C4D">
        <w:t xml:space="preserve"> </w:t>
      </w:r>
      <w:r w:rsidR="002F54D9">
        <w:t>Program</w:t>
      </w:r>
      <w:r w:rsidR="009A6C4D">
        <w:t xml:space="preserve"> </w:t>
      </w:r>
      <w:r w:rsidR="002F54D9">
        <w:t>Studi</w:t>
      </w:r>
    </w:p>
    <w:p w14:paraId="6759E92B" w14:textId="2227EA66" w:rsidR="000B7285" w:rsidRDefault="000B7285" w:rsidP="000B7285">
      <w:pPr>
        <w:pStyle w:val="ListParagraph"/>
        <w:ind w:left="1080"/>
      </w:pPr>
      <w:proofErr w:type="spellStart"/>
      <w:r>
        <w:rPr>
          <w:i/>
          <w:iCs/>
        </w:rPr>
        <w:t>Sequence</w:t>
      </w:r>
      <w:proofErr w:type="spellEnd"/>
      <w:r>
        <w:t xml:space="preserve"> hapus akreditasi program studi merupakan bagian dari </w:t>
      </w:r>
      <w:proofErr w:type="spellStart"/>
      <w:r>
        <w:rPr>
          <w:i/>
          <w:iCs/>
        </w:rPr>
        <w:t>usecase</w:t>
      </w:r>
      <w:proofErr w:type="spellEnd"/>
      <w:r>
        <w:rPr>
          <w:i/>
          <w:iCs/>
        </w:rPr>
        <w:t xml:space="preserve"> </w:t>
      </w:r>
      <w:r>
        <w:t xml:space="preserve">manajemen akreditasi program studi yang menjabarkan alur proses penghapusan akreditasi program studi pada sistem. </w:t>
      </w:r>
      <w:proofErr w:type="spellStart"/>
      <w:r>
        <w:rPr>
          <w:i/>
          <w:iCs/>
        </w:rPr>
        <w:t>Sequence</w:t>
      </w:r>
      <w:proofErr w:type="spellEnd"/>
      <w:r>
        <w:t xml:space="preserve"> ini terdiri dari </w:t>
      </w:r>
      <w:proofErr w:type="spellStart"/>
      <w:r w:rsidR="002F54D9">
        <w:t>AkreditasiProgramStudi</w:t>
      </w:r>
      <w:r>
        <w:t>Index</w:t>
      </w:r>
      <w:proofErr w:type="spellEnd"/>
      <w:r>
        <w:t xml:space="preserve"> dan </w:t>
      </w:r>
      <w:proofErr w:type="spellStart"/>
      <w:r w:rsidR="002F54D9">
        <w:t>AkreditasiProgramStudi</w:t>
      </w:r>
      <w:r>
        <w:t>View</w:t>
      </w:r>
      <w:proofErr w:type="spellEnd"/>
      <w:r>
        <w:t xml:space="preserve"> sebagai tampilan yang muncul kepada pengguna, </w:t>
      </w:r>
      <w:proofErr w:type="spellStart"/>
      <w:r w:rsidR="002F54D9">
        <w:t>AkreditasiProgramStudi</w:t>
      </w:r>
      <w:r>
        <w:t>Controller</w:t>
      </w:r>
      <w:proofErr w:type="spellEnd"/>
      <w:r>
        <w:t xml:space="preserve"> sebagai </w:t>
      </w:r>
      <w:proofErr w:type="spellStart"/>
      <w:r w:rsidRPr="0090170A">
        <w:rPr>
          <w:i/>
          <w:iCs/>
        </w:rPr>
        <w:t>controller</w:t>
      </w:r>
      <w:proofErr w:type="spellEnd"/>
      <w:r>
        <w:t xml:space="preserve">, </w:t>
      </w:r>
      <w:proofErr w:type="spellStart"/>
      <w:r w:rsidR="002F54D9">
        <w:t>AkreditasiProgramStudi</w:t>
      </w:r>
      <w:proofErr w:type="spellEnd"/>
      <w:r>
        <w:t xml:space="preserve"> sebagai </w:t>
      </w:r>
      <w:r w:rsidRPr="0090170A">
        <w:rPr>
          <w:i/>
          <w:iCs/>
        </w:rPr>
        <w:t>model</w:t>
      </w:r>
      <w:r>
        <w:t xml:space="preserve">, dan aktor dari </w:t>
      </w:r>
      <w:proofErr w:type="spellStart"/>
      <w:r>
        <w:rPr>
          <w:i/>
          <w:iCs/>
        </w:rPr>
        <w:t>sequence</w:t>
      </w:r>
      <w:proofErr w:type="spellEnd"/>
      <w:r>
        <w:t xml:space="preserve"> ini adalah LPM.</w:t>
      </w:r>
    </w:p>
    <w:p w14:paraId="7F52F9AC" w14:textId="77777777" w:rsidR="000B7285" w:rsidRDefault="000B7285" w:rsidP="009A6C4D">
      <w:pPr>
        <w:pStyle w:val="ListParagraph"/>
        <w:keepNext/>
        <w:ind w:left="0"/>
        <w:jc w:val="center"/>
      </w:pPr>
      <w:r>
        <w:rPr>
          <w:i/>
          <w:iCs/>
          <w:noProof/>
        </w:rPr>
        <w:drawing>
          <wp:inline distT="0" distB="0" distL="0" distR="0" wp14:anchorId="1D366E02" wp14:editId="3CE54219">
            <wp:extent cx="4587125" cy="1739236"/>
            <wp:effectExtent l="0" t="0" r="4445" b="0"/>
            <wp:docPr id="98" name="Picture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Picture 98"/>
                    <pic:cNvPicPr>
                      <a:picLocks noChangeAspect="1" noChangeArrowheads="1"/>
                    </pic:cNvPicPr>
                  </pic:nvPicPr>
                  <pic:blipFill>
                    <a:blip r:embed="rId59" cstate="print">
                      <a:extLst>
                        <a:ext uri="{28A0092B-C50C-407E-A947-70E740481C1C}">
                          <a14:useLocalDpi xmlns:a14="http://schemas.microsoft.com/office/drawing/2010/main" val="0"/>
                        </a:ext>
                      </a:extLst>
                    </a:blip>
                    <a:stretch>
                      <a:fillRect/>
                    </a:stretch>
                  </pic:blipFill>
                  <pic:spPr bwMode="auto">
                    <a:xfrm>
                      <a:off x="0" y="0"/>
                      <a:ext cx="4587125" cy="1739236"/>
                    </a:xfrm>
                    <a:prstGeom prst="rect">
                      <a:avLst/>
                    </a:prstGeom>
                    <a:noFill/>
                    <a:ln>
                      <a:noFill/>
                    </a:ln>
                  </pic:spPr>
                </pic:pic>
              </a:graphicData>
            </a:graphic>
          </wp:inline>
        </w:drawing>
      </w:r>
    </w:p>
    <w:p w14:paraId="2D4140A2" w14:textId="7BDD68AB" w:rsidR="000B7285" w:rsidRDefault="000B7285" w:rsidP="000B7285">
      <w:pPr>
        <w:pStyle w:val="Caption"/>
      </w:pPr>
      <w:r>
        <w:t xml:space="preserve">Gambar </w:t>
      </w:r>
      <w:r>
        <w:fldChar w:fldCharType="begin"/>
      </w:r>
      <w:r>
        <w:instrText xml:space="preserve"> STYLEREF 1 \s </w:instrText>
      </w:r>
      <w:r>
        <w:fldChar w:fldCharType="separate"/>
      </w:r>
      <w:r w:rsidR="006E773A">
        <w:rPr>
          <w:noProof/>
        </w:rPr>
        <w:t>IV</w:t>
      </w:r>
      <w:r>
        <w:fldChar w:fldCharType="end"/>
      </w:r>
      <w:r>
        <w:t>.</w:t>
      </w:r>
      <w:r>
        <w:fldChar w:fldCharType="begin"/>
      </w:r>
      <w:r>
        <w:instrText xml:space="preserve"> SEQ Gambar \* ARABIC \s 1 </w:instrText>
      </w:r>
      <w:r>
        <w:fldChar w:fldCharType="separate"/>
      </w:r>
      <w:r w:rsidR="006E773A">
        <w:rPr>
          <w:noProof/>
        </w:rPr>
        <w:t>12</w:t>
      </w:r>
      <w:r>
        <w:fldChar w:fldCharType="end"/>
      </w:r>
      <w:r>
        <w:t xml:space="preserve"> </w:t>
      </w:r>
      <w:proofErr w:type="spellStart"/>
      <w:r>
        <w:rPr>
          <w:i/>
          <w:iCs/>
        </w:rPr>
        <w:t>Sequence</w:t>
      </w:r>
      <w:proofErr w:type="spellEnd"/>
      <w:r>
        <w:rPr>
          <w:i/>
          <w:iCs/>
        </w:rPr>
        <w:t xml:space="preserve"> Diagram</w:t>
      </w:r>
      <w:r>
        <w:t xml:space="preserve"> Hapus </w:t>
      </w:r>
      <w:r w:rsidR="009A6C4D">
        <w:t>Akreditasi Program Studi</w:t>
      </w:r>
      <w:r>
        <w:t>.</w:t>
      </w:r>
    </w:p>
    <w:p w14:paraId="389F938F" w14:textId="778ABB14" w:rsidR="000B7285" w:rsidRDefault="000B7285" w:rsidP="000B7285"/>
    <w:p w14:paraId="2037E76D" w14:textId="77777777" w:rsidR="006E773A" w:rsidRPr="000B7285" w:rsidRDefault="006E773A" w:rsidP="000B7285"/>
    <w:p w14:paraId="4DA6B554" w14:textId="049A18C6" w:rsidR="006E773A" w:rsidRDefault="006E773A" w:rsidP="006E773A">
      <w:pPr>
        <w:pStyle w:val="ListParagraph"/>
        <w:numPr>
          <w:ilvl w:val="0"/>
          <w:numId w:val="105"/>
        </w:numPr>
      </w:pPr>
      <w:proofErr w:type="spellStart"/>
      <w:r>
        <w:rPr>
          <w:i/>
          <w:iCs/>
        </w:rPr>
        <w:lastRenderedPageBreak/>
        <w:t>Sequence</w:t>
      </w:r>
      <w:proofErr w:type="spellEnd"/>
      <w:r>
        <w:rPr>
          <w:i/>
          <w:iCs/>
        </w:rPr>
        <w:t xml:space="preserve"> Diagram</w:t>
      </w:r>
      <w:r>
        <w:t xml:space="preserve"> Tambah Akreditasi </w:t>
      </w:r>
      <w:r w:rsidR="006A3461">
        <w:t>Perguruan Tinggi</w:t>
      </w:r>
    </w:p>
    <w:p w14:paraId="0F87400B" w14:textId="32085DDE" w:rsidR="006E773A" w:rsidRDefault="006E773A" w:rsidP="006E773A">
      <w:pPr>
        <w:pStyle w:val="ListParagraph"/>
        <w:ind w:left="1080"/>
      </w:pPr>
      <w:proofErr w:type="spellStart"/>
      <w:r>
        <w:rPr>
          <w:i/>
          <w:iCs/>
        </w:rPr>
        <w:t>Sequence</w:t>
      </w:r>
      <w:proofErr w:type="spellEnd"/>
      <w:r>
        <w:t xml:space="preserve"> tambah akreditasi </w:t>
      </w:r>
      <w:r w:rsidR="00CE2823">
        <w:t>perguruan tinggi</w:t>
      </w:r>
      <w:r>
        <w:t xml:space="preserve"> merupakan bagian dari </w:t>
      </w:r>
      <w:proofErr w:type="spellStart"/>
      <w:r>
        <w:rPr>
          <w:i/>
          <w:iCs/>
        </w:rPr>
        <w:t>usecase</w:t>
      </w:r>
      <w:proofErr w:type="spellEnd"/>
      <w:r>
        <w:rPr>
          <w:i/>
          <w:iCs/>
        </w:rPr>
        <w:t xml:space="preserve"> </w:t>
      </w:r>
      <w:r>
        <w:t xml:space="preserve">manajemen akreditasi </w:t>
      </w:r>
      <w:r w:rsidR="00CE2823">
        <w:t>perguruan tinggi</w:t>
      </w:r>
      <w:r>
        <w:t xml:space="preserve"> yang menjabarkan alur proses penambahan akreditasi </w:t>
      </w:r>
      <w:r w:rsidR="00CE2823">
        <w:t>perguruan tinggi</w:t>
      </w:r>
      <w:r>
        <w:t xml:space="preserve"> pada sistem. </w:t>
      </w:r>
      <w:proofErr w:type="spellStart"/>
      <w:r w:rsidRPr="002F54D9">
        <w:rPr>
          <w:i/>
          <w:iCs/>
        </w:rPr>
        <w:t>Sequence</w:t>
      </w:r>
      <w:proofErr w:type="spellEnd"/>
      <w:r>
        <w:t xml:space="preserve"> ini terdiri dari </w:t>
      </w:r>
      <w:proofErr w:type="spellStart"/>
      <w:r>
        <w:t>Akreditasi</w:t>
      </w:r>
      <w:r w:rsidR="005B4308">
        <w:t>PerguruanTinggi</w:t>
      </w:r>
      <w:r>
        <w:t>Index</w:t>
      </w:r>
      <w:proofErr w:type="spellEnd"/>
      <w:r>
        <w:t xml:space="preserve"> dan </w:t>
      </w:r>
      <w:proofErr w:type="spellStart"/>
      <w:r>
        <w:t>Akreditasi</w:t>
      </w:r>
      <w:r w:rsidR="005B4308">
        <w:t>PerguruanTinggi</w:t>
      </w:r>
      <w:r>
        <w:t>Form</w:t>
      </w:r>
      <w:proofErr w:type="spellEnd"/>
      <w:r>
        <w:t xml:space="preserve"> sebagai tampilan yang muncul kepada pengguna, </w:t>
      </w:r>
      <w:proofErr w:type="spellStart"/>
      <w:r>
        <w:t>Akreditasi</w:t>
      </w:r>
      <w:r w:rsidR="00DC45C5">
        <w:t>PerguruanTinggi</w:t>
      </w:r>
      <w:r>
        <w:t>Controller</w:t>
      </w:r>
      <w:proofErr w:type="spellEnd"/>
      <w:r>
        <w:t xml:space="preserve"> sebagai </w:t>
      </w:r>
      <w:proofErr w:type="spellStart"/>
      <w:r w:rsidRPr="002F54D9">
        <w:rPr>
          <w:i/>
          <w:iCs/>
        </w:rPr>
        <w:t>controller</w:t>
      </w:r>
      <w:proofErr w:type="spellEnd"/>
      <w:r>
        <w:t xml:space="preserve">, </w:t>
      </w:r>
      <w:proofErr w:type="spellStart"/>
      <w:r>
        <w:t>Akreditasi</w:t>
      </w:r>
      <w:r w:rsidR="00AB16D0">
        <w:t>PerguruanTinggi</w:t>
      </w:r>
      <w:proofErr w:type="spellEnd"/>
      <w:r>
        <w:t xml:space="preserve"> sebagai </w:t>
      </w:r>
      <w:r w:rsidRPr="002F54D9">
        <w:rPr>
          <w:i/>
          <w:iCs/>
        </w:rPr>
        <w:t>model</w:t>
      </w:r>
      <w:r>
        <w:t xml:space="preserve">, dan aktor dari </w:t>
      </w:r>
      <w:proofErr w:type="spellStart"/>
      <w:r w:rsidRPr="002F54D9">
        <w:rPr>
          <w:i/>
          <w:iCs/>
        </w:rPr>
        <w:t>sequence</w:t>
      </w:r>
      <w:proofErr w:type="spellEnd"/>
      <w:r>
        <w:t xml:space="preserve"> ini adalah LPM.</w:t>
      </w:r>
    </w:p>
    <w:p w14:paraId="52B0A862" w14:textId="77777777" w:rsidR="006E773A" w:rsidRDefault="006E773A" w:rsidP="006E773A">
      <w:pPr>
        <w:pStyle w:val="ListParagraph"/>
        <w:keepNext/>
        <w:ind w:left="0"/>
        <w:jc w:val="center"/>
      </w:pPr>
      <w:r>
        <w:rPr>
          <w:i/>
          <w:iCs/>
          <w:noProof/>
        </w:rPr>
        <w:drawing>
          <wp:inline distT="0" distB="0" distL="0" distR="0" wp14:anchorId="18788708" wp14:editId="5479F080">
            <wp:extent cx="4752357" cy="2076450"/>
            <wp:effectExtent l="0" t="0" r="0" b="0"/>
            <wp:docPr id="102" name="Picture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Picture 102"/>
                    <pic:cNvPicPr>
                      <a:picLocks noChangeAspect="1" noChangeArrowheads="1"/>
                    </pic:cNvPicPr>
                  </pic:nvPicPr>
                  <pic:blipFill>
                    <a:blip r:embed="rId60" cstate="print">
                      <a:extLst>
                        <a:ext uri="{28A0092B-C50C-407E-A947-70E740481C1C}">
                          <a14:useLocalDpi xmlns:a14="http://schemas.microsoft.com/office/drawing/2010/main" val="0"/>
                        </a:ext>
                      </a:extLst>
                    </a:blip>
                    <a:stretch>
                      <a:fillRect/>
                    </a:stretch>
                  </pic:blipFill>
                  <pic:spPr bwMode="auto">
                    <a:xfrm>
                      <a:off x="0" y="0"/>
                      <a:ext cx="4769530" cy="2083953"/>
                    </a:xfrm>
                    <a:prstGeom prst="rect">
                      <a:avLst/>
                    </a:prstGeom>
                    <a:noFill/>
                    <a:ln>
                      <a:noFill/>
                    </a:ln>
                  </pic:spPr>
                </pic:pic>
              </a:graphicData>
            </a:graphic>
          </wp:inline>
        </w:drawing>
      </w:r>
    </w:p>
    <w:p w14:paraId="5E388EE4" w14:textId="5CB2F9FC" w:rsidR="006E773A" w:rsidRPr="001E2368" w:rsidRDefault="006E773A" w:rsidP="006E773A">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625F8E">
        <w:rPr>
          <w:noProof/>
        </w:rPr>
        <w:t>13</w:t>
      </w:r>
      <w:r>
        <w:fldChar w:fldCharType="end"/>
      </w:r>
      <w:r>
        <w:t xml:space="preserve"> </w:t>
      </w:r>
      <w:proofErr w:type="spellStart"/>
      <w:r>
        <w:rPr>
          <w:i/>
          <w:iCs/>
        </w:rPr>
        <w:t>Sequence</w:t>
      </w:r>
      <w:proofErr w:type="spellEnd"/>
      <w:r>
        <w:rPr>
          <w:i/>
          <w:iCs/>
        </w:rPr>
        <w:t xml:space="preserve"> Diagram</w:t>
      </w:r>
      <w:r>
        <w:t xml:space="preserve"> Tambah Akreditasi </w:t>
      </w:r>
      <w:r w:rsidR="000B21A6">
        <w:t>Perguruan Tinggi</w:t>
      </w:r>
      <w:r>
        <w:t>.</w:t>
      </w:r>
    </w:p>
    <w:p w14:paraId="3ACEB21F" w14:textId="77777777" w:rsidR="006E773A" w:rsidRDefault="006E773A" w:rsidP="006E773A">
      <w:pPr>
        <w:pStyle w:val="ListParagraph"/>
        <w:ind w:left="1080"/>
      </w:pPr>
    </w:p>
    <w:p w14:paraId="26941B51" w14:textId="534DE412" w:rsidR="006E773A" w:rsidRDefault="006E773A" w:rsidP="006E773A">
      <w:pPr>
        <w:pStyle w:val="ListParagraph"/>
        <w:numPr>
          <w:ilvl w:val="0"/>
          <w:numId w:val="105"/>
        </w:numPr>
      </w:pPr>
      <w:proofErr w:type="spellStart"/>
      <w:r>
        <w:rPr>
          <w:i/>
          <w:iCs/>
        </w:rPr>
        <w:t>Sequence</w:t>
      </w:r>
      <w:proofErr w:type="spellEnd"/>
      <w:r>
        <w:rPr>
          <w:i/>
          <w:iCs/>
        </w:rPr>
        <w:t xml:space="preserve"> Diagram</w:t>
      </w:r>
      <w:r>
        <w:t xml:space="preserve"> Hapus Akreditasi </w:t>
      </w:r>
      <w:r w:rsidR="008D2B31">
        <w:t>Perguruan Tinggi</w:t>
      </w:r>
    </w:p>
    <w:p w14:paraId="1AE8B3EA" w14:textId="66E61A8D" w:rsidR="006E773A" w:rsidRDefault="006E773A" w:rsidP="006E773A">
      <w:pPr>
        <w:pStyle w:val="ListParagraph"/>
        <w:ind w:left="1080"/>
      </w:pPr>
      <w:proofErr w:type="spellStart"/>
      <w:r>
        <w:rPr>
          <w:i/>
          <w:iCs/>
        </w:rPr>
        <w:t>Sequence</w:t>
      </w:r>
      <w:proofErr w:type="spellEnd"/>
      <w:r>
        <w:t xml:space="preserve"> hapus akreditasi </w:t>
      </w:r>
      <w:r w:rsidR="00122667">
        <w:t>perguruan tinggi</w:t>
      </w:r>
      <w:r>
        <w:t xml:space="preserve"> merupakan bagian dari </w:t>
      </w:r>
      <w:proofErr w:type="spellStart"/>
      <w:r>
        <w:rPr>
          <w:i/>
          <w:iCs/>
        </w:rPr>
        <w:t>usecase</w:t>
      </w:r>
      <w:proofErr w:type="spellEnd"/>
      <w:r>
        <w:rPr>
          <w:i/>
          <w:iCs/>
        </w:rPr>
        <w:t xml:space="preserve"> </w:t>
      </w:r>
      <w:r>
        <w:t xml:space="preserve">manajemen akreditasi </w:t>
      </w:r>
      <w:r w:rsidR="00122667">
        <w:t>perguruan tinggi</w:t>
      </w:r>
      <w:r>
        <w:t xml:space="preserve"> yang menjabarkan alur proses penghapusan akreditasi </w:t>
      </w:r>
      <w:r w:rsidR="00122667">
        <w:t>perguruan tinggi</w:t>
      </w:r>
      <w:r>
        <w:t xml:space="preserve"> pada sistem. </w:t>
      </w:r>
      <w:proofErr w:type="spellStart"/>
      <w:r>
        <w:rPr>
          <w:i/>
          <w:iCs/>
        </w:rPr>
        <w:t>Sequence</w:t>
      </w:r>
      <w:proofErr w:type="spellEnd"/>
      <w:r>
        <w:t xml:space="preserve"> ini terdiri dari </w:t>
      </w:r>
      <w:proofErr w:type="spellStart"/>
      <w:r>
        <w:t>Akreditasi</w:t>
      </w:r>
      <w:r w:rsidR="00122667">
        <w:t>PerguruanTinggi</w:t>
      </w:r>
      <w:r>
        <w:t>Index</w:t>
      </w:r>
      <w:proofErr w:type="spellEnd"/>
      <w:r>
        <w:t xml:space="preserve"> dan </w:t>
      </w:r>
      <w:proofErr w:type="spellStart"/>
      <w:r>
        <w:t>Akreditasi</w:t>
      </w:r>
      <w:r w:rsidR="00122667">
        <w:t>PerguruanTinggi</w:t>
      </w:r>
      <w:r>
        <w:t>View</w:t>
      </w:r>
      <w:proofErr w:type="spellEnd"/>
      <w:r>
        <w:t xml:space="preserve"> sebagai tampilan yang muncul kepada pengguna, </w:t>
      </w:r>
      <w:proofErr w:type="spellStart"/>
      <w:r>
        <w:t>Akreditasi</w:t>
      </w:r>
      <w:r w:rsidR="00122667">
        <w:t>PerguruanTinggi</w:t>
      </w:r>
      <w:r>
        <w:t>Controller</w:t>
      </w:r>
      <w:proofErr w:type="spellEnd"/>
      <w:r>
        <w:t xml:space="preserve"> sebagai </w:t>
      </w:r>
      <w:proofErr w:type="spellStart"/>
      <w:r w:rsidRPr="0090170A">
        <w:rPr>
          <w:i/>
          <w:iCs/>
        </w:rPr>
        <w:t>controller</w:t>
      </w:r>
      <w:proofErr w:type="spellEnd"/>
      <w:r>
        <w:t xml:space="preserve">, </w:t>
      </w:r>
      <w:proofErr w:type="spellStart"/>
      <w:r>
        <w:t>Akreditasi</w:t>
      </w:r>
      <w:r w:rsidR="00122667">
        <w:t>PerguruanTinggi</w:t>
      </w:r>
      <w:proofErr w:type="spellEnd"/>
      <w:r>
        <w:t xml:space="preserve"> sebagai </w:t>
      </w:r>
      <w:r w:rsidRPr="0090170A">
        <w:rPr>
          <w:i/>
          <w:iCs/>
        </w:rPr>
        <w:t>model</w:t>
      </w:r>
      <w:r>
        <w:t xml:space="preserve">, dan aktor dari </w:t>
      </w:r>
      <w:proofErr w:type="spellStart"/>
      <w:r>
        <w:rPr>
          <w:i/>
          <w:iCs/>
        </w:rPr>
        <w:t>sequence</w:t>
      </w:r>
      <w:proofErr w:type="spellEnd"/>
      <w:r>
        <w:t xml:space="preserve"> ini adalah LPM.</w:t>
      </w:r>
    </w:p>
    <w:p w14:paraId="6C4AE867" w14:textId="77777777" w:rsidR="006E773A" w:rsidRDefault="006E773A" w:rsidP="006E773A">
      <w:pPr>
        <w:pStyle w:val="ListParagraph"/>
        <w:keepNext/>
        <w:ind w:left="0"/>
        <w:jc w:val="center"/>
      </w:pPr>
      <w:r>
        <w:rPr>
          <w:i/>
          <w:iCs/>
          <w:noProof/>
        </w:rPr>
        <w:lastRenderedPageBreak/>
        <w:drawing>
          <wp:inline distT="0" distB="0" distL="0" distR="0" wp14:anchorId="6D480F5D" wp14:editId="54CE7822">
            <wp:extent cx="4587124" cy="1739236"/>
            <wp:effectExtent l="0" t="0" r="4445" b="0"/>
            <wp:docPr id="103" name="Picture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Picture 103"/>
                    <pic:cNvPicPr>
                      <a:picLocks noChangeAspect="1" noChangeArrowheads="1"/>
                    </pic:cNvPicPr>
                  </pic:nvPicPr>
                  <pic:blipFill>
                    <a:blip r:embed="rId61" cstate="print">
                      <a:extLst>
                        <a:ext uri="{28A0092B-C50C-407E-A947-70E740481C1C}">
                          <a14:useLocalDpi xmlns:a14="http://schemas.microsoft.com/office/drawing/2010/main" val="0"/>
                        </a:ext>
                      </a:extLst>
                    </a:blip>
                    <a:stretch>
                      <a:fillRect/>
                    </a:stretch>
                  </pic:blipFill>
                  <pic:spPr bwMode="auto">
                    <a:xfrm>
                      <a:off x="0" y="0"/>
                      <a:ext cx="4587124" cy="1739236"/>
                    </a:xfrm>
                    <a:prstGeom prst="rect">
                      <a:avLst/>
                    </a:prstGeom>
                    <a:noFill/>
                    <a:ln>
                      <a:noFill/>
                    </a:ln>
                  </pic:spPr>
                </pic:pic>
              </a:graphicData>
            </a:graphic>
          </wp:inline>
        </w:drawing>
      </w:r>
    </w:p>
    <w:p w14:paraId="10C2B3CD" w14:textId="3B04D88C" w:rsidR="006E773A" w:rsidRDefault="006E773A" w:rsidP="006E773A">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6A3461">
        <w:rPr>
          <w:noProof/>
        </w:rPr>
        <w:t>14</w:t>
      </w:r>
      <w:r>
        <w:fldChar w:fldCharType="end"/>
      </w:r>
      <w:r>
        <w:t xml:space="preserve"> </w:t>
      </w:r>
      <w:proofErr w:type="spellStart"/>
      <w:r>
        <w:rPr>
          <w:i/>
          <w:iCs/>
        </w:rPr>
        <w:t>Sequence</w:t>
      </w:r>
      <w:proofErr w:type="spellEnd"/>
      <w:r>
        <w:rPr>
          <w:i/>
          <w:iCs/>
        </w:rPr>
        <w:t xml:space="preserve"> Diagram</w:t>
      </w:r>
      <w:r>
        <w:t xml:space="preserve"> Hapus Akreditasi </w:t>
      </w:r>
      <w:r w:rsidR="00CF30B3">
        <w:t>Perguruan Tinggi</w:t>
      </w:r>
      <w:r>
        <w:t>.</w:t>
      </w:r>
    </w:p>
    <w:p w14:paraId="1FC7945E" w14:textId="0EBDFD8A" w:rsidR="000B7285" w:rsidRDefault="000B7285" w:rsidP="008C66B8">
      <w:pPr>
        <w:pStyle w:val="ListParagraph"/>
        <w:ind w:left="1080"/>
      </w:pPr>
    </w:p>
    <w:p w14:paraId="037CC169" w14:textId="77717890" w:rsidR="00842283" w:rsidRDefault="00842283" w:rsidP="00842283">
      <w:pPr>
        <w:pStyle w:val="ListParagraph"/>
        <w:numPr>
          <w:ilvl w:val="0"/>
          <w:numId w:val="105"/>
        </w:numPr>
      </w:pPr>
      <w:proofErr w:type="spellStart"/>
      <w:r>
        <w:rPr>
          <w:i/>
          <w:iCs/>
        </w:rPr>
        <w:t>Sequence</w:t>
      </w:r>
      <w:proofErr w:type="spellEnd"/>
      <w:r>
        <w:rPr>
          <w:i/>
          <w:iCs/>
        </w:rPr>
        <w:t xml:space="preserve"> Diagram</w:t>
      </w:r>
      <w:r>
        <w:t xml:space="preserve"> Tambah Profil </w:t>
      </w:r>
      <w:r w:rsidR="00567A6F">
        <w:t>Institusi</w:t>
      </w:r>
    </w:p>
    <w:p w14:paraId="64148666" w14:textId="555A1411" w:rsidR="00842283" w:rsidRDefault="00842283" w:rsidP="00842283">
      <w:pPr>
        <w:pStyle w:val="ListParagraph"/>
        <w:ind w:left="1080"/>
      </w:pPr>
      <w:proofErr w:type="spellStart"/>
      <w:r>
        <w:rPr>
          <w:i/>
          <w:iCs/>
        </w:rPr>
        <w:t>Sequence</w:t>
      </w:r>
      <w:proofErr w:type="spellEnd"/>
      <w:r>
        <w:t xml:space="preserve"> tambah </w:t>
      </w:r>
      <w:r w:rsidR="003706A9">
        <w:t>profil</w:t>
      </w:r>
      <w:r>
        <w:t xml:space="preserve"> </w:t>
      </w:r>
      <w:r w:rsidR="00F8774F">
        <w:t>institusi</w:t>
      </w:r>
      <w:r>
        <w:t xml:space="preserve"> merupakan bagian dari </w:t>
      </w:r>
      <w:proofErr w:type="spellStart"/>
      <w:r>
        <w:rPr>
          <w:i/>
          <w:iCs/>
        </w:rPr>
        <w:t>usecase</w:t>
      </w:r>
      <w:proofErr w:type="spellEnd"/>
      <w:r>
        <w:rPr>
          <w:i/>
          <w:iCs/>
        </w:rPr>
        <w:t xml:space="preserve"> </w:t>
      </w:r>
      <w:r>
        <w:t xml:space="preserve">manajemen </w:t>
      </w:r>
      <w:r w:rsidR="003706A9">
        <w:t>profil</w:t>
      </w:r>
      <w:r>
        <w:t xml:space="preserve"> </w:t>
      </w:r>
      <w:r w:rsidR="00F8774F">
        <w:t>institusi</w:t>
      </w:r>
      <w:r>
        <w:t xml:space="preserve"> yang menjabarkan alur proses penambahan </w:t>
      </w:r>
      <w:r w:rsidR="003706A9">
        <w:t>profil</w:t>
      </w:r>
      <w:r>
        <w:t xml:space="preserve"> perguruan tinggi pada sistem. </w:t>
      </w:r>
      <w:proofErr w:type="spellStart"/>
      <w:r w:rsidRPr="002F54D9">
        <w:rPr>
          <w:i/>
          <w:iCs/>
        </w:rPr>
        <w:t>Sequence</w:t>
      </w:r>
      <w:proofErr w:type="spellEnd"/>
      <w:r>
        <w:t xml:space="preserve"> ini terdiri dari </w:t>
      </w:r>
      <w:proofErr w:type="spellStart"/>
      <w:r w:rsidR="008579F2">
        <w:t>ProfilInstitusi</w:t>
      </w:r>
      <w:r>
        <w:t>Index</w:t>
      </w:r>
      <w:proofErr w:type="spellEnd"/>
      <w:r>
        <w:t xml:space="preserve"> dan </w:t>
      </w:r>
      <w:proofErr w:type="spellStart"/>
      <w:r w:rsidR="008579F2">
        <w:t>ProfilInstitusi</w:t>
      </w:r>
      <w:r>
        <w:t>Form</w:t>
      </w:r>
      <w:proofErr w:type="spellEnd"/>
      <w:r>
        <w:t xml:space="preserve"> sebagai tampilan yang muncul kepada pengguna, </w:t>
      </w:r>
      <w:proofErr w:type="spellStart"/>
      <w:r w:rsidR="00A428B9">
        <w:t>ProfilInstitus</w:t>
      </w:r>
      <w:r>
        <w:t>iController</w:t>
      </w:r>
      <w:proofErr w:type="spellEnd"/>
      <w:r>
        <w:t xml:space="preserve"> sebagai </w:t>
      </w:r>
      <w:proofErr w:type="spellStart"/>
      <w:r w:rsidRPr="002F54D9">
        <w:rPr>
          <w:i/>
          <w:iCs/>
        </w:rPr>
        <w:t>controller</w:t>
      </w:r>
      <w:proofErr w:type="spellEnd"/>
      <w:r>
        <w:t xml:space="preserve">, </w:t>
      </w:r>
      <w:proofErr w:type="spellStart"/>
      <w:r w:rsidR="00A428B9">
        <w:t>ProfilInstitusi</w:t>
      </w:r>
      <w:proofErr w:type="spellEnd"/>
      <w:r>
        <w:t xml:space="preserve"> sebagai </w:t>
      </w:r>
      <w:r w:rsidRPr="002F54D9">
        <w:rPr>
          <w:i/>
          <w:iCs/>
        </w:rPr>
        <w:t>model</w:t>
      </w:r>
      <w:r>
        <w:t xml:space="preserve">, dan aktor dari </w:t>
      </w:r>
      <w:proofErr w:type="spellStart"/>
      <w:r w:rsidRPr="002F54D9">
        <w:rPr>
          <w:i/>
          <w:iCs/>
        </w:rPr>
        <w:t>sequence</w:t>
      </w:r>
      <w:proofErr w:type="spellEnd"/>
      <w:r>
        <w:t xml:space="preserve"> ini adalah LPM.</w:t>
      </w:r>
    </w:p>
    <w:p w14:paraId="0274EC2C" w14:textId="77777777" w:rsidR="00842283" w:rsidRDefault="00842283" w:rsidP="00842283">
      <w:pPr>
        <w:pStyle w:val="ListParagraph"/>
        <w:keepNext/>
        <w:ind w:left="0"/>
        <w:jc w:val="center"/>
      </w:pPr>
      <w:r>
        <w:rPr>
          <w:i/>
          <w:iCs/>
          <w:noProof/>
        </w:rPr>
        <w:drawing>
          <wp:inline distT="0" distB="0" distL="0" distR="0" wp14:anchorId="66A8217B" wp14:editId="0B92535B">
            <wp:extent cx="4694315" cy="2457450"/>
            <wp:effectExtent l="0" t="0" r="0" b="0"/>
            <wp:docPr id="104" name="Picture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Picture 104"/>
                    <pic:cNvPicPr>
                      <a:picLocks noChangeAspect="1" noChangeArrowheads="1"/>
                    </pic:cNvPicPr>
                  </pic:nvPicPr>
                  <pic:blipFill>
                    <a:blip r:embed="rId62" cstate="print">
                      <a:extLst>
                        <a:ext uri="{28A0092B-C50C-407E-A947-70E740481C1C}">
                          <a14:useLocalDpi xmlns:a14="http://schemas.microsoft.com/office/drawing/2010/main" val="0"/>
                        </a:ext>
                      </a:extLst>
                    </a:blip>
                    <a:stretch>
                      <a:fillRect/>
                    </a:stretch>
                  </pic:blipFill>
                  <pic:spPr bwMode="auto">
                    <a:xfrm>
                      <a:off x="0" y="0"/>
                      <a:ext cx="4710813" cy="2466087"/>
                    </a:xfrm>
                    <a:prstGeom prst="rect">
                      <a:avLst/>
                    </a:prstGeom>
                    <a:noFill/>
                    <a:ln>
                      <a:noFill/>
                    </a:ln>
                  </pic:spPr>
                </pic:pic>
              </a:graphicData>
            </a:graphic>
          </wp:inline>
        </w:drawing>
      </w:r>
    </w:p>
    <w:p w14:paraId="5A9503CA" w14:textId="2F268000" w:rsidR="00842283" w:rsidRPr="001E2368" w:rsidRDefault="00842283" w:rsidP="00842283">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95691F">
        <w:rPr>
          <w:noProof/>
        </w:rPr>
        <w:t>15</w:t>
      </w:r>
      <w:r>
        <w:fldChar w:fldCharType="end"/>
      </w:r>
      <w:r>
        <w:t xml:space="preserve"> </w:t>
      </w:r>
      <w:proofErr w:type="spellStart"/>
      <w:r>
        <w:rPr>
          <w:i/>
          <w:iCs/>
        </w:rPr>
        <w:t>Sequence</w:t>
      </w:r>
      <w:proofErr w:type="spellEnd"/>
      <w:r>
        <w:rPr>
          <w:i/>
          <w:iCs/>
        </w:rPr>
        <w:t xml:space="preserve"> Diagram</w:t>
      </w:r>
      <w:r>
        <w:t xml:space="preserve"> Tambah </w:t>
      </w:r>
      <w:r w:rsidR="007369A7">
        <w:t>Profil Institusi</w:t>
      </w:r>
      <w:r>
        <w:t>.</w:t>
      </w:r>
    </w:p>
    <w:p w14:paraId="21BF31E1" w14:textId="03D46D04" w:rsidR="00842283" w:rsidRDefault="00842283" w:rsidP="00842283">
      <w:pPr>
        <w:pStyle w:val="ListParagraph"/>
        <w:ind w:left="1080"/>
      </w:pPr>
    </w:p>
    <w:p w14:paraId="0766E841" w14:textId="11E8C920" w:rsidR="007369A7" w:rsidRDefault="007369A7" w:rsidP="00842283">
      <w:pPr>
        <w:pStyle w:val="ListParagraph"/>
        <w:ind w:left="1080"/>
      </w:pPr>
    </w:p>
    <w:p w14:paraId="2A789D5A" w14:textId="70395F88" w:rsidR="007369A7" w:rsidRDefault="007369A7" w:rsidP="00842283">
      <w:pPr>
        <w:pStyle w:val="ListParagraph"/>
        <w:ind w:left="1080"/>
      </w:pPr>
    </w:p>
    <w:p w14:paraId="6412DC71" w14:textId="429FB497" w:rsidR="007369A7" w:rsidRDefault="007369A7" w:rsidP="00842283">
      <w:pPr>
        <w:pStyle w:val="ListParagraph"/>
        <w:ind w:left="1080"/>
      </w:pPr>
    </w:p>
    <w:p w14:paraId="03DFE105" w14:textId="77777777" w:rsidR="007369A7" w:rsidRDefault="007369A7" w:rsidP="00842283">
      <w:pPr>
        <w:pStyle w:val="ListParagraph"/>
        <w:ind w:left="1080"/>
      </w:pPr>
    </w:p>
    <w:p w14:paraId="3EE958E2" w14:textId="72C47F72" w:rsidR="00842283" w:rsidRDefault="00842283" w:rsidP="00842283">
      <w:pPr>
        <w:pStyle w:val="ListParagraph"/>
        <w:numPr>
          <w:ilvl w:val="0"/>
          <w:numId w:val="105"/>
        </w:numPr>
      </w:pPr>
      <w:proofErr w:type="spellStart"/>
      <w:r>
        <w:rPr>
          <w:i/>
          <w:iCs/>
        </w:rPr>
        <w:lastRenderedPageBreak/>
        <w:t>Sequence</w:t>
      </w:r>
      <w:proofErr w:type="spellEnd"/>
      <w:r>
        <w:rPr>
          <w:i/>
          <w:iCs/>
        </w:rPr>
        <w:t xml:space="preserve"> Diagram</w:t>
      </w:r>
      <w:r>
        <w:t xml:space="preserve"> </w:t>
      </w:r>
      <w:r w:rsidR="00664231">
        <w:t>Mengubah</w:t>
      </w:r>
      <w:r>
        <w:t xml:space="preserve"> </w:t>
      </w:r>
      <w:r w:rsidR="00021223">
        <w:t>Profil</w:t>
      </w:r>
      <w:r>
        <w:t xml:space="preserve"> </w:t>
      </w:r>
      <w:r w:rsidR="00A428B9">
        <w:t>Institusi</w:t>
      </w:r>
    </w:p>
    <w:p w14:paraId="1903AF45" w14:textId="6A7B3938" w:rsidR="00842283" w:rsidRDefault="00842283" w:rsidP="00842283">
      <w:pPr>
        <w:pStyle w:val="ListParagraph"/>
        <w:ind w:left="1080"/>
      </w:pPr>
      <w:proofErr w:type="spellStart"/>
      <w:r>
        <w:rPr>
          <w:i/>
          <w:iCs/>
        </w:rPr>
        <w:t>Sequence</w:t>
      </w:r>
      <w:proofErr w:type="spellEnd"/>
      <w:r>
        <w:t xml:space="preserve"> </w:t>
      </w:r>
      <w:r w:rsidR="00664231">
        <w:t>mengubah</w:t>
      </w:r>
      <w:r>
        <w:t xml:space="preserve"> </w:t>
      </w:r>
      <w:r w:rsidR="003706A9">
        <w:t>profil</w:t>
      </w:r>
      <w:r>
        <w:t xml:space="preserve"> </w:t>
      </w:r>
      <w:r w:rsidR="00A428B9">
        <w:t>institusi</w:t>
      </w:r>
      <w:r>
        <w:t xml:space="preserve"> merupakan bagian dari </w:t>
      </w:r>
      <w:proofErr w:type="spellStart"/>
      <w:r>
        <w:rPr>
          <w:i/>
          <w:iCs/>
        </w:rPr>
        <w:t>usecase</w:t>
      </w:r>
      <w:proofErr w:type="spellEnd"/>
      <w:r>
        <w:rPr>
          <w:i/>
          <w:iCs/>
        </w:rPr>
        <w:t xml:space="preserve"> </w:t>
      </w:r>
      <w:r>
        <w:t xml:space="preserve">manajemen </w:t>
      </w:r>
      <w:r w:rsidR="003706A9">
        <w:t>profil</w:t>
      </w:r>
      <w:r>
        <w:t xml:space="preserve"> </w:t>
      </w:r>
      <w:r w:rsidR="00A428B9">
        <w:t>institusi</w:t>
      </w:r>
      <w:r>
        <w:t xml:space="preserve"> yang menjabarkan alur proses </w:t>
      </w:r>
      <w:r w:rsidR="00664231">
        <w:t>pengubahan</w:t>
      </w:r>
      <w:r>
        <w:t xml:space="preserve"> </w:t>
      </w:r>
      <w:r w:rsidR="003706A9">
        <w:t>profil</w:t>
      </w:r>
      <w:r>
        <w:t xml:space="preserve"> </w:t>
      </w:r>
      <w:r w:rsidR="00A428B9">
        <w:t>institusi</w:t>
      </w:r>
      <w:r>
        <w:t xml:space="preserve"> pada sistem. </w:t>
      </w:r>
      <w:proofErr w:type="spellStart"/>
      <w:r>
        <w:rPr>
          <w:i/>
          <w:iCs/>
        </w:rPr>
        <w:t>Sequence</w:t>
      </w:r>
      <w:proofErr w:type="spellEnd"/>
      <w:r>
        <w:t xml:space="preserve"> ini terdiri dari </w:t>
      </w:r>
      <w:proofErr w:type="spellStart"/>
      <w:r w:rsidR="00A428B9">
        <w:t>ProfilInstitus</w:t>
      </w:r>
      <w:r>
        <w:t>i</w:t>
      </w:r>
      <w:r w:rsidR="00A428B9">
        <w:t>Form</w:t>
      </w:r>
      <w:proofErr w:type="spellEnd"/>
      <w:r w:rsidR="00A428B9">
        <w:t xml:space="preserve"> </w:t>
      </w:r>
      <w:r>
        <w:t xml:space="preserve">dan </w:t>
      </w:r>
      <w:proofErr w:type="spellStart"/>
      <w:r w:rsidR="00A428B9">
        <w:t>ProfilInstitusiView</w:t>
      </w:r>
      <w:proofErr w:type="spellEnd"/>
      <w:r w:rsidR="00A428B9">
        <w:t xml:space="preserve"> </w:t>
      </w:r>
      <w:r>
        <w:t xml:space="preserve">sebagai tampilan yang muncul kepada pengguna, </w:t>
      </w:r>
      <w:proofErr w:type="spellStart"/>
      <w:r w:rsidR="00FA022B">
        <w:t>ProfilInstitusi</w:t>
      </w:r>
      <w:r>
        <w:t>Controller</w:t>
      </w:r>
      <w:proofErr w:type="spellEnd"/>
      <w:r>
        <w:t xml:space="preserve"> sebagai </w:t>
      </w:r>
      <w:proofErr w:type="spellStart"/>
      <w:r w:rsidRPr="0090170A">
        <w:rPr>
          <w:i/>
          <w:iCs/>
        </w:rPr>
        <w:t>controller</w:t>
      </w:r>
      <w:proofErr w:type="spellEnd"/>
      <w:r>
        <w:t xml:space="preserve">, </w:t>
      </w:r>
      <w:proofErr w:type="spellStart"/>
      <w:r w:rsidR="00FA022B">
        <w:t>ProfilInstitusi</w:t>
      </w:r>
      <w:proofErr w:type="spellEnd"/>
      <w:r>
        <w:t xml:space="preserve"> sebagai </w:t>
      </w:r>
      <w:r w:rsidRPr="0090170A">
        <w:rPr>
          <w:i/>
          <w:iCs/>
        </w:rPr>
        <w:t>model</w:t>
      </w:r>
      <w:r>
        <w:t xml:space="preserve">, dan aktor dari </w:t>
      </w:r>
      <w:proofErr w:type="spellStart"/>
      <w:r>
        <w:rPr>
          <w:i/>
          <w:iCs/>
        </w:rPr>
        <w:t>sequence</w:t>
      </w:r>
      <w:proofErr w:type="spellEnd"/>
      <w:r>
        <w:t xml:space="preserve"> ini adalah LPM.</w:t>
      </w:r>
    </w:p>
    <w:p w14:paraId="3D67A363" w14:textId="77777777" w:rsidR="00842283" w:rsidRDefault="00842283" w:rsidP="00842283">
      <w:pPr>
        <w:pStyle w:val="ListParagraph"/>
        <w:keepNext/>
        <w:ind w:left="0"/>
        <w:jc w:val="center"/>
      </w:pPr>
      <w:r>
        <w:rPr>
          <w:i/>
          <w:iCs/>
          <w:noProof/>
        </w:rPr>
        <w:drawing>
          <wp:inline distT="0" distB="0" distL="0" distR="0" wp14:anchorId="763078F5" wp14:editId="4F9C1316">
            <wp:extent cx="4760442" cy="2782167"/>
            <wp:effectExtent l="0" t="0" r="2540" b="0"/>
            <wp:docPr id="105" name="Picture 1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Picture 105"/>
                    <pic:cNvPicPr>
                      <a:picLocks noChangeAspect="1" noChangeArrowheads="1"/>
                    </pic:cNvPicPr>
                  </pic:nvPicPr>
                  <pic:blipFill>
                    <a:blip r:embed="rId63" cstate="print">
                      <a:extLst>
                        <a:ext uri="{28A0092B-C50C-407E-A947-70E740481C1C}">
                          <a14:useLocalDpi xmlns:a14="http://schemas.microsoft.com/office/drawing/2010/main" val="0"/>
                        </a:ext>
                      </a:extLst>
                    </a:blip>
                    <a:stretch>
                      <a:fillRect/>
                    </a:stretch>
                  </pic:blipFill>
                  <pic:spPr bwMode="auto">
                    <a:xfrm>
                      <a:off x="0" y="0"/>
                      <a:ext cx="4760442" cy="2782167"/>
                    </a:xfrm>
                    <a:prstGeom prst="rect">
                      <a:avLst/>
                    </a:prstGeom>
                    <a:noFill/>
                    <a:ln>
                      <a:noFill/>
                    </a:ln>
                  </pic:spPr>
                </pic:pic>
              </a:graphicData>
            </a:graphic>
          </wp:inline>
        </w:drawing>
      </w:r>
    </w:p>
    <w:p w14:paraId="4BF3E515" w14:textId="69B793E7" w:rsidR="00842283" w:rsidRDefault="00842283" w:rsidP="00842283">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021223">
        <w:rPr>
          <w:noProof/>
        </w:rPr>
        <w:t>16</w:t>
      </w:r>
      <w:r>
        <w:fldChar w:fldCharType="end"/>
      </w:r>
      <w:r>
        <w:t xml:space="preserve"> </w:t>
      </w:r>
      <w:proofErr w:type="spellStart"/>
      <w:r>
        <w:rPr>
          <w:i/>
          <w:iCs/>
        </w:rPr>
        <w:t>Sequence</w:t>
      </w:r>
      <w:proofErr w:type="spellEnd"/>
      <w:r>
        <w:rPr>
          <w:i/>
          <w:iCs/>
        </w:rPr>
        <w:t xml:space="preserve"> Diagram</w:t>
      </w:r>
      <w:r>
        <w:t xml:space="preserve"> </w:t>
      </w:r>
      <w:r w:rsidR="007369A7">
        <w:t>Mengubah Profil Institusi</w:t>
      </w:r>
      <w:r>
        <w:t>.</w:t>
      </w:r>
    </w:p>
    <w:p w14:paraId="29B4430B" w14:textId="0FD4BCA0" w:rsidR="00842283" w:rsidRDefault="00842283" w:rsidP="008C66B8">
      <w:pPr>
        <w:pStyle w:val="ListParagraph"/>
        <w:ind w:left="1080"/>
      </w:pPr>
    </w:p>
    <w:p w14:paraId="2B936820" w14:textId="178036A6" w:rsidR="0095691F" w:rsidRDefault="0095691F" w:rsidP="0095691F">
      <w:pPr>
        <w:pStyle w:val="ListParagraph"/>
        <w:numPr>
          <w:ilvl w:val="0"/>
          <w:numId w:val="105"/>
        </w:numPr>
      </w:pPr>
      <w:proofErr w:type="spellStart"/>
      <w:r>
        <w:rPr>
          <w:i/>
          <w:iCs/>
        </w:rPr>
        <w:t>Sequence</w:t>
      </w:r>
      <w:proofErr w:type="spellEnd"/>
      <w:r>
        <w:rPr>
          <w:i/>
          <w:iCs/>
        </w:rPr>
        <w:t xml:space="preserve"> Diagram</w:t>
      </w:r>
      <w:r>
        <w:t xml:space="preserve"> Menghapus Profil Institusi</w:t>
      </w:r>
    </w:p>
    <w:p w14:paraId="510E5F3A" w14:textId="5C385794" w:rsidR="0095691F" w:rsidRDefault="0095691F" w:rsidP="0095691F">
      <w:pPr>
        <w:pStyle w:val="ListParagraph"/>
        <w:ind w:left="1080"/>
      </w:pPr>
      <w:proofErr w:type="spellStart"/>
      <w:r>
        <w:rPr>
          <w:i/>
          <w:iCs/>
        </w:rPr>
        <w:t>Sequence</w:t>
      </w:r>
      <w:proofErr w:type="spellEnd"/>
      <w:r>
        <w:t xml:space="preserve"> menghapus profil institusi merupakan bagian dari </w:t>
      </w:r>
      <w:proofErr w:type="spellStart"/>
      <w:r>
        <w:rPr>
          <w:i/>
          <w:iCs/>
        </w:rPr>
        <w:t>usecase</w:t>
      </w:r>
      <w:proofErr w:type="spellEnd"/>
      <w:r>
        <w:rPr>
          <w:i/>
          <w:iCs/>
        </w:rPr>
        <w:t xml:space="preserve"> </w:t>
      </w:r>
      <w:r>
        <w:t xml:space="preserve">manajemen profil institusi yang menjabarkan alur proses menghapus profil institusi pada sistem. </w:t>
      </w:r>
      <w:proofErr w:type="spellStart"/>
      <w:r>
        <w:rPr>
          <w:i/>
          <w:iCs/>
        </w:rPr>
        <w:t>Sequence</w:t>
      </w:r>
      <w:proofErr w:type="spellEnd"/>
      <w:r>
        <w:t xml:space="preserve"> ini terdiri dari </w:t>
      </w:r>
      <w:proofErr w:type="spellStart"/>
      <w:r>
        <w:t>ProfilInstitusiIndex</w:t>
      </w:r>
      <w:proofErr w:type="spellEnd"/>
      <w:r>
        <w:t xml:space="preserve"> dan </w:t>
      </w:r>
      <w:proofErr w:type="spellStart"/>
      <w:r>
        <w:t>ProfilInstitusiView</w:t>
      </w:r>
      <w:proofErr w:type="spellEnd"/>
      <w:r>
        <w:t xml:space="preserve"> sebagai tampilan yang muncul kepada pengguna, </w:t>
      </w:r>
      <w:proofErr w:type="spellStart"/>
      <w:r>
        <w:t>ProfilInstitusiController</w:t>
      </w:r>
      <w:proofErr w:type="spellEnd"/>
      <w:r>
        <w:t xml:space="preserve"> sebagai </w:t>
      </w:r>
      <w:proofErr w:type="spellStart"/>
      <w:r w:rsidRPr="0090170A">
        <w:rPr>
          <w:i/>
          <w:iCs/>
        </w:rPr>
        <w:t>controller</w:t>
      </w:r>
      <w:proofErr w:type="spellEnd"/>
      <w:r>
        <w:t xml:space="preserve">, </w:t>
      </w:r>
      <w:proofErr w:type="spellStart"/>
      <w:r>
        <w:t>ProfilInstitusi</w:t>
      </w:r>
      <w:proofErr w:type="spellEnd"/>
      <w:r>
        <w:t xml:space="preserve"> sebagai </w:t>
      </w:r>
      <w:r w:rsidRPr="0090170A">
        <w:rPr>
          <w:i/>
          <w:iCs/>
        </w:rPr>
        <w:t>model</w:t>
      </w:r>
      <w:r>
        <w:t xml:space="preserve">, dan aktor dari </w:t>
      </w:r>
      <w:proofErr w:type="spellStart"/>
      <w:r>
        <w:rPr>
          <w:i/>
          <w:iCs/>
        </w:rPr>
        <w:t>sequence</w:t>
      </w:r>
      <w:proofErr w:type="spellEnd"/>
      <w:r>
        <w:t xml:space="preserve"> ini adalah LPM.</w:t>
      </w:r>
    </w:p>
    <w:p w14:paraId="2F68187A" w14:textId="77777777" w:rsidR="0095691F" w:rsidRDefault="0095691F" w:rsidP="0095691F">
      <w:pPr>
        <w:pStyle w:val="ListParagraph"/>
        <w:keepNext/>
        <w:ind w:left="0"/>
        <w:jc w:val="center"/>
      </w:pPr>
      <w:r>
        <w:rPr>
          <w:i/>
          <w:iCs/>
          <w:noProof/>
        </w:rPr>
        <w:lastRenderedPageBreak/>
        <w:drawing>
          <wp:inline distT="0" distB="0" distL="0" distR="0" wp14:anchorId="0B6BD067" wp14:editId="03EEDE4C">
            <wp:extent cx="4990395" cy="2305050"/>
            <wp:effectExtent l="0" t="0" r="127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Picture 106"/>
                    <pic:cNvPicPr>
                      <a:picLocks noChangeAspect="1" noChangeArrowheads="1"/>
                    </pic:cNvPicPr>
                  </pic:nvPicPr>
                  <pic:blipFill>
                    <a:blip r:embed="rId64" cstate="print">
                      <a:extLst>
                        <a:ext uri="{28A0092B-C50C-407E-A947-70E740481C1C}">
                          <a14:useLocalDpi xmlns:a14="http://schemas.microsoft.com/office/drawing/2010/main" val="0"/>
                        </a:ext>
                      </a:extLst>
                    </a:blip>
                    <a:stretch>
                      <a:fillRect/>
                    </a:stretch>
                  </pic:blipFill>
                  <pic:spPr bwMode="auto">
                    <a:xfrm>
                      <a:off x="0" y="0"/>
                      <a:ext cx="4999337" cy="2309180"/>
                    </a:xfrm>
                    <a:prstGeom prst="rect">
                      <a:avLst/>
                    </a:prstGeom>
                    <a:noFill/>
                    <a:ln>
                      <a:noFill/>
                    </a:ln>
                  </pic:spPr>
                </pic:pic>
              </a:graphicData>
            </a:graphic>
          </wp:inline>
        </w:drawing>
      </w:r>
    </w:p>
    <w:p w14:paraId="477FC315" w14:textId="108278B3" w:rsidR="0095691F" w:rsidRDefault="0095691F" w:rsidP="0095691F">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9129C1">
        <w:rPr>
          <w:noProof/>
        </w:rPr>
        <w:t>17</w:t>
      </w:r>
      <w:r>
        <w:fldChar w:fldCharType="end"/>
      </w:r>
      <w:r>
        <w:t xml:space="preserve"> </w:t>
      </w:r>
      <w:proofErr w:type="spellStart"/>
      <w:r>
        <w:rPr>
          <w:i/>
          <w:iCs/>
        </w:rPr>
        <w:t>Sequence</w:t>
      </w:r>
      <w:proofErr w:type="spellEnd"/>
      <w:r>
        <w:rPr>
          <w:i/>
          <w:iCs/>
        </w:rPr>
        <w:t xml:space="preserve"> Diagram</w:t>
      </w:r>
      <w:r>
        <w:t xml:space="preserve"> </w:t>
      </w:r>
      <w:r w:rsidR="00A844AD">
        <w:t>Menghapus</w:t>
      </w:r>
      <w:r>
        <w:t xml:space="preserve"> Profil Institusi.</w:t>
      </w:r>
    </w:p>
    <w:p w14:paraId="0F052221" w14:textId="35D34B3A" w:rsidR="009D510E" w:rsidRDefault="009D510E" w:rsidP="009D510E"/>
    <w:p w14:paraId="5A1FE8B0" w14:textId="6D6F7E63" w:rsidR="009D510E" w:rsidRDefault="009D510E" w:rsidP="009D510E">
      <w:pPr>
        <w:pStyle w:val="ListParagraph"/>
        <w:numPr>
          <w:ilvl w:val="0"/>
          <w:numId w:val="105"/>
        </w:numPr>
      </w:pPr>
      <w:proofErr w:type="spellStart"/>
      <w:r>
        <w:rPr>
          <w:i/>
          <w:iCs/>
        </w:rPr>
        <w:t>Sequence</w:t>
      </w:r>
      <w:proofErr w:type="spellEnd"/>
      <w:r>
        <w:rPr>
          <w:i/>
          <w:iCs/>
        </w:rPr>
        <w:t xml:space="preserve"> Diagram</w:t>
      </w:r>
      <w:r>
        <w:t xml:space="preserve"> Tambah Fakultas</w:t>
      </w:r>
    </w:p>
    <w:p w14:paraId="152E860D" w14:textId="38DF5298" w:rsidR="009D510E" w:rsidRDefault="009D510E" w:rsidP="009D510E">
      <w:pPr>
        <w:pStyle w:val="ListParagraph"/>
        <w:ind w:left="1080"/>
      </w:pPr>
      <w:proofErr w:type="spellStart"/>
      <w:r>
        <w:rPr>
          <w:i/>
          <w:iCs/>
        </w:rPr>
        <w:t>Sequence</w:t>
      </w:r>
      <w:proofErr w:type="spellEnd"/>
      <w:r>
        <w:t xml:space="preserve"> tambah fakultas merupakan bagian dari </w:t>
      </w:r>
      <w:proofErr w:type="spellStart"/>
      <w:r>
        <w:rPr>
          <w:i/>
          <w:iCs/>
        </w:rPr>
        <w:t>usecase</w:t>
      </w:r>
      <w:proofErr w:type="spellEnd"/>
      <w:r>
        <w:rPr>
          <w:i/>
          <w:iCs/>
        </w:rPr>
        <w:t xml:space="preserve"> </w:t>
      </w:r>
      <w:r>
        <w:t xml:space="preserve">manajemen </w:t>
      </w:r>
      <w:r w:rsidR="009D55ED">
        <w:t>tambah fakultas</w:t>
      </w:r>
      <w:r>
        <w:t xml:space="preserve"> yang menjabarkan alur proses penambahan </w:t>
      </w:r>
      <w:r w:rsidR="009D55ED">
        <w:t>fakultas</w:t>
      </w:r>
      <w:r>
        <w:t xml:space="preserve"> pada sistem. </w:t>
      </w:r>
      <w:proofErr w:type="spellStart"/>
      <w:r w:rsidRPr="002F54D9">
        <w:rPr>
          <w:i/>
          <w:iCs/>
        </w:rPr>
        <w:t>Sequence</w:t>
      </w:r>
      <w:proofErr w:type="spellEnd"/>
      <w:r>
        <w:t xml:space="preserve"> ini terdiri dari </w:t>
      </w:r>
      <w:proofErr w:type="spellStart"/>
      <w:r w:rsidR="009D55ED">
        <w:t>FakultasAkademi</w:t>
      </w:r>
      <w:r>
        <w:t>Index</w:t>
      </w:r>
      <w:proofErr w:type="spellEnd"/>
      <w:r>
        <w:t xml:space="preserve"> dan </w:t>
      </w:r>
      <w:proofErr w:type="spellStart"/>
      <w:r w:rsidR="009D55ED">
        <w:t>FakultasAkademi</w:t>
      </w:r>
      <w:r>
        <w:t>Form</w:t>
      </w:r>
      <w:proofErr w:type="spellEnd"/>
      <w:r>
        <w:t xml:space="preserve"> sebagai tampilan yang muncul kepada pengguna, </w:t>
      </w:r>
      <w:proofErr w:type="spellStart"/>
      <w:r w:rsidR="009D55ED">
        <w:t>FakultasAkademi</w:t>
      </w:r>
      <w:r>
        <w:t>Controller</w:t>
      </w:r>
      <w:proofErr w:type="spellEnd"/>
      <w:r>
        <w:t xml:space="preserve"> sebagai </w:t>
      </w:r>
      <w:proofErr w:type="spellStart"/>
      <w:r w:rsidRPr="002F54D9">
        <w:rPr>
          <w:i/>
          <w:iCs/>
        </w:rPr>
        <w:t>controller</w:t>
      </w:r>
      <w:proofErr w:type="spellEnd"/>
      <w:r>
        <w:t xml:space="preserve">, </w:t>
      </w:r>
      <w:proofErr w:type="spellStart"/>
      <w:r w:rsidR="009D55ED">
        <w:t>FakultasAkademi</w:t>
      </w:r>
      <w:proofErr w:type="spellEnd"/>
      <w:r>
        <w:t xml:space="preserve"> sebagai </w:t>
      </w:r>
      <w:r w:rsidRPr="002F54D9">
        <w:rPr>
          <w:i/>
          <w:iCs/>
        </w:rPr>
        <w:t>model</w:t>
      </w:r>
      <w:r>
        <w:t xml:space="preserve">, dan aktor dari </w:t>
      </w:r>
      <w:proofErr w:type="spellStart"/>
      <w:r w:rsidRPr="002F54D9">
        <w:rPr>
          <w:i/>
          <w:iCs/>
        </w:rPr>
        <w:t>sequence</w:t>
      </w:r>
      <w:proofErr w:type="spellEnd"/>
      <w:r>
        <w:t xml:space="preserve"> ini adalah LPM.</w:t>
      </w:r>
    </w:p>
    <w:p w14:paraId="34D95998" w14:textId="77777777" w:rsidR="009D510E" w:rsidRDefault="009D510E" w:rsidP="009D55ED">
      <w:pPr>
        <w:pStyle w:val="ListParagraph"/>
        <w:keepNext/>
        <w:ind w:left="0"/>
        <w:jc w:val="center"/>
      </w:pPr>
      <w:r>
        <w:rPr>
          <w:i/>
          <w:iCs/>
          <w:noProof/>
        </w:rPr>
        <w:drawing>
          <wp:inline distT="0" distB="0" distL="0" distR="0" wp14:anchorId="0DB2B37D" wp14:editId="48488624">
            <wp:extent cx="4905375" cy="2567938"/>
            <wp:effectExtent l="0" t="0" r="0" b="4445"/>
            <wp:docPr id="97" name="Picture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4914617" cy="2572776"/>
                    </a:xfrm>
                    <a:prstGeom prst="rect">
                      <a:avLst/>
                    </a:prstGeom>
                    <a:noFill/>
                    <a:ln>
                      <a:noFill/>
                    </a:ln>
                  </pic:spPr>
                </pic:pic>
              </a:graphicData>
            </a:graphic>
          </wp:inline>
        </w:drawing>
      </w:r>
    </w:p>
    <w:p w14:paraId="69CABC7F" w14:textId="1B370F0E" w:rsidR="009D510E" w:rsidRDefault="009D510E" w:rsidP="009129C1">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9129C1">
        <w:rPr>
          <w:noProof/>
        </w:rPr>
        <w:t>18</w:t>
      </w:r>
      <w:r>
        <w:fldChar w:fldCharType="end"/>
      </w:r>
      <w:r>
        <w:t xml:space="preserve"> </w:t>
      </w:r>
      <w:proofErr w:type="spellStart"/>
      <w:r>
        <w:rPr>
          <w:i/>
          <w:iCs/>
        </w:rPr>
        <w:t>Sequence</w:t>
      </w:r>
      <w:proofErr w:type="spellEnd"/>
      <w:r>
        <w:rPr>
          <w:i/>
          <w:iCs/>
        </w:rPr>
        <w:t xml:space="preserve"> Diagram</w:t>
      </w:r>
      <w:r>
        <w:t xml:space="preserve"> Tambah </w:t>
      </w:r>
      <w:r w:rsidR="00AA50D1">
        <w:t>Fakultas</w:t>
      </w:r>
      <w:r>
        <w:t>.</w:t>
      </w:r>
    </w:p>
    <w:p w14:paraId="21AE34DF" w14:textId="40BB64B5" w:rsidR="009D510E" w:rsidRDefault="009D510E" w:rsidP="009D510E">
      <w:pPr>
        <w:pStyle w:val="ListParagraph"/>
        <w:numPr>
          <w:ilvl w:val="0"/>
          <w:numId w:val="105"/>
        </w:numPr>
      </w:pPr>
      <w:proofErr w:type="spellStart"/>
      <w:r>
        <w:rPr>
          <w:i/>
          <w:iCs/>
        </w:rPr>
        <w:lastRenderedPageBreak/>
        <w:t>Sequence</w:t>
      </w:r>
      <w:proofErr w:type="spellEnd"/>
      <w:r>
        <w:rPr>
          <w:i/>
          <w:iCs/>
        </w:rPr>
        <w:t xml:space="preserve"> Diagram</w:t>
      </w:r>
      <w:r>
        <w:t xml:space="preserve"> Mengubah </w:t>
      </w:r>
      <w:r w:rsidR="009129C1">
        <w:t>Fakultas</w:t>
      </w:r>
    </w:p>
    <w:p w14:paraId="332F1598" w14:textId="74118349" w:rsidR="009D510E" w:rsidRDefault="009D510E" w:rsidP="009D510E">
      <w:pPr>
        <w:pStyle w:val="ListParagraph"/>
        <w:ind w:left="1080"/>
      </w:pPr>
      <w:proofErr w:type="spellStart"/>
      <w:r>
        <w:rPr>
          <w:i/>
          <w:iCs/>
        </w:rPr>
        <w:t>Sequence</w:t>
      </w:r>
      <w:proofErr w:type="spellEnd"/>
      <w:r>
        <w:t xml:space="preserve"> mengubah </w:t>
      </w:r>
      <w:r w:rsidR="009129C1">
        <w:t>fakultas</w:t>
      </w:r>
      <w:r>
        <w:t xml:space="preserve"> merupakan bagian dari </w:t>
      </w:r>
      <w:proofErr w:type="spellStart"/>
      <w:r>
        <w:rPr>
          <w:i/>
          <w:iCs/>
        </w:rPr>
        <w:t>usecase</w:t>
      </w:r>
      <w:proofErr w:type="spellEnd"/>
      <w:r>
        <w:rPr>
          <w:i/>
          <w:iCs/>
        </w:rPr>
        <w:t xml:space="preserve"> </w:t>
      </w:r>
      <w:r>
        <w:t xml:space="preserve">manajemen </w:t>
      </w:r>
      <w:r w:rsidR="0044081D">
        <w:t>fakultas</w:t>
      </w:r>
      <w:r>
        <w:t xml:space="preserve"> yang menjabarkan alur proses pengubahan </w:t>
      </w:r>
      <w:r w:rsidR="0044081D">
        <w:t>fakultas</w:t>
      </w:r>
      <w:r>
        <w:t xml:space="preserve"> pada sistem. </w:t>
      </w:r>
      <w:proofErr w:type="spellStart"/>
      <w:r>
        <w:rPr>
          <w:i/>
          <w:iCs/>
        </w:rPr>
        <w:t>Sequence</w:t>
      </w:r>
      <w:proofErr w:type="spellEnd"/>
      <w:r>
        <w:t xml:space="preserve"> ini terdiri dari </w:t>
      </w:r>
      <w:proofErr w:type="spellStart"/>
      <w:r w:rsidR="0044081D">
        <w:t>FakultasAkademi</w:t>
      </w:r>
      <w:r>
        <w:t>Form</w:t>
      </w:r>
      <w:proofErr w:type="spellEnd"/>
      <w:r>
        <w:t xml:space="preserve"> dan </w:t>
      </w:r>
      <w:proofErr w:type="spellStart"/>
      <w:r w:rsidR="0044081D">
        <w:t>FakultasAkademi</w:t>
      </w:r>
      <w:r>
        <w:t>View</w:t>
      </w:r>
      <w:proofErr w:type="spellEnd"/>
      <w:r>
        <w:t xml:space="preserve"> sebagai tampilan yang muncul kepada pengguna, </w:t>
      </w:r>
      <w:proofErr w:type="spellStart"/>
      <w:r w:rsidR="0044081D">
        <w:t>FakultasAkademi</w:t>
      </w:r>
      <w:r>
        <w:t>Controller</w:t>
      </w:r>
      <w:proofErr w:type="spellEnd"/>
      <w:r>
        <w:t xml:space="preserve"> sebagai </w:t>
      </w:r>
      <w:proofErr w:type="spellStart"/>
      <w:r w:rsidRPr="0090170A">
        <w:rPr>
          <w:i/>
          <w:iCs/>
        </w:rPr>
        <w:t>controller</w:t>
      </w:r>
      <w:proofErr w:type="spellEnd"/>
      <w:r>
        <w:t xml:space="preserve">, </w:t>
      </w:r>
      <w:proofErr w:type="spellStart"/>
      <w:r w:rsidR="0044081D">
        <w:t>FakultasAkademi</w:t>
      </w:r>
      <w:proofErr w:type="spellEnd"/>
      <w:r w:rsidR="0044081D">
        <w:t xml:space="preserve"> </w:t>
      </w:r>
      <w:r>
        <w:t xml:space="preserve">sebagai </w:t>
      </w:r>
      <w:r w:rsidRPr="0090170A">
        <w:rPr>
          <w:i/>
          <w:iCs/>
        </w:rPr>
        <w:t>model</w:t>
      </w:r>
      <w:r>
        <w:t xml:space="preserve">, dan aktor dari </w:t>
      </w:r>
      <w:proofErr w:type="spellStart"/>
      <w:r>
        <w:rPr>
          <w:i/>
          <w:iCs/>
        </w:rPr>
        <w:t>sequence</w:t>
      </w:r>
      <w:proofErr w:type="spellEnd"/>
      <w:r>
        <w:t xml:space="preserve"> ini adalah LPM.</w:t>
      </w:r>
    </w:p>
    <w:p w14:paraId="305C461B" w14:textId="77777777" w:rsidR="009D510E" w:rsidRDefault="009D510E" w:rsidP="009D510E">
      <w:pPr>
        <w:pStyle w:val="ListParagraph"/>
        <w:keepNext/>
        <w:ind w:left="0"/>
        <w:jc w:val="center"/>
      </w:pPr>
      <w:r>
        <w:rPr>
          <w:i/>
          <w:iCs/>
          <w:noProof/>
        </w:rPr>
        <w:drawing>
          <wp:inline distT="0" distB="0" distL="0" distR="0" wp14:anchorId="5BA59FAC" wp14:editId="6CDD7A05">
            <wp:extent cx="4848225" cy="2833471"/>
            <wp:effectExtent l="0" t="0" r="0" b="5080"/>
            <wp:docPr id="99" name="Picture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4856113" cy="2838081"/>
                    </a:xfrm>
                    <a:prstGeom prst="rect">
                      <a:avLst/>
                    </a:prstGeom>
                    <a:noFill/>
                    <a:ln>
                      <a:noFill/>
                    </a:ln>
                  </pic:spPr>
                </pic:pic>
              </a:graphicData>
            </a:graphic>
          </wp:inline>
        </w:drawing>
      </w:r>
    </w:p>
    <w:p w14:paraId="5EFA4423" w14:textId="6516214A" w:rsidR="009D510E" w:rsidRDefault="009D510E" w:rsidP="009D510E">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E84701">
        <w:rPr>
          <w:noProof/>
        </w:rPr>
        <w:t>19</w:t>
      </w:r>
      <w:r>
        <w:fldChar w:fldCharType="end"/>
      </w:r>
      <w:r>
        <w:t xml:space="preserve"> </w:t>
      </w:r>
      <w:proofErr w:type="spellStart"/>
      <w:r>
        <w:rPr>
          <w:i/>
          <w:iCs/>
        </w:rPr>
        <w:t>Sequence</w:t>
      </w:r>
      <w:proofErr w:type="spellEnd"/>
      <w:r>
        <w:rPr>
          <w:i/>
          <w:iCs/>
        </w:rPr>
        <w:t xml:space="preserve"> Diagram</w:t>
      </w:r>
      <w:r>
        <w:t xml:space="preserve"> Mengubah </w:t>
      </w:r>
      <w:r w:rsidR="00AA6A66">
        <w:t>Fakultas</w:t>
      </w:r>
      <w:r>
        <w:t>.</w:t>
      </w:r>
    </w:p>
    <w:p w14:paraId="4214D3BF" w14:textId="77777777" w:rsidR="009D510E" w:rsidRDefault="009D510E" w:rsidP="009D510E">
      <w:pPr>
        <w:pStyle w:val="ListParagraph"/>
        <w:ind w:left="1080"/>
      </w:pPr>
    </w:p>
    <w:p w14:paraId="340C28D8" w14:textId="10EDC93A" w:rsidR="009D510E" w:rsidRDefault="009D510E" w:rsidP="009D510E">
      <w:pPr>
        <w:pStyle w:val="ListParagraph"/>
        <w:numPr>
          <w:ilvl w:val="0"/>
          <w:numId w:val="105"/>
        </w:numPr>
      </w:pPr>
      <w:proofErr w:type="spellStart"/>
      <w:r>
        <w:rPr>
          <w:i/>
          <w:iCs/>
        </w:rPr>
        <w:t>Sequence</w:t>
      </w:r>
      <w:proofErr w:type="spellEnd"/>
      <w:r>
        <w:rPr>
          <w:i/>
          <w:iCs/>
        </w:rPr>
        <w:t xml:space="preserve"> Diagram</w:t>
      </w:r>
      <w:r>
        <w:t xml:space="preserve"> Menghapus </w:t>
      </w:r>
      <w:r w:rsidR="009129C1">
        <w:t>Fakultas</w:t>
      </w:r>
    </w:p>
    <w:p w14:paraId="5187B3DE" w14:textId="071E41F7" w:rsidR="009D510E" w:rsidRDefault="009D510E" w:rsidP="009D510E">
      <w:pPr>
        <w:pStyle w:val="ListParagraph"/>
        <w:ind w:left="1080"/>
      </w:pPr>
      <w:proofErr w:type="spellStart"/>
      <w:r>
        <w:rPr>
          <w:i/>
          <w:iCs/>
        </w:rPr>
        <w:t>Sequence</w:t>
      </w:r>
      <w:proofErr w:type="spellEnd"/>
      <w:r>
        <w:t xml:space="preserve"> menghapus </w:t>
      </w:r>
      <w:r w:rsidR="006E1767">
        <w:t>fakultas</w:t>
      </w:r>
      <w:r>
        <w:t xml:space="preserve"> merupakan bagian dari </w:t>
      </w:r>
      <w:proofErr w:type="spellStart"/>
      <w:r>
        <w:rPr>
          <w:i/>
          <w:iCs/>
        </w:rPr>
        <w:t>usecase</w:t>
      </w:r>
      <w:proofErr w:type="spellEnd"/>
      <w:r>
        <w:rPr>
          <w:i/>
          <w:iCs/>
        </w:rPr>
        <w:t xml:space="preserve"> </w:t>
      </w:r>
      <w:r>
        <w:t xml:space="preserve">manajemen </w:t>
      </w:r>
      <w:r w:rsidR="006E1767">
        <w:t>fakultas</w:t>
      </w:r>
      <w:r>
        <w:t xml:space="preserve"> yang menjabarkan alur proses menghapus </w:t>
      </w:r>
      <w:r w:rsidR="006E1767">
        <w:t>fakultas</w:t>
      </w:r>
      <w:r>
        <w:t xml:space="preserve"> pada sistem. </w:t>
      </w:r>
      <w:proofErr w:type="spellStart"/>
      <w:r>
        <w:rPr>
          <w:i/>
          <w:iCs/>
        </w:rPr>
        <w:t>Sequence</w:t>
      </w:r>
      <w:proofErr w:type="spellEnd"/>
      <w:r>
        <w:t xml:space="preserve"> ini terdiri dari </w:t>
      </w:r>
      <w:proofErr w:type="spellStart"/>
      <w:r w:rsidR="006E1767">
        <w:t>FakultasAkademi</w:t>
      </w:r>
      <w:r>
        <w:t>Index</w:t>
      </w:r>
      <w:proofErr w:type="spellEnd"/>
      <w:r>
        <w:t xml:space="preserve"> dan </w:t>
      </w:r>
      <w:proofErr w:type="spellStart"/>
      <w:r w:rsidR="006E1767">
        <w:t>FakultasAkademi</w:t>
      </w:r>
      <w:r>
        <w:t>View</w:t>
      </w:r>
      <w:proofErr w:type="spellEnd"/>
      <w:r>
        <w:t xml:space="preserve"> sebagai tampilan yang muncul kepada pengguna, </w:t>
      </w:r>
      <w:proofErr w:type="spellStart"/>
      <w:r w:rsidR="006E1767">
        <w:t>FakultasAkademi</w:t>
      </w:r>
      <w:r>
        <w:t>Controller</w:t>
      </w:r>
      <w:proofErr w:type="spellEnd"/>
      <w:r>
        <w:t xml:space="preserve"> sebagai </w:t>
      </w:r>
      <w:proofErr w:type="spellStart"/>
      <w:r w:rsidRPr="0090170A">
        <w:rPr>
          <w:i/>
          <w:iCs/>
        </w:rPr>
        <w:t>controller</w:t>
      </w:r>
      <w:proofErr w:type="spellEnd"/>
      <w:r>
        <w:t xml:space="preserve">, </w:t>
      </w:r>
      <w:proofErr w:type="spellStart"/>
      <w:r w:rsidR="006E1767">
        <w:t>FakultasAkad</w:t>
      </w:r>
      <w:r w:rsidR="00ED52CF">
        <w:t>emi</w:t>
      </w:r>
      <w:proofErr w:type="spellEnd"/>
      <w:r>
        <w:t xml:space="preserve"> sebagai </w:t>
      </w:r>
      <w:r w:rsidRPr="0090170A">
        <w:rPr>
          <w:i/>
          <w:iCs/>
        </w:rPr>
        <w:t>model</w:t>
      </w:r>
      <w:r>
        <w:t xml:space="preserve">, dan aktor dari </w:t>
      </w:r>
      <w:proofErr w:type="spellStart"/>
      <w:r>
        <w:rPr>
          <w:i/>
          <w:iCs/>
        </w:rPr>
        <w:t>sequence</w:t>
      </w:r>
      <w:proofErr w:type="spellEnd"/>
      <w:r>
        <w:t xml:space="preserve"> ini adalah LPM.</w:t>
      </w:r>
    </w:p>
    <w:p w14:paraId="5E0C3DD6" w14:textId="77777777" w:rsidR="009D510E" w:rsidRDefault="009D510E" w:rsidP="009D510E">
      <w:pPr>
        <w:pStyle w:val="ListParagraph"/>
        <w:keepNext/>
        <w:ind w:left="0"/>
        <w:jc w:val="center"/>
      </w:pPr>
      <w:r>
        <w:rPr>
          <w:i/>
          <w:iCs/>
          <w:noProof/>
        </w:rPr>
        <w:lastRenderedPageBreak/>
        <w:drawing>
          <wp:inline distT="0" distB="0" distL="0" distR="0" wp14:anchorId="10C133A8" wp14:editId="4836DAA4">
            <wp:extent cx="4999337" cy="2120715"/>
            <wp:effectExtent l="0" t="0" r="0" b="0"/>
            <wp:docPr id="100" name="Picture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4999337" cy="2120715"/>
                    </a:xfrm>
                    <a:prstGeom prst="rect">
                      <a:avLst/>
                    </a:prstGeom>
                    <a:noFill/>
                    <a:ln>
                      <a:noFill/>
                    </a:ln>
                  </pic:spPr>
                </pic:pic>
              </a:graphicData>
            </a:graphic>
          </wp:inline>
        </w:drawing>
      </w:r>
    </w:p>
    <w:p w14:paraId="16AD340E" w14:textId="611DE9E8" w:rsidR="009D510E" w:rsidRDefault="009D510E" w:rsidP="009D510E">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E84701">
        <w:rPr>
          <w:noProof/>
        </w:rPr>
        <w:t>20</w:t>
      </w:r>
      <w:r>
        <w:fldChar w:fldCharType="end"/>
      </w:r>
      <w:r>
        <w:t xml:space="preserve"> </w:t>
      </w:r>
      <w:proofErr w:type="spellStart"/>
      <w:r>
        <w:rPr>
          <w:i/>
          <w:iCs/>
        </w:rPr>
        <w:t>Sequence</w:t>
      </w:r>
      <w:proofErr w:type="spellEnd"/>
      <w:r>
        <w:rPr>
          <w:i/>
          <w:iCs/>
        </w:rPr>
        <w:t xml:space="preserve"> Diagram</w:t>
      </w:r>
      <w:r>
        <w:t xml:space="preserve"> Menghapus </w:t>
      </w:r>
      <w:r w:rsidR="00C00D25">
        <w:t>Fakultas</w:t>
      </w:r>
      <w:r>
        <w:t>.</w:t>
      </w:r>
    </w:p>
    <w:p w14:paraId="05F9C5A4" w14:textId="388E76DB" w:rsidR="009D510E" w:rsidRDefault="009D510E" w:rsidP="009D510E"/>
    <w:p w14:paraId="62A60D5C" w14:textId="77777777" w:rsidR="00E84701" w:rsidRDefault="00E84701" w:rsidP="00E84701">
      <w:pPr>
        <w:pStyle w:val="ListParagraph"/>
        <w:numPr>
          <w:ilvl w:val="0"/>
          <w:numId w:val="105"/>
        </w:numPr>
      </w:pPr>
      <w:proofErr w:type="spellStart"/>
      <w:r>
        <w:rPr>
          <w:i/>
          <w:iCs/>
        </w:rPr>
        <w:t>Sequence</w:t>
      </w:r>
      <w:proofErr w:type="spellEnd"/>
      <w:r>
        <w:rPr>
          <w:i/>
          <w:iCs/>
        </w:rPr>
        <w:t xml:space="preserve"> Diagram</w:t>
      </w:r>
      <w:r>
        <w:t xml:space="preserve"> Tambah Fakultas</w:t>
      </w:r>
    </w:p>
    <w:p w14:paraId="175B7870" w14:textId="77777777" w:rsidR="00E84701" w:rsidRDefault="00E84701" w:rsidP="00E84701">
      <w:pPr>
        <w:pStyle w:val="ListParagraph"/>
        <w:ind w:left="1080"/>
      </w:pPr>
      <w:proofErr w:type="spellStart"/>
      <w:r>
        <w:rPr>
          <w:i/>
          <w:iCs/>
        </w:rPr>
        <w:t>Sequence</w:t>
      </w:r>
      <w:proofErr w:type="spellEnd"/>
      <w:r>
        <w:t xml:space="preserve"> tambah fakultas merupakan bagian dari </w:t>
      </w:r>
      <w:proofErr w:type="spellStart"/>
      <w:r>
        <w:rPr>
          <w:i/>
          <w:iCs/>
        </w:rPr>
        <w:t>usecase</w:t>
      </w:r>
      <w:proofErr w:type="spellEnd"/>
      <w:r>
        <w:rPr>
          <w:i/>
          <w:iCs/>
        </w:rPr>
        <w:t xml:space="preserve"> </w:t>
      </w:r>
      <w:r>
        <w:t xml:space="preserve">manajemen tambah fakultas yang menjabarkan alur proses penambahan fakultas pada sistem. </w:t>
      </w:r>
      <w:proofErr w:type="spellStart"/>
      <w:r w:rsidRPr="002F54D9">
        <w:rPr>
          <w:i/>
          <w:iCs/>
        </w:rPr>
        <w:t>Sequence</w:t>
      </w:r>
      <w:proofErr w:type="spellEnd"/>
      <w:r>
        <w:t xml:space="preserve"> ini terdiri dari </w:t>
      </w:r>
      <w:proofErr w:type="spellStart"/>
      <w:r>
        <w:t>FakultasAkademiIndex</w:t>
      </w:r>
      <w:proofErr w:type="spellEnd"/>
      <w:r>
        <w:t xml:space="preserve"> dan </w:t>
      </w:r>
      <w:proofErr w:type="spellStart"/>
      <w:r>
        <w:t>FakultasAkademiForm</w:t>
      </w:r>
      <w:proofErr w:type="spellEnd"/>
      <w:r>
        <w:t xml:space="preserve"> sebagai tampilan yang muncul kepada pengguna, </w:t>
      </w:r>
      <w:proofErr w:type="spellStart"/>
      <w:r>
        <w:t>FakultasAkademiController</w:t>
      </w:r>
      <w:proofErr w:type="spellEnd"/>
      <w:r>
        <w:t xml:space="preserve"> sebagai </w:t>
      </w:r>
      <w:proofErr w:type="spellStart"/>
      <w:r w:rsidRPr="002F54D9">
        <w:rPr>
          <w:i/>
          <w:iCs/>
        </w:rPr>
        <w:t>controller</w:t>
      </w:r>
      <w:proofErr w:type="spellEnd"/>
      <w:r>
        <w:t xml:space="preserve">, </w:t>
      </w:r>
      <w:proofErr w:type="spellStart"/>
      <w:r>
        <w:t>FakultasAkademi</w:t>
      </w:r>
      <w:proofErr w:type="spellEnd"/>
      <w:r>
        <w:t xml:space="preserve"> sebagai </w:t>
      </w:r>
      <w:r w:rsidRPr="002F54D9">
        <w:rPr>
          <w:i/>
          <w:iCs/>
        </w:rPr>
        <w:t>model</w:t>
      </w:r>
      <w:r>
        <w:t xml:space="preserve">, dan aktor dari </w:t>
      </w:r>
      <w:proofErr w:type="spellStart"/>
      <w:r w:rsidRPr="002F54D9">
        <w:rPr>
          <w:i/>
          <w:iCs/>
        </w:rPr>
        <w:t>sequence</w:t>
      </w:r>
      <w:proofErr w:type="spellEnd"/>
      <w:r>
        <w:t xml:space="preserve"> ini adalah LPM.</w:t>
      </w:r>
    </w:p>
    <w:p w14:paraId="2B281763" w14:textId="77777777" w:rsidR="00E84701" w:rsidRDefault="00E84701" w:rsidP="00E84701">
      <w:pPr>
        <w:pStyle w:val="ListParagraph"/>
        <w:keepNext/>
        <w:ind w:left="0"/>
        <w:jc w:val="center"/>
      </w:pPr>
      <w:r>
        <w:rPr>
          <w:i/>
          <w:iCs/>
          <w:noProof/>
        </w:rPr>
        <w:drawing>
          <wp:inline distT="0" distB="0" distL="0" distR="0" wp14:anchorId="0EEDA411" wp14:editId="4DBBDDC4">
            <wp:extent cx="4905375" cy="2567938"/>
            <wp:effectExtent l="0" t="0" r="0" b="4445"/>
            <wp:docPr id="101" name="Pictur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Picture 97"/>
                    <pic:cNvPicPr>
                      <a:picLocks noChangeAspect="1" noChangeArrowheads="1"/>
                    </pic:cNvPicPr>
                  </pic:nvPicPr>
                  <pic:blipFill>
                    <a:blip r:embed="rId65" cstate="print">
                      <a:extLst>
                        <a:ext uri="{28A0092B-C50C-407E-A947-70E740481C1C}">
                          <a14:useLocalDpi xmlns:a14="http://schemas.microsoft.com/office/drawing/2010/main" val="0"/>
                        </a:ext>
                      </a:extLst>
                    </a:blip>
                    <a:stretch>
                      <a:fillRect/>
                    </a:stretch>
                  </pic:blipFill>
                  <pic:spPr bwMode="auto">
                    <a:xfrm>
                      <a:off x="0" y="0"/>
                      <a:ext cx="4914617" cy="2572776"/>
                    </a:xfrm>
                    <a:prstGeom prst="rect">
                      <a:avLst/>
                    </a:prstGeom>
                    <a:noFill/>
                    <a:ln>
                      <a:noFill/>
                    </a:ln>
                  </pic:spPr>
                </pic:pic>
              </a:graphicData>
            </a:graphic>
          </wp:inline>
        </w:drawing>
      </w:r>
    </w:p>
    <w:p w14:paraId="3C15FB5F" w14:textId="1C899AA0" w:rsidR="00E84701" w:rsidRDefault="00E84701" w:rsidP="00E84701">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Pr>
          <w:noProof/>
        </w:rPr>
        <w:t>21</w:t>
      </w:r>
      <w:r>
        <w:fldChar w:fldCharType="end"/>
      </w:r>
      <w:r>
        <w:t xml:space="preserve"> </w:t>
      </w:r>
      <w:proofErr w:type="spellStart"/>
      <w:r>
        <w:rPr>
          <w:i/>
          <w:iCs/>
        </w:rPr>
        <w:t>Sequence</w:t>
      </w:r>
      <w:proofErr w:type="spellEnd"/>
      <w:r>
        <w:rPr>
          <w:i/>
          <w:iCs/>
        </w:rPr>
        <w:t xml:space="preserve"> Diagram</w:t>
      </w:r>
      <w:r>
        <w:t xml:space="preserve"> Tambah Fakultas.</w:t>
      </w:r>
    </w:p>
    <w:p w14:paraId="32592D26" w14:textId="77777777" w:rsidR="00E84701" w:rsidRDefault="00E84701" w:rsidP="00E84701">
      <w:pPr>
        <w:pStyle w:val="ListParagraph"/>
        <w:numPr>
          <w:ilvl w:val="0"/>
          <w:numId w:val="105"/>
        </w:numPr>
      </w:pPr>
      <w:proofErr w:type="spellStart"/>
      <w:r>
        <w:rPr>
          <w:i/>
          <w:iCs/>
        </w:rPr>
        <w:t>Sequence</w:t>
      </w:r>
      <w:proofErr w:type="spellEnd"/>
      <w:r>
        <w:rPr>
          <w:i/>
          <w:iCs/>
        </w:rPr>
        <w:t xml:space="preserve"> Diagram</w:t>
      </w:r>
      <w:r>
        <w:t xml:space="preserve"> Mengubah Fakultas</w:t>
      </w:r>
    </w:p>
    <w:p w14:paraId="2225E924" w14:textId="77777777" w:rsidR="00E84701" w:rsidRDefault="00E84701" w:rsidP="00E84701">
      <w:pPr>
        <w:pStyle w:val="ListParagraph"/>
        <w:ind w:left="1080"/>
      </w:pPr>
      <w:proofErr w:type="spellStart"/>
      <w:r>
        <w:rPr>
          <w:i/>
          <w:iCs/>
        </w:rPr>
        <w:lastRenderedPageBreak/>
        <w:t>Sequence</w:t>
      </w:r>
      <w:proofErr w:type="spellEnd"/>
      <w:r>
        <w:t xml:space="preserve"> mengubah fakultas merupakan bagian dari </w:t>
      </w:r>
      <w:proofErr w:type="spellStart"/>
      <w:r>
        <w:rPr>
          <w:i/>
          <w:iCs/>
        </w:rPr>
        <w:t>usecase</w:t>
      </w:r>
      <w:proofErr w:type="spellEnd"/>
      <w:r>
        <w:rPr>
          <w:i/>
          <w:iCs/>
        </w:rPr>
        <w:t xml:space="preserve"> </w:t>
      </w:r>
      <w:r>
        <w:t xml:space="preserve">manajemen fakultas yang menjabarkan alur proses pengubahan fakultas pada sistem. </w:t>
      </w:r>
      <w:proofErr w:type="spellStart"/>
      <w:r>
        <w:rPr>
          <w:i/>
          <w:iCs/>
        </w:rPr>
        <w:t>Sequence</w:t>
      </w:r>
      <w:proofErr w:type="spellEnd"/>
      <w:r>
        <w:t xml:space="preserve"> ini terdiri dari </w:t>
      </w:r>
      <w:proofErr w:type="spellStart"/>
      <w:r>
        <w:t>FakultasAkademiForm</w:t>
      </w:r>
      <w:proofErr w:type="spellEnd"/>
      <w:r>
        <w:t xml:space="preserve"> dan </w:t>
      </w:r>
      <w:proofErr w:type="spellStart"/>
      <w:r>
        <w:t>FakultasAkademiView</w:t>
      </w:r>
      <w:proofErr w:type="spellEnd"/>
      <w:r>
        <w:t xml:space="preserve"> sebagai tampilan yang muncul kepada pengguna, </w:t>
      </w:r>
      <w:proofErr w:type="spellStart"/>
      <w:r>
        <w:t>FakultasAkademiController</w:t>
      </w:r>
      <w:proofErr w:type="spellEnd"/>
      <w:r>
        <w:t xml:space="preserve"> sebagai </w:t>
      </w:r>
      <w:proofErr w:type="spellStart"/>
      <w:r w:rsidRPr="0090170A">
        <w:rPr>
          <w:i/>
          <w:iCs/>
        </w:rPr>
        <w:t>controller</w:t>
      </w:r>
      <w:proofErr w:type="spellEnd"/>
      <w:r>
        <w:t xml:space="preserve">, </w:t>
      </w:r>
      <w:proofErr w:type="spellStart"/>
      <w:r>
        <w:t>FakultasAkademi</w:t>
      </w:r>
      <w:proofErr w:type="spellEnd"/>
      <w:r>
        <w:t xml:space="preserve"> sebagai </w:t>
      </w:r>
      <w:r w:rsidRPr="0090170A">
        <w:rPr>
          <w:i/>
          <w:iCs/>
        </w:rPr>
        <w:t>model</w:t>
      </w:r>
      <w:r>
        <w:t xml:space="preserve">, dan aktor dari </w:t>
      </w:r>
      <w:proofErr w:type="spellStart"/>
      <w:r>
        <w:rPr>
          <w:i/>
          <w:iCs/>
        </w:rPr>
        <w:t>sequence</w:t>
      </w:r>
      <w:proofErr w:type="spellEnd"/>
      <w:r>
        <w:t xml:space="preserve"> ini adalah LPM.</w:t>
      </w:r>
    </w:p>
    <w:p w14:paraId="236DD7DB" w14:textId="77777777" w:rsidR="00E84701" w:rsidRDefault="00E84701" w:rsidP="00E84701">
      <w:pPr>
        <w:pStyle w:val="ListParagraph"/>
        <w:keepNext/>
        <w:ind w:left="0"/>
        <w:jc w:val="center"/>
      </w:pPr>
      <w:r>
        <w:rPr>
          <w:i/>
          <w:iCs/>
          <w:noProof/>
        </w:rPr>
        <w:drawing>
          <wp:inline distT="0" distB="0" distL="0" distR="0" wp14:anchorId="3B378DE2" wp14:editId="5D4ADD3C">
            <wp:extent cx="4848225" cy="2833471"/>
            <wp:effectExtent l="0" t="0" r="0" b="508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Picture 99"/>
                    <pic:cNvPicPr>
                      <a:picLocks noChangeAspect="1" noChangeArrowheads="1"/>
                    </pic:cNvPicPr>
                  </pic:nvPicPr>
                  <pic:blipFill>
                    <a:blip r:embed="rId66" cstate="print">
                      <a:extLst>
                        <a:ext uri="{28A0092B-C50C-407E-A947-70E740481C1C}">
                          <a14:useLocalDpi xmlns:a14="http://schemas.microsoft.com/office/drawing/2010/main" val="0"/>
                        </a:ext>
                      </a:extLst>
                    </a:blip>
                    <a:stretch>
                      <a:fillRect/>
                    </a:stretch>
                  </pic:blipFill>
                  <pic:spPr bwMode="auto">
                    <a:xfrm>
                      <a:off x="0" y="0"/>
                      <a:ext cx="4856113" cy="2838081"/>
                    </a:xfrm>
                    <a:prstGeom prst="rect">
                      <a:avLst/>
                    </a:prstGeom>
                    <a:noFill/>
                    <a:ln>
                      <a:noFill/>
                    </a:ln>
                  </pic:spPr>
                </pic:pic>
              </a:graphicData>
            </a:graphic>
          </wp:inline>
        </w:drawing>
      </w:r>
    </w:p>
    <w:p w14:paraId="47FEB4DD" w14:textId="4C9D02B7" w:rsidR="00E84701" w:rsidRDefault="00E84701" w:rsidP="00E84701">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Pr>
          <w:noProof/>
        </w:rPr>
        <w:t>22</w:t>
      </w:r>
      <w:r>
        <w:fldChar w:fldCharType="end"/>
      </w:r>
      <w:r>
        <w:t xml:space="preserve"> </w:t>
      </w:r>
      <w:proofErr w:type="spellStart"/>
      <w:r>
        <w:rPr>
          <w:i/>
          <w:iCs/>
        </w:rPr>
        <w:t>Sequence</w:t>
      </w:r>
      <w:proofErr w:type="spellEnd"/>
      <w:r>
        <w:rPr>
          <w:i/>
          <w:iCs/>
        </w:rPr>
        <w:t xml:space="preserve"> Diagram</w:t>
      </w:r>
      <w:r>
        <w:t xml:space="preserve"> Mengubah Fakultas.</w:t>
      </w:r>
    </w:p>
    <w:p w14:paraId="116D66FE" w14:textId="77777777" w:rsidR="00E84701" w:rsidRDefault="00E84701" w:rsidP="00E84701">
      <w:pPr>
        <w:pStyle w:val="ListParagraph"/>
        <w:ind w:left="1080"/>
      </w:pPr>
    </w:p>
    <w:p w14:paraId="2D14D68C" w14:textId="77777777" w:rsidR="00E84701" w:rsidRDefault="00E84701" w:rsidP="00E84701">
      <w:pPr>
        <w:pStyle w:val="ListParagraph"/>
        <w:numPr>
          <w:ilvl w:val="0"/>
          <w:numId w:val="105"/>
        </w:numPr>
      </w:pPr>
      <w:proofErr w:type="spellStart"/>
      <w:r>
        <w:rPr>
          <w:i/>
          <w:iCs/>
        </w:rPr>
        <w:t>Sequence</w:t>
      </w:r>
      <w:proofErr w:type="spellEnd"/>
      <w:r>
        <w:rPr>
          <w:i/>
          <w:iCs/>
        </w:rPr>
        <w:t xml:space="preserve"> Diagram</w:t>
      </w:r>
      <w:r>
        <w:t xml:space="preserve"> Menghapus Fakultas</w:t>
      </w:r>
    </w:p>
    <w:p w14:paraId="13777C26" w14:textId="77777777" w:rsidR="00E84701" w:rsidRDefault="00E84701" w:rsidP="00E84701">
      <w:pPr>
        <w:pStyle w:val="ListParagraph"/>
        <w:ind w:left="1080"/>
      </w:pPr>
      <w:proofErr w:type="spellStart"/>
      <w:r>
        <w:rPr>
          <w:i/>
          <w:iCs/>
        </w:rPr>
        <w:t>Sequence</w:t>
      </w:r>
      <w:proofErr w:type="spellEnd"/>
      <w:r>
        <w:t xml:space="preserve"> menghapus fakultas merupakan bagian dari </w:t>
      </w:r>
      <w:proofErr w:type="spellStart"/>
      <w:r>
        <w:rPr>
          <w:i/>
          <w:iCs/>
        </w:rPr>
        <w:t>usecase</w:t>
      </w:r>
      <w:proofErr w:type="spellEnd"/>
      <w:r>
        <w:rPr>
          <w:i/>
          <w:iCs/>
        </w:rPr>
        <w:t xml:space="preserve"> </w:t>
      </w:r>
      <w:r>
        <w:t xml:space="preserve">manajemen fakultas yang menjabarkan alur proses menghapus fakultas pada sistem. </w:t>
      </w:r>
      <w:proofErr w:type="spellStart"/>
      <w:r>
        <w:rPr>
          <w:i/>
          <w:iCs/>
        </w:rPr>
        <w:t>Sequence</w:t>
      </w:r>
      <w:proofErr w:type="spellEnd"/>
      <w:r>
        <w:t xml:space="preserve"> ini terdiri dari </w:t>
      </w:r>
      <w:proofErr w:type="spellStart"/>
      <w:r>
        <w:t>FakultasAkademiIndex</w:t>
      </w:r>
      <w:proofErr w:type="spellEnd"/>
      <w:r>
        <w:t xml:space="preserve"> dan </w:t>
      </w:r>
      <w:proofErr w:type="spellStart"/>
      <w:r>
        <w:t>FakultasAkademiView</w:t>
      </w:r>
      <w:proofErr w:type="spellEnd"/>
      <w:r>
        <w:t xml:space="preserve"> sebagai tampilan yang muncul kepada pengguna, </w:t>
      </w:r>
      <w:proofErr w:type="spellStart"/>
      <w:r>
        <w:t>FakultasAkademiController</w:t>
      </w:r>
      <w:proofErr w:type="spellEnd"/>
      <w:r>
        <w:t xml:space="preserve"> sebagai </w:t>
      </w:r>
      <w:proofErr w:type="spellStart"/>
      <w:r w:rsidRPr="0090170A">
        <w:rPr>
          <w:i/>
          <w:iCs/>
        </w:rPr>
        <w:t>controller</w:t>
      </w:r>
      <w:proofErr w:type="spellEnd"/>
      <w:r>
        <w:t xml:space="preserve">, </w:t>
      </w:r>
      <w:proofErr w:type="spellStart"/>
      <w:r>
        <w:t>FakultasAkademi</w:t>
      </w:r>
      <w:proofErr w:type="spellEnd"/>
      <w:r>
        <w:t xml:space="preserve"> sebagai </w:t>
      </w:r>
      <w:r w:rsidRPr="0090170A">
        <w:rPr>
          <w:i/>
          <w:iCs/>
        </w:rPr>
        <w:t>model</w:t>
      </w:r>
      <w:r>
        <w:t xml:space="preserve">, dan aktor dari </w:t>
      </w:r>
      <w:proofErr w:type="spellStart"/>
      <w:r>
        <w:rPr>
          <w:i/>
          <w:iCs/>
        </w:rPr>
        <w:t>sequence</w:t>
      </w:r>
      <w:proofErr w:type="spellEnd"/>
      <w:r>
        <w:t xml:space="preserve"> ini adalah LPM.</w:t>
      </w:r>
    </w:p>
    <w:p w14:paraId="69E275A0" w14:textId="77777777" w:rsidR="00E84701" w:rsidRDefault="00E84701" w:rsidP="00E84701">
      <w:pPr>
        <w:pStyle w:val="ListParagraph"/>
        <w:keepNext/>
        <w:ind w:left="0"/>
        <w:jc w:val="center"/>
      </w:pPr>
      <w:r>
        <w:rPr>
          <w:i/>
          <w:iCs/>
          <w:noProof/>
        </w:rPr>
        <w:lastRenderedPageBreak/>
        <w:drawing>
          <wp:inline distT="0" distB="0" distL="0" distR="0" wp14:anchorId="1C16213D" wp14:editId="1805DDDB">
            <wp:extent cx="4999337" cy="2120715"/>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Picture 100"/>
                    <pic:cNvPicPr>
                      <a:picLocks noChangeAspect="1" noChangeArrowheads="1"/>
                    </pic:cNvPicPr>
                  </pic:nvPicPr>
                  <pic:blipFill>
                    <a:blip r:embed="rId67" cstate="print">
                      <a:extLst>
                        <a:ext uri="{28A0092B-C50C-407E-A947-70E740481C1C}">
                          <a14:useLocalDpi xmlns:a14="http://schemas.microsoft.com/office/drawing/2010/main" val="0"/>
                        </a:ext>
                      </a:extLst>
                    </a:blip>
                    <a:stretch>
                      <a:fillRect/>
                    </a:stretch>
                  </pic:blipFill>
                  <pic:spPr bwMode="auto">
                    <a:xfrm>
                      <a:off x="0" y="0"/>
                      <a:ext cx="4999337" cy="2120715"/>
                    </a:xfrm>
                    <a:prstGeom prst="rect">
                      <a:avLst/>
                    </a:prstGeom>
                    <a:noFill/>
                    <a:ln>
                      <a:noFill/>
                    </a:ln>
                  </pic:spPr>
                </pic:pic>
              </a:graphicData>
            </a:graphic>
          </wp:inline>
        </w:drawing>
      </w:r>
    </w:p>
    <w:p w14:paraId="2FC76154" w14:textId="07AF8DC0" w:rsidR="00E84701" w:rsidRDefault="00E84701" w:rsidP="00E84701">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Pr>
          <w:noProof/>
        </w:rPr>
        <w:t>23</w:t>
      </w:r>
      <w:r>
        <w:fldChar w:fldCharType="end"/>
      </w:r>
      <w:r>
        <w:t xml:space="preserve"> </w:t>
      </w:r>
      <w:proofErr w:type="spellStart"/>
      <w:r>
        <w:rPr>
          <w:i/>
          <w:iCs/>
        </w:rPr>
        <w:t>Sequence</w:t>
      </w:r>
      <w:proofErr w:type="spellEnd"/>
      <w:r>
        <w:rPr>
          <w:i/>
          <w:iCs/>
        </w:rPr>
        <w:t xml:space="preserve"> Diagram</w:t>
      </w:r>
      <w:r>
        <w:t xml:space="preserve"> Menghapus Fakultas.</w:t>
      </w:r>
    </w:p>
    <w:p w14:paraId="74DDC122" w14:textId="77777777" w:rsidR="00E84701" w:rsidRPr="00E84701" w:rsidRDefault="00E84701" w:rsidP="00E84701"/>
    <w:p w14:paraId="77699AB0" w14:textId="79EC3E00" w:rsidR="00E84701" w:rsidRDefault="00E84701" w:rsidP="00E84701">
      <w:pPr>
        <w:pStyle w:val="ListParagraph"/>
        <w:numPr>
          <w:ilvl w:val="0"/>
          <w:numId w:val="105"/>
        </w:numPr>
      </w:pPr>
      <w:proofErr w:type="spellStart"/>
      <w:r>
        <w:rPr>
          <w:i/>
          <w:iCs/>
        </w:rPr>
        <w:t>Sequence</w:t>
      </w:r>
      <w:proofErr w:type="spellEnd"/>
      <w:r>
        <w:rPr>
          <w:i/>
          <w:iCs/>
        </w:rPr>
        <w:t xml:space="preserve"> Diagram</w:t>
      </w:r>
      <w:r>
        <w:t xml:space="preserve"> Program Studi</w:t>
      </w:r>
    </w:p>
    <w:p w14:paraId="296036DE" w14:textId="1EE31B04" w:rsidR="00E84701" w:rsidRDefault="00E84701" w:rsidP="00E84701">
      <w:pPr>
        <w:pStyle w:val="ListParagraph"/>
        <w:ind w:left="1080"/>
      </w:pPr>
      <w:proofErr w:type="spellStart"/>
      <w:r>
        <w:rPr>
          <w:i/>
          <w:iCs/>
        </w:rPr>
        <w:t>Sequence</w:t>
      </w:r>
      <w:proofErr w:type="spellEnd"/>
      <w:r>
        <w:t xml:space="preserve"> tambah program studi merupakan bagian dari </w:t>
      </w:r>
      <w:proofErr w:type="spellStart"/>
      <w:r>
        <w:rPr>
          <w:i/>
          <w:iCs/>
        </w:rPr>
        <w:t>usecase</w:t>
      </w:r>
      <w:proofErr w:type="spellEnd"/>
      <w:r>
        <w:rPr>
          <w:i/>
          <w:iCs/>
        </w:rPr>
        <w:t xml:space="preserve"> </w:t>
      </w:r>
      <w:r>
        <w:t xml:space="preserve">manajemen tambah program studi yang menjabarkan alur proses penambahan program studi pada sistem. </w:t>
      </w:r>
      <w:proofErr w:type="spellStart"/>
      <w:r w:rsidRPr="002F54D9">
        <w:rPr>
          <w:i/>
          <w:iCs/>
        </w:rPr>
        <w:t>Sequence</w:t>
      </w:r>
      <w:proofErr w:type="spellEnd"/>
      <w:r>
        <w:t xml:space="preserve"> ini terdiri dari </w:t>
      </w:r>
      <w:proofErr w:type="spellStart"/>
      <w:r>
        <w:t>ProgramStudiIndex</w:t>
      </w:r>
      <w:proofErr w:type="spellEnd"/>
      <w:r>
        <w:t xml:space="preserve"> dan </w:t>
      </w:r>
      <w:proofErr w:type="spellStart"/>
      <w:r>
        <w:t>ProgramStudiForm</w:t>
      </w:r>
      <w:proofErr w:type="spellEnd"/>
      <w:r>
        <w:t xml:space="preserve"> sebagai tampilan yang muncul kepada pengguna, </w:t>
      </w:r>
      <w:proofErr w:type="spellStart"/>
      <w:r w:rsidR="00DE5C9C">
        <w:t>ProgramStudi</w:t>
      </w:r>
      <w:r>
        <w:t>Controller</w:t>
      </w:r>
      <w:proofErr w:type="spellEnd"/>
      <w:r>
        <w:t xml:space="preserve"> sebagai </w:t>
      </w:r>
      <w:proofErr w:type="spellStart"/>
      <w:r w:rsidRPr="002F54D9">
        <w:rPr>
          <w:i/>
          <w:iCs/>
        </w:rPr>
        <w:t>controller</w:t>
      </w:r>
      <w:proofErr w:type="spellEnd"/>
      <w:r>
        <w:t xml:space="preserve">, </w:t>
      </w:r>
      <w:proofErr w:type="spellStart"/>
      <w:r w:rsidR="00DE5C9C">
        <w:t>ProgramStudi</w:t>
      </w:r>
      <w:proofErr w:type="spellEnd"/>
      <w:r>
        <w:t xml:space="preserve"> sebagai </w:t>
      </w:r>
      <w:r w:rsidRPr="002F54D9">
        <w:rPr>
          <w:i/>
          <w:iCs/>
        </w:rPr>
        <w:t>model</w:t>
      </w:r>
      <w:r>
        <w:t xml:space="preserve">, dan aktor dari </w:t>
      </w:r>
      <w:proofErr w:type="spellStart"/>
      <w:r w:rsidRPr="002F54D9">
        <w:rPr>
          <w:i/>
          <w:iCs/>
        </w:rPr>
        <w:t>sequence</w:t>
      </w:r>
      <w:proofErr w:type="spellEnd"/>
      <w:r>
        <w:t xml:space="preserve"> ini adalah LPM.</w:t>
      </w:r>
    </w:p>
    <w:p w14:paraId="6B25AFE6" w14:textId="77777777" w:rsidR="00E84701" w:rsidRDefault="00E84701" w:rsidP="00E84701">
      <w:pPr>
        <w:pStyle w:val="ListParagraph"/>
        <w:keepNext/>
        <w:ind w:left="0"/>
        <w:jc w:val="center"/>
      </w:pPr>
      <w:r>
        <w:rPr>
          <w:i/>
          <w:iCs/>
          <w:noProof/>
        </w:rPr>
        <w:drawing>
          <wp:inline distT="0" distB="0" distL="0" distR="0" wp14:anchorId="1B738439" wp14:editId="78EE0EE7">
            <wp:extent cx="4914615" cy="2572776"/>
            <wp:effectExtent l="0" t="0" r="635"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Picture 109"/>
                    <pic:cNvPicPr>
                      <a:picLocks noChangeAspect="1" noChangeArrowheads="1"/>
                    </pic:cNvPicPr>
                  </pic:nvPicPr>
                  <pic:blipFill>
                    <a:blip r:embed="rId68" cstate="print">
                      <a:extLst>
                        <a:ext uri="{28A0092B-C50C-407E-A947-70E740481C1C}">
                          <a14:useLocalDpi xmlns:a14="http://schemas.microsoft.com/office/drawing/2010/main" val="0"/>
                        </a:ext>
                      </a:extLst>
                    </a:blip>
                    <a:stretch>
                      <a:fillRect/>
                    </a:stretch>
                  </pic:blipFill>
                  <pic:spPr bwMode="auto">
                    <a:xfrm>
                      <a:off x="0" y="0"/>
                      <a:ext cx="4914615" cy="2572776"/>
                    </a:xfrm>
                    <a:prstGeom prst="rect">
                      <a:avLst/>
                    </a:prstGeom>
                    <a:noFill/>
                    <a:ln>
                      <a:noFill/>
                    </a:ln>
                  </pic:spPr>
                </pic:pic>
              </a:graphicData>
            </a:graphic>
          </wp:inline>
        </w:drawing>
      </w:r>
    </w:p>
    <w:p w14:paraId="1FD9EED0" w14:textId="48058787" w:rsidR="00E84701" w:rsidRDefault="00E84701" w:rsidP="00E84701">
      <w:pPr>
        <w:pStyle w:val="Caption"/>
      </w:pPr>
      <w:r>
        <w:t xml:space="preserve">Gambar </w:t>
      </w:r>
      <w:r>
        <w:fldChar w:fldCharType="begin"/>
      </w:r>
      <w:r>
        <w:instrText xml:space="preserve"> STYLEREF 1 \s </w:instrText>
      </w:r>
      <w:r>
        <w:fldChar w:fldCharType="separate"/>
      </w:r>
      <w:r w:rsidR="00360CB4">
        <w:rPr>
          <w:noProof/>
        </w:rPr>
        <w:t>IV</w:t>
      </w:r>
      <w:r>
        <w:fldChar w:fldCharType="end"/>
      </w:r>
      <w:r>
        <w:t>.</w:t>
      </w:r>
      <w:r>
        <w:fldChar w:fldCharType="begin"/>
      </w:r>
      <w:r>
        <w:instrText xml:space="preserve"> SEQ Gambar \* ARABIC \s 1 </w:instrText>
      </w:r>
      <w:r>
        <w:fldChar w:fldCharType="separate"/>
      </w:r>
      <w:r w:rsidR="00360CB4">
        <w:rPr>
          <w:noProof/>
        </w:rPr>
        <w:t>24</w:t>
      </w:r>
      <w:r>
        <w:fldChar w:fldCharType="end"/>
      </w:r>
      <w:r>
        <w:t xml:space="preserve"> </w:t>
      </w:r>
      <w:proofErr w:type="spellStart"/>
      <w:r>
        <w:rPr>
          <w:i/>
          <w:iCs/>
        </w:rPr>
        <w:t>Sequence</w:t>
      </w:r>
      <w:proofErr w:type="spellEnd"/>
      <w:r>
        <w:rPr>
          <w:i/>
          <w:iCs/>
        </w:rPr>
        <w:t xml:space="preserve"> Diagram</w:t>
      </w:r>
      <w:r>
        <w:t xml:space="preserve"> Tambah </w:t>
      </w:r>
      <w:r w:rsidR="000E15A0">
        <w:t>Program Studi</w:t>
      </w:r>
      <w:r>
        <w:t>.</w:t>
      </w:r>
    </w:p>
    <w:p w14:paraId="0E076488" w14:textId="4CA867D5" w:rsidR="000E15A0" w:rsidRDefault="000E15A0" w:rsidP="000E15A0"/>
    <w:p w14:paraId="73A43995" w14:textId="77777777" w:rsidR="000E15A0" w:rsidRPr="000E15A0" w:rsidRDefault="000E15A0" w:rsidP="000E15A0"/>
    <w:p w14:paraId="06AB568A" w14:textId="75D16B7D" w:rsidR="00E84701" w:rsidRDefault="00E84701" w:rsidP="00E84701">
      <w:pPr>
        <w:pStyle w:val="ListParagraph"/>
        <w:numPr>
          <w:ilvl w:val="0"/>
          <w:numId w:val="105"/>
        </w:numPr>
      </w:pPr>
      <w:proofErr w:type="spellStart"/>
      <w:r>
        <w:rPr>
          <w:i/>
          <w:iCs/>
        </w:rPr>
        <w:lastRenderedPageBreak/>
        <w:t>Sequence</w:t>
      </w:r>
      <w:proofErr w:type="spellEnd"/>
      <w:r>
        <w:rPr>
          <w:i/>
          <w:iCs/>
        </w:rPr>
        <w:t xml:space="preserve"> Diagram</w:t>
      </w:r>
      <w:r>
        <w:t xml:space="preserve"> Mengubah </w:t>
      </w:r>
      <w:r w:rsidR="000E15A0">
        <w:t>Program Studi</w:t>
      </w:r>
    </w:p>
    <w:p w14:paraId="7623AFB7" w14:textId="16961E07" w:rsidR="00E84701" w:rsidRDefault="00E84701" w:rsidP="00E84701">
      <w:pPr>
        <w:pStyle w:val="ListParagraph"/>
        <w:ind w:left="1080"/>
      </w:pPr>
      <w:proofErr w:type="spellStart"/>
      <w:r>
        <w:rPr>
          <w:i/>
          <w:iCs/>
        </w:rPr>
        <w:t>Sequence</w:t>
      </w:r>
      <w:proofErr w:type="spellEnd"/>
      <w:r>
        <w:t xml:space="preserve"> mengubah </w:t>
      </w:r>
      <w:r w:rsidR="000E15A0">
        <w:t>program studi</w:t>
      </w:r>
      <w:r>
        <w:t xml:space="preserve"> merupakan bagian dari </w:t>
      </w:r>
      <w:proofErr w:type="spellStart"/>
      <w:r>
        <w:rPr>
          <w:i/>
          <w:iCs/>
        </w:rPr>
        <w:t>usecase</w:t>
      </w:r>
      <w:proofErr w:type="spellEnd"/>
      <w:r>
        <w:rPr>
          <w:i/>
          <w:iCs/>
        </w:rPr>
        <w:t xml:space="preserve"> </w:t>
      </w:r>
      <w:r>
        <w:t xml:space="preserve">manajemen </w:t>
      </w:r>
      <w:r w:rsidR="000E15A0">
        <w:t>program studi</w:t>
      </w:r>
      <w:r>
        <w:t xml:space="preserve"> yang menjabarkan alur proses pengubahan </w:t>
      </w:r>
      <w:r w:rsidR="000E15A0">
        <w:t>program studi</w:t>
      </w:r>
      <w:r>
        <w:t xml:space="preserve"> pada sistem. </w:t>
      </w:r>
      <w:proofErr w:type="spellStart"/>
      <w:r>
        <w:rPr>
          <w:i/>
          <w:iCs/>
        </w:rPr>
        <w:t>Sequence</w:t>
      </w:r>
      <w:proofErr w:type="spellEnd"/>
      <w:r>
        <w:t xml:space="preserve"> ini terdiri dari </w:t>
      </w:r>
      <w:proofErr w:type="spellStart"/>
      <w:r w:rsidR="000E15A0">
        <w:t>ProgramStudi</w:t>
      </w:r>
      <w:r>
        <w:t>Form</w:t>
      </w:r>
      <w:proofErr w:type="spellEnd"/>
      <w:r>
        <w:t xml:space="preserve"> dan </w:t>
      </w:r>
      <w:proofErr w:type="spellStart"/>
      <w:r w:rsidR="000E15A0">
        <w:t>ProgramStudi</w:t>
      </w:r>
      <w:r>
        <w:t>View</w:t>
      </w:r>
      <w:proofErr w:type="spellEnd"/>
      <w:r>
        <w:t xml:space="preserve"> sebagai tampilan yang muncul kepada pengguna, </w:t>
      </w:r>
      <w:proofErr w:type="spellStart"/>
      <w:r w:rsidR="000E15A0">
        <w:t>ProgramStudi</w:t>
      </w:r>
      <w:r>
        <w:t>Controller</w:t>
      </w:r>
      <w:proofErr w:type="spellEnd"/>
      <w:r>
        <w:t xml:space="preserve"> sebagai </w:t>
      </w:r>
      <w:proofErr w:type="spellStart"/>
      <w:r w:rsidRPr="0090170A">
        <w:rPr>
          <w:i/>
          <w:iCs/>
        </w:rPr>
        <w:t>controller</w:t>
      </w:r>
      <w:proofErr w:type="spellEnd"/>
      <w:r>
        <w:t xml:space="preserve">, </w:t>
      </w:r>
      <w:proofErr w:type="spellStart"/>
      <w:r w:rsidR="000E15A0">
        <w:t>ProgramStudi</w:t>
      </w:r>
      <w:proofErr w:type="spellEnd"/>
      <w:r>
        <w:t xml:space="preserve"> sebagai </w:t>
      </w:r>
      <w:r w:rsidRPr="0090170A">
        <w:rPr>
          <w:i/>
          <w:iCs/>
        </w:rPr>
        <w:t>model</w:t>
      </w:r>
      <w:r>
        <w:t xml:space="preserve">, dan aktor dari </w:t>
      </w:r>
      <w:proofErr w:type="spellStart"/>
      <w:r>
        <w:rPr>
          <w:i/>
          <w:iCs/>
        </w:rPr>
        <w:t>sequence</w:t>
      </w:r>
      <w:proofErr w:type="spellEnd"/>
      <w:r>
        <w:t xml:space="preserve"> ini adalah LPM.</w:t>
      </w:r>
    </w:p>
    <w:p w14:paraId="5218F98A" w14:textId="77777777" w:rsidR="00E84701" w:rsidRDefault="00E84701" w:rsidP="00E84701">
      <w:pPr>
        <w:pStyle w:val="ListParagraph"/>
        <w:keepNext/>
        <w:ind w:left="0"/>
        <w:jc w:val="center"/>
      </w:pPr>
      <w:r>
        <w:rPr>
          <w:i/>
          <w:iCs/>
          <w:noProof/>
        </w:rPr>
        <w:drawing>
          <wp:inline distT="0" distB="0" distL="0" distR="0" wp14:anchorId="6EDD7BF0" wp14:editId="28684D40">
            <wp:extent cx="4856113" cy="2838080"/>
            <wp:effectExtent l="0" t="0" r="1905" b="635"/>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Picture 110"/>
                    <pic:cNvPicPr>
                      <a:picLocks noChangeAspect="1" noChangeArrowheads="1"/>
                    </pic:cNvPicPr>
                  </pic:nvPicPr>
                  <pic:blipFill>
                    <a:blip r:embed="rId69" cstate="print">
                      <a:extLst>
                        <a:ext uri="{28A0092B-C50C-407E-A947-70E740481C1C}">
                          <a14:useLocalDpi xmlns:a14="http://schemas.microsoft.com/office/drawing/2010/main" val="0"/>
                        </a:ext>
                      </a:extLst>
                    </a:blip>
                    <a:stretch>
                      <a:fillRect/>
                    </a:stretch>
                  </pic:blipFill>
                  <pic:spPr bwMode="auto">
                    <a:xfrm>
                      <a:off x="0" y="0"/>
                      <a:ext cx="4856113" cy="2838080"/>
                    </a:xfrm>
                    <a:prstGeom prst="rect">
                      <a:avLst/>
                    </a:prstGeom>
                    <a:noFill/>
                    <a:ln>
                      <a:noFill/>
                    </a:ln>
                  </pic:spPr>
                </pic:pic>
              </a:graphicData>
            </a:graphic>
          </wp:inline>
        </w:drawing>
      </w:r>
    </w:p>
    <w:p w14:paraId="2329F8EE" w14:textId="7F6C0ABF" w:rsidR="00E84701" w:rsidRDefault="00E84701" w:rsidP="00E84701">
      <w:pPr>
        <w:pStyle w:val="Caption"/>
      </w:pPr>
      <w:r>
        <w:t xml:space="preserve">Gambar </w:t>
      </w:r>
      <w:r>
        <w:fldChar w:fldCharType="begin"/>
      </w:r>
      <w:r>
        <w:instrText xml:space="preserve"> STYLEREF 1 \s </w:instrText>
      </w:r>
      <w:r>
        <w:fldChar w:fldCharType="separate"/>
      </w:r>
      <w:r w:rsidR="00360CB4">
        <w:rPr>
          <w:noProof/>
        </w:rPr>
        <w:t>IV</w:t>
      </w:r>
      <w:r>
        <w:fldChar w:fldCharType="end"/>
      </w:r>
      <w:r>
        <w:t>.</w:t>
      </w:r>
      <w:r>
        <w:fldChar w:fldCharType="begin"/>
      </w:r>
      <w:r>
        <w:instrText xml:space="preserve"> SEQ Gambar \* ARABIC \s 1 </w:instrText>
      </w:r>
      <w:r>
        <w:fldChar w:fldCharType="separate"/>
      </w:r>
      <w:r w:rsidR="00360CB4">
        <w:rPr>
          <w:noProof/>
        </w:rPr>
        <w:t>25</w:t>
      </w:r>
      <w:r>
        <w:fldChar w:fldCharType="end"/>
      </w:r>
      <w:r>
        <w:t xml:space="preserve"> </w:t>
      </w:r>
      <w:proofErr w:type="spellStart"/>
      <w:r>
        <w:rPr>
          <w:i/>
          <w:iCs/>
        </w:rPr>
        <w:t>Sequence</w:t>
      </w:r>
      <w:proofErr w:type="spellEnd"/>
      <w:r>
        <w:rPr>
          <w:i/>
          <w:iCs/>
        </w:rPr>
        <w:t xml:space="preserve"> Diagram</w:t>
      </w:r>
      <w:r>
        <w:t xml:space="preserve"> Mengubah Fakultas.</w:t>
      </w:r>
    </w:p>
    <w:p w14:paraId="1C3F751D" w14:textId="77777777" w:rsidR="00E84701" w:rsidRDefault="00E84701" w:rsidP="00E84701">
      <w:pPr>
        <w:pStyle w:val="ListParagraph"/>
        <w:ind w:left="1080"/>
      </w:pPr>
    </w:p>
    <w:p w14:paraId="497CAB48" w14:textId="515AFC65" w:rsidR="00E84701" w:rsidRDefault="00E84701" w:rsidP="00E84701">
      <w:pPr>
        <w:pStyle w:val="ListParagraph"/>
        <w:numPr>
          <w:ilvl w:val="0"/>
          <w:numId w:val="105"/>
        </w:numPr>
      </w:pPr>
      <w:proofErr w:type="spellStart"/>
      <w:r>
        <w:rPr>
          <w:i/>
          <w:iCs/>
        </w:rPr>
        <w:t>Sequence</w:t>
      </w:r>
      <w:proofErr w:type="spellEnd"/>
      <w:r>
        <w:rPr>
          <w:i/>
          <w:iCs/>
        </w:rPr>
        <w:t xml:space="preserve"> Diagram</w:t>
      </w:r>
      <w:r>
        <w:t xml:space="preserve"> Menghapus </w:t>
      </w:r>
      <w:r w:rsidR="000E15A0">
        <w:t>Program Studi</w:t>
      </w:r>
    </w:p>
    <w:p w14:paraId="4EC3C983" w14:textId="74BE333A" w:rsidR="00E84701" w:rsidRDefault="00E84701" w:rsidP="00E84701">
      <w:pPr>
        <w:pStyle w:val="ListParagraph"/>
        <w:ind w:left="1080"/>
      </w:pPr>
      <w:proofErr w:type="spellStart"/>
      <w:r>
        <w:rPr>
          <w:i/>
          <w:iCs/>
        </w:rPr>
        <w:t>Sequence</w:t>
      </w:r>
      <w:proofErr w:type="spellEnd"/>
      <w:r>
        <w:t xml:space="preserve"> menghapus </w:t>
      </w:r>
      <w:proofErr w:type="spellStart"/>
      <w:r w:rsidR="000E15A0">
        <w:t>programstudi</w:t>
      </w:r>
      <w:proofErr w:type="spellEnd"/>
      <w:r>
        <w:t xml:space="preserve"> merupakan bagian dari </w:t>
      </w:r>
      <w:proofErr w:type="spellStart"/>
      <w:r>
        <w:rPr>
          <w:i/>
          <w:iCs/>
        </w:rPr>
        <w:t>usecase</w:t>
      </w:r>
      <w:proofErr w:type="spellEnd"/>
      <w:r>
        <w:rPr>
          <w:i/>
          <w:iCs/>
        </w:rPr>
        <w:t xml:space="preserve"> </w:t>
      </w:r>
      <w:r>
        <w:t xml:space="preserve">manajemen </w:t>
      </w:r>
      <w:r w:rsidR="000E15A0">
        <w:t>program studi</w:t>
      </w:r>
      <w:r>
        <w:t xml:space="preserve"> yang menjabarkan alur proses menghapus </w:t>
      </w:r>
      <w:r w:rsidR="000E15A0">
        <w:t>program studi</w:t>
      </w:r>
      <w:r>
        <w:t xml:space="preserve"> pada sistem. </w:t>
      </w:r>
      <w:proofErr w:type="spellStart"/>
      <w:r>
        <w:rPr>
          <w:i/>
          <w:iCs/>
        </w:rPr>
        <w:t>Sequence</w:t>
      </w:r>
      <w:proofErr w:type="spellEnd"/>
      <w:r>
        <w:t xml:space="preserve"> ini terdiri dari </w:t>
      </w:r>
      <w:proofErr w:type="spellStart"/>
      <w:r w:rsidR="000E15A0">
        <w:t>ProgramStudi</w:t>
      </w:r>
      <w:r>
        <w:t>Index</w:t>
      </w:r>
      <w:proofErr w:type="spellEnd"/>
      <w:r>
        <w:t xml:space="preserve"> dan </w:t>
      </w:r>
      <w:proofErr w:type="spellStart"/>
      <w:r w:rsidR="000E15A0">
        <w:t>ProgramStudi</w:t>
      </w:r>
      <w:r>
        <w:t>View</w:t>
      </w:r>
      <w:proofErr w:type="spellEnd"/>
      <w:r>
        <w:t xml:space="preserve"> sebagai tampilan yang muncul kepada pengguna, </w:t>
      </w:r>
      <w:proofErr w:type="spellStart"/>
      <w:r w:rsidR="000E15A0">
        <w:t>ProgramStudi</w:t>
      </w:r>
      <w:r>
        <w:t>Controller</w:t>
      </w:r>
      <w:proofErr w:type="spellEnd"/>
      <w:r>
        <w:t xml:space="preserve"> sebagai </w:t>
      </w:r>
      <w:proofErr w:type="spellStart"/>
      <w:r w:rsidRPr="0090170A">
        <w:rPr>
          <w:i/>
          <w:iCs/>
        </w:rPr>
        <w:t>controller</w:t>
      </w:r>
      <w:proofErr w:type="spellEnd"/>
      <w:r>
        <w:t xml:space="preserve">, </w:t>
      </w:r>
      <w:proofErr w:type="spellStart"/>
      <w:r w:rsidR="004E62D5">
        <w:t>ProgramStudi</w:t>
      </w:r>
      <w:proofErr w:type="spellEnd"/>
      <w:r>
        <w:t xml:space="preserve"> sebagai </w:t>
      </w:r>
      <w:r w:rsidRPr="0090170A">
        <w:rPr>
          <w:i/>
          <w:iCs/>
        </w:rPr>
        <w:t>model</w:t>
      </w:r>
      <w:r>
        <w:t xml:space="preserve">, dan aktor dari </w:t>
      </w:r>
      <w:proofErr w:type="spellStart"/>
      <w:r>
        <w:rPr>
          <w:i/>
          <w:iCs/>
        </w:rPr>
        <w:t>sequence</w:t>
      </w:r>
      <w:proofErr w:type="spellEnd"/>
      <w:r>
        <w:t xml:space="preserve"> ini adalah LPM.</w:t>
      </w:r>
    </w:p>
    <w:p w14:paraId="4816970F" w14:textId="77777777" w:rsidR="00E84701" w:rsidRDefault="00E84701" w:rsidP="00E84701">
      <w:pPr>
        <w:pStyle w:val="ListParagraph"/>
        <w:keepNext/>
        <w:ind w:left="0"/>
        <w:jc w:val="center"/>
      </w:pPr>
      <w:r>
        <w:rPr>
          <w:i/>
          <w:iCs/>
          <w:noProof/>
        </w:rPr>
        <w:lastRenderedPageBreak/>
        <w:drawing>
          <wp:inline distT="0" distB="0" distL="0" distR="0" wp14:anchorId="11FFA1A3" wp14:editId="31A44949">
            <wp:extent cx="4999336" cy="2120715"/>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Picture 111"/>
                    <pic:cNvPicPr>
                      <a:picLocks noChangeAspect="1" noChangeArrowheads="1"/>
                    </pic:cNvPicPr>
                  </pic:nvPicPr>
                  <pic:blipFill>
                    <a:blip r:embed="rId70" cstate="print">
                      <a:extLst>
                        <a:ext uri="{28A0092B-C50C-407E-A947-70E740481C1C}">
                          <a14:useLocalDpi xmlns:a14="http://schemas.microsoft.com/office/drawing/2010/main" val="0"/>
                        </a:ext>
                      </a:extLst>
                    </a:blip>
                    <a:stretch>
                      <a:fillRect/>
                    </a:stretch>
                  </pic:blipFill>
                  <pic:spPr bwMode="auto">
                    <a:xfrm>
                      <a:off x="0" y="0"/>
                      <a:ext cx="4999336" cy="2120715"/>
                    </a:xfrm>
                    <a:prstGeom prst="rect">
                      <a:avLst/>
                    </a:prstGeom>
                    <a:noFill/>
                    <a:ln>
                      <a:noFill/>
                    </a:ln>
                  </pic:spPr>
                </pic:pic>
              </a:graphicData>
            </a:graphic>
          </wp:inline>
        </w:drawing>
      </w:r>
    </w:p>
    <w:p w14:paraId="4C729409" w14:textId="51D0BDC7" w:rsidR="00E84701" w:rsidRDefault="00E84701" w:rsidP="00360CB4">
      <w:pPr>
        <w:pStyle w:val="Caption"/>
      </w:pPr>
      <w:r>
        <w:t xml:space="preserve">Gambar </w:t>
      </w:r>
      <w:r>
        <w:fldChar w:fldCharType="begin"/>
      </w:r>
      <w:r>
        <w:instrText xml:space="preserve"> STYLEREF 1 \s </w:instrText>
      </w:r>
      <w:r>
        <w:fldChar w:fldCharType="separate"/>
      </w:r>
      <w:r w:rsidR="00360CB4">
        <w:rPr>
          <w:noProof/>
        </w:rPr>
        <w:t>IV</w:t>
      </w:r>
      <w:r>
        <w:fldChar w:fldCharType="end"/>
      </w:r>
      <w:r>
        <w:t>.</w:t>
      </w:r>
      <w:r>
        <w:fldChar w:fldCharType="begin"/>
      </w:r>
      <w:r>
        <w:instrText xml:space="preserve"> SEQ Gambar \* ARABIC \s 1 </w:instrText>
      </w:r>
      <w:r>
        <w:fldChar w:fldCharType="separate"/>
      </w:r>
      <w:r w:rsidR="00360CB4">
        <w:rPr>
          <w:noProof/>
        </w:rPr>
        <w:t>26</w:t>
      </w:r>
      <w:r>
        <w:fldChar w:fldCharType="end"/>
      </w:r>
      <w:r>
        <w:t xml:space="preserve"> </w:t>
      </w:r>
      <w:proofErr w:type="spellStart"/>
      <w:r>
        <w:rPr>
          <w:i/>
          <w:iCs/>
        </w:rPr>
        <w:t>Sequence</w:t>
      </w:r>
      <w:proofErr w:type="spellEnd"/>
      <w:r>
        <w:rPr>
          <w:i/>
          <w:iCs/>
        </w:rPr>
        <w:t xml:space="preserve"> Diagram</w:t>
      </w:r>
      <w:r>
        <w:t xml:space="preserve"> Menghapus </w:t>
      </w:r>
      <w:r w:rsidR="00DC3C89">
        <w:t>Program Studi</w:t>
      </w:r>
      <w:r>
        <w:t>.</w:t>
      </w:r>
    </w:p>
    <w:p w14:paraId="1352DD32" w14:textId="5A4E7721" w:rsidR="00360CB4" w:rsidRDefault="00360CB4" w:rsidP="00360CB4">
      <w:pPr>
        <w:pStyle w:val="ListParagraph"/>
        <w:numPr>
          <w:ilvl w:val="0"/>
          <w:numId w:val="105"/>
        </w:numPr>
      </w:pPr>
      <w:proofErr w:type="spellStart"/>
      <w:r>
        <w:rPr>
          <w:i/>
          <w:iCs/>
        </w:rPr>
        <w:t>Sequence</w:t>
      </w:r>
      <w:proofErr w:type="spellEnd"/>
      <w:r>
        <w:rPr>
          <w:i/>
          <w:iCs/>
        </w:rPr>
        <w:t xml:space="preserve"> Diagram</w:t>
      </w:r>
      <w:r>
        <w:t xml:space="preserve"> </w:t>
      </w:r>
      <w:r w:rsidR="00015E1A">
        <w:t xml:space="preserve">Tambah </w:t>
      </w:r>
      <w:r>
        <w:t>Unit</w:t>
      </w:r>
    </w:p>
    <w:p w14:paraId="6CFC75FE" w14:textId="30DE9D83" w:rsidR="00360CB4" w:rsidRDefault="00360CB4" w:rsidP="00360CB4">
      <w:pPr>
        <w:pStyle w:val="ListParagraph"/>
        <w:ind w:left="1080"/>
      </w:pPr>
      <w:proofErr w:type="spellStart"/>
      <w:r>
        <w:rPr>
          <w:i/>
          <w:iCs/>
        </w:rPr>
        <w:t>Sequence</w:t>
      </w:r>
      <w:proofErr w:type="spellEnd"/>
      <w:r>
        <w:t xml:space="preserve"> tambah unit merupakan bagian dari </w:t>
      </w:r>
      <w:proofErr w:type="spellStart"/>
      <w:r>
        <w:rPr>
          <w:i/>
          <w:iCs/>
        </w:rPr>
        <w:t>usecase</w:t>
      </w:r>
      <w:proofErr w:type="spellEnd"/>
      <w:r>
        <w:rPr>
          <w:i/>
          <w:iCs/>
        </w:rPr>
        <w:t xml:space="preserve"> </w:t>
      </w:r>
      <w:r>
        <w:t xml:space="preserve">manajemen tambah unit yang menjabarkan alur proses penambahan unit pada sistem. </w:t>
      </w:r>
      <w:proofErr w:type="spellStart"/>
      <w:r w:rsidRPr="002F54D9">
        <w:rPr>
          <w:i/>
          <w:iCs/>
        </w:rPr>
        <w:t>Sequence</w:t>
      </w:r>
      <w:proofErr w:type="spellEnd"/>
      <w:r>
        <w:t xml:space="preserve"> ini terdiri dari </w:t>
      </w:r>
      <w:proofErr w:type="spellStart"/>
      <w:r>
        <w:t>UnitIndex</w:t>
      </w:r>
      <w:proofErr w:type="spellEnd"/>
      <w:r>
        <w:t xml:space="preserve"> dan </w:t>
      </w:r>
      <w:proofErr w:type="spellStart"/>
      <w:r>
        <w:t>UnitForm</w:t>
      </w:r>
      <w:proofErr w:type="spellEnd"/>
      <w:r>
        <w:t xml:space="preserve"> sebagai tampilan yang muncul kepada pengguna, </w:t>
      </w:r>
      <w:proofErr w:type="spellStart"/>
      <w:r>
        <w:t>UnitController</w:t>
      </w:r>
      <w:proofErr w:type="spellEnd"/>
      <w:r>
        <w:t xml:space="preserve"> sebagai </w:t>
      </w:r>
      <w:proofErr w:type="spellStart"/>
      <w:r w:rsidRPr="002F54D9">
        <w:rPr>
          <w:i/>
          <w:iCs/>
        </w:rPr>
        <w:t>controller</w:t>
      </w:r>
      <w:proofErr w:type="spellEnd"/>
      <w:r>
        <w:t xml:space="preserve">, Unit sebagai </w:t>
      </w:r>
      <w:r w:rsidRPr="002F54D9">
        <w:rPr>
          <w:i/>
          <w:iCs/>
        </w:rPr>
        <w:t>model</w:t>
      </w:r>
      <w:r>
        <w:t xml:space="preserve">, dan aktor dari </w:t>
      </w:r>
      <w:proofErr w:type="spellStart"/>
      <w:r w:rsidRPr="002F54D9">
        <w:rPr>
          <w:i/>
          <w:iCs/>
        </w:rPr>
        <w:t>sequence</w:t>
      </w:r>
      <w:proofErr w:type="spellEnd"/>
      <w:r>
        <w:t xml:space="preserve"> ini adalah LPM.</w:t>
      </w:r>
    </w:p>
    <w:p w14:paraId="2C477F45" w14:textId="77777777" w:rsidR="00360CB4" w:rsidRDefault="00360CB4" w:rsidP="00360CB4">
      <w:pPr>
        <w:pStyle w:val="ListParagraph"/>
        <w:keepNext/>
        <w:ind w:left="0"/>
        <w:jc w:val="center"/>
      </w:pPr>
      <w:r>
        <w:rPr>
          <w:i/>
          <w:iCs/>
          <w:noProof/>
        </w:rPr>
        <w:drawing>
          <wp:inline distT="0" distB="0" distL="0" distR="0" wp14:anchorId="653E4D91" wp14:editId="5A60B73F">
            <wp:extent cx="4848225" cy="2861387"/>
            <wp:effectExtent l="0" t="0" r="0" b="0"/>
            <wp:docPr id="112" name="Picture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Picture 112"/>
                    <pic:cNvPicPr>
                      <a:picLocks noChangeAspect="1" noChangeArrowheads="1"/>
                    </pic:cNvPicPr>
                  </pic:nvPicPr>
                  <pic:blipFill>
                    <a:blip r:embed="rId71">
                      <a:extLst>
                        <a:ext uri="{28A0092B-C50C-407E-A947-70E740481C1C}">
                          <a14:useLocalDpi xmlns:a14="http://schemas.microsoft.com/office/drawing/2010/main" val="0"/>
                        </a:ext>
                      </a:extLst>
                    </a:blip>
                    <a:stretch>
                      <a:fillRect/>
                    </a:stretch>
                  </pic:blipFill>
                  <pic:spPr bwMode="auto">
                    <a:xfrm>
                      <a:off x="0" y="0"/>
                      <a:ext cx="4861470" cy="2869204"/>
                    </a:xfrm>
                    <a:prstGeom prst="rect">
                      <a:avLst/>
                    </a:prstGeom>
                    <a:noFill/>
                    <a:ln>
                      <a:noFill/>
                    </a:ln>
                  </pic:spPr>
                </pic:pic>
              </a:graphicData>
            </a:graphic>
          </wp:inline>
        </w:drawing>
      </w:r>
    </w:p>
    <w:p w14:paraId="4DEA466B" w14:textId="272A3609" w:rsidR="00360CB4" w:rsidRDefault="00360CB4" w:rsidP="00360CB4">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967D9F">
        <w:rPr>
          <w:noProof/>
        </w:rPr>
        <w:t>27</w:t>
      </w:r>
      <w:r>
        <w:fldChar w:fldCharType="end"/>
      </w:r>
      <w:r>
        <w:t xml:space="preserve"> </w:t>
      </w:r>
      <w:proofErr w:type="spellStart"/>
      <w:r>
        <w:rPr>
          <w:i/>
          <w:iCs/>
        </w:rPr>
        <w:t>Sequence</w:t>
      </w:r>
      <w:proofErr w:type="spellEnd"/>
      <w:r>
        <w:rPr>
          <w:i/>
          <w:iCs/>
        </w:rPr>
        <w:t xml:space="preserve"> Diagram</w:t>
      </w:r>
      <w:r>
        <w:t xml:space="preserve"> Tambah </w:t>
      </w:r>
      <w:r w:rsidR="00293996">
        <w:t>Unit</w:t>
      </w:r>
      <w:r>
        <w:t>.</w:t>
      </w:r>
    </w:p>
    <w:p w14:paraId="2F9C543C" w14:textId="77777777" w:rsidR="00360CB4" w:rsidRDefault="00360CB4" w:rsidP="00360CB4"/>
    <w:p w14:paraId="1B5841B7" w14:textId="47D2AF08" w:rsidR="00360CB4" w:rsidRDefault="00360CB4" w:rsidP="00360CB4"/>
    <w:p w14:paraId="78919BD9" w14:textId="77777777" w:rsidR="00293996" w:rsidRPr="000E15A0" w:rsidRDefault="00293996" w:rsidP="00360CB4"/>
    <w:p w14:paraId="23DDBAA3" w14:textId="52222619" w:rsidR="00360CB4" w:rsidRDefault="00360CB4" w:rsidP="00360CB4">
      <w:pPr>
        <w:pStyle w:val="ListParagraph"/>
        <w:numPr>
          <w:ilvl w:val="0"/>
          <w:numId w:val="105"/>
        </w:numPr>
      </w:pPr>
      <w:proofErr w:type="spellStart"/>
      <w:r>
        <w:rPr>
          <w:i/>
          <w:iCs/>
        </w:rPr>
        <w:lastRenderedPageBreak/>
        <w:t>Sequence</w:t>
      </w:r>
      <w:proofErr w:type="spellEnd"/>
      <w:r>
        <w:rPr>
          <w:i/>
          <w:iCs/>
        </w:rPr>
        <w:t xml:space="preserve"> Diagram</w:t>
      </w:r>
      <w:r>
        <w:t xml:space="preserve"> Mengubah </w:t>
      </w:r>
      <w:r w:rsidR="00293996">
        <w:t>Unit</w:t>
      </w:r>
    </w:p>
    <w:p w14:paraId="0C4DB8B0" w14:textId="210B0990" w:rsidR="00360CB4" w:rsidRDefault="00360CB4" w:rsidP="00360CB4">
      <w:pPr>
        <w:pStyle w:val="ListParagraph"/>
        <w:ind w:left="1080"/>
      </w:pPr>
      <w:proofErr w:type="spellStart"/>
      <w:r>
        <w:rPr>
          <w:i/>
          <w:iCs/>
        </w:rPr>
        <w:t>Sequence</w:t>
      </w:r>
      <w:proofErr w:type="spellEnd"/>
      <w:r>
        <w:t xml:space="preserve"> mengubah </w:t>
      </w:r>
      <w:r w:rsidR="00F22402">
        <w:t>unit</w:t>
      </w:r>
      <w:r>
        <w:t xml:space="preserve"> merupakan bagian dari </w:t>
      </w:r>
      <w:proofErr w:type="spellStart"/>
      <w:r>
        <w:rPr>
          <w:i/>
          <w:iCs/>
        </w:rPr>
        <w:t>usecase</w:t>
      </w:r>
      <w:proofErr w:type="spellEnd"/>
      <w:r>
        <w:rPr>
          <w:i/>
          <w:iCs/>
        </w:rPr>
        <w:t xml:space="preserve"> </w:t>
      </w:r>
      <w:r>
        <w:t xml:space="preserve">manajemen </w:t>
      </w:r>
      <w:r w:rsidR="00F22402">
        <w:t>unit</w:t>
      </w:r>
      <w:r>
        <w:t xml:space="preserve"> yang menjabarkan alur proses pengubahan </w:t>
      </w:r>
      <w:r w:rsidR="00F22402">
        <w:t>unit</w:t>
      </w:r>
      <w:r>
        <w:t xml:space="preserve"> pada sistem. </w:t>
      </w:r>
      <w:proofErr w:type="spellStart"/>
      <w:r>
        <w:rPr>
          <w:i/>
          <w:iCs/>
        </w:rPr>
        <w:t>Sequence</w:t>
      </w:r>
      <w:proofErr w:type="spellEnd"/>
      <w:r>
        <w:t xml:space="preserve"> ini terdiri dari </w:t>
      </w:r>
      <w:proofErr w:type="spellStart"/>
      <w:r w:rsidR="00F22402">
        <w:t>Unit</w:t>
      </w:r>
      <w:r>
        <w:t>Form</w:t>
      </w:r>
      <w:proofErr w:type="spellEnd"/>
      <w:r>
        <w:t xml:space="preserve"> dan </w:t>
      </w:r>
      <w:proofErr w:type="spellStart"/>
      <w:r w:rsidR="00F22402">
        <w:t>Unit</w:t>
      </w:r>
      <w:r>
        <w:t>View</w:t>
      </w:r>
      <w:proofErr w:type="spellEnd"/>
      <w:r>
        <w:t xml:space="preserve"> sebagai tampilan yang muncul kepada pengguna, </w:t>
      </w:r>
      <w:proofErr w:type="spellStart"/>
      <w:r w:rsidR="00F22402">
        <w:t>Unit</w:t>
      </w:r>
      <w:r>
        <w:t>Controller</w:t>
      </w:r>
      <w:proofErr w:type="spellEnd"/>
      <w:r>
        <w:t xml:space="preserve"> sebagai </w:t>
      </w:r>
      <w:proofErr w:type="spellStart"/>
      <w:r w:rsidRPr="0090170A">
        <w:rPr>
          <w:i/>
          <w:iCs/>
        </w:rPr>
        <w:t>controller</w:t>
      </w:r>
      <w:proofErr w:type="spellEnd"/>
      <w:r>
        <w:t xml:space="preserve">, </w:t>
      </w:r>
      <w:r w:rsidR="000D0B5E">
        <w:t>Unit</w:t>
      </w:r>
      <w:r>
        <w:t xml:space="preserve"> sebagai </w:t>
      </w:r>
      <w:r w:rsidRPr="0090170A">
        <w:rPr>
          <w:i/>
          <w:iCs/>
        </w:rPr>
        <w:t>model</w:t>
      </w:r>
      <w:r>
        <w:t xml:space="preserve">, dan aktor dari </w:t>
      </w:r>
      <w:proofErr w:type="spellStart"/>
      <w:r>
        <w:rPr>
          <w:i/>
          <w:iCs/>
        </w:rPr>
        <w:t>sequence</w:t>
      </w:r>
      <w:proofErr w:type="spellEnd"/>
      <w:r>
        <w:t xml:space="preserve"> ini adalah LPM.</w:t>
      </w:r>
    </w:p>
    <w:p w14:paraId="1CB2F7A1" w14:textId="77777777" w:rsidR="00360CB4" w:rsidRDefault="00360CB4" w:rsidP="00360CB4">
      <w:pPr>
        <w:pStyle w:val="ListParagraph"/>
        <w:keepNext/>
        <w:ind w:left="0"/>
        <w:jc w:val="center"/>
      </w:pPr>
      <w:r>
        <w:rPr>
          <w:i/>
          <w:iCs/>
          <w:noProof/>
        </w:rPr>
        <w:drawing>
          <wp:inline distT="0" distB="0" distL="0" distR="0" wp14:anchorId="094648CD" wp14:editId="3F3DF3FB">
            <wp:extent cx="4800165" cy="2838080"/>
            <wp:effectExtent l="0" t="0" r="635" b="635"/>
            <wp:docPr id="113" name="Picture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pic:cNvPicPr>
                      <a:picLocks noChangeAspect="1" noChangeArrowheads="1"/>
                    </pic:cNvPicPr>
                  </pic:nvPicPr>
                  <pic:blipFill>
                    <a:blip r:embed="rId72" cstate="print">
                      <a:extLst>
                        <a:ext uri="{28A0092B-C50C-407E-A947-70E740481C1C}">
                          <a14:useLocalDpi xmlns:a14="http://schemas.microsoft.com/office/drawing/2010/main" val="0"/>
                        </a:ext>
                      </a:extLst>
                    </a:blip>
                    <a:stretch>
                      <a:fillRect/>
                    </a:stretch>
                  </pic:blipFill>
                  <pic:spPr bwMode="auto">
                    <a:xfrm>
                      <a:off x="0" y="0"/>
                      <a:ext cx="4800165" cy="2838080"/>
                    </a:xfrm>
                    <a:prstGeom prst="rect">
                      <a:avLst/>
                    </a:prstGeom>
                    <a:noFill/>
                    <a:ln>
                      <a:noFill/>
                    </a:ln>
                  </pic:spPr>
                </pic:pic>
              </a:graphicData>
            </a:graphic>
          </wp:inline>
        </w:drawing>
      </w:r>
    </w:p>
    <w:p w14:paraId="18D29E1A" w14:textId="32801CFA" w:rsidR="00360CB4" w:rsidRDefault="00360CB4" w:rsidP="00360CB4">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967D9F">
        <w:rPr>
          <w:noProof/>
        </w:rPr>
        <w:t>28</w:t>
      </w:r>
      <w:r>
        <w:fldChar w:fldCharType="end"/>
      </w:r>
      <w:r>
        <w:t xml:space="preserve"> </w:t>
      </w:r>
      <w:proofErr w:type="spellStart"/>
      <w:r>
        <w:rPr>
          <w:i/>
          <w:iCs/>
        </w:rPr>
        <w:t>Sequence</w:t>
      </w:r>
      <w:proofErr w:type="spellEnd"/>
      <w:r>
        <w:rPr>
          <w:i/>
          <w:iCs/>
        </w:rPr>
        <w:t xml:space="preserve"> Diagram</w:t>
      </w:r>
      <w:r>
        <w:t xml:space="preserve"> Mengubah </w:t>
      </w:r>
      <w:r w:rsidR="00BC682F">
        <w:t>Unit</w:t>
      </w:r>
      <w:r>
        <w:t>.</w:t>
      </w:r>
    </w:p>
    <w:p w14:paraId="63081147" w14:textId="77777777" w:rsidR="00360CB4" w:rsidRDefault="00360CB4" w:rsidP="00360CB4">
      <w:pPr>
        <w:pStyle w:val="ListParagraph"/>
        <w:ind w:left="1080"/>
      </w:pPr>
    </w:p>
    <w:p w14:paraId="478BB5B9" w14:textId="2024F1BF" w:rsidR="00360CB4" w:rsidRDefault="00360CB4" w:rsidP="00360CB4">
      <w:pPr>
        <w:pStyle w:val="ListParagraph"/>
        <w:numPr>
          <w:ilvl w:val="0"/>
          <w:numId w:val="105"/>
        </w:numPr>
      </w:pPr>
      <w:proofErr w:type="spellStart"/>
      <w:r>
        <w:rPr>
          <w:i/>
          <w:iCs/>
        </w:rPr>
        <w:t>Sequence</w:t>
      </w:r>
      <w:proofErr w:type="spellEnd"/>
      <w:r>
        <w:rPr>
          <w:i/>
          <w:iCs/>
        </w:rPr>
        <w:t xml:space="preserve"> Diagram</w:t>
      </w:r>
      <w:r>
        <w:t xml:space="preserve"> Menghapus </w:t>
      </w:r>
      <w:r w:rsidR="00833C3B">
        <w:t>Unit</w:t>
      </w:r>
    </w:p>
    <w:p w14:paraId="55C74762" w14:textId="151622AC" w:rsidR="00360CB4" w:rsidRDefault="00360CB4" w:rsidP="00360CB4">
      <w:pPr>
        <w:pStyle w:val="ListParagraph"/>
        <w:ind w:left="1080"/>
      </w:pPr>
      <w:proofErr w:type="spellStart"/>
      <w:r>
        <w:rPr>
          <w:i/>
          <w:iCs/>
        </w:rPr>
        <w:t>Sequence</w:t>
      </w:r>
      <w:proofErr w:type="spellEnd"/>
      <w:r>
        <w:t xml:space="preserve"> menghapus </w:t>
      </w:r>
      <w:r w:rsidR="00BF2D76">
        <w:t>unit</w:t>
      </w:r>
      <w:r>
        <w:t xml:space="preserve"> merupakan bagian dari </w:t>
      </w:r>
      <w:proofErr w:type="spellStart"/>
      <w:r>
        <w:rPr>
          <w:i/>
          <w:iCs/>
        </w:rPr>
        <w:t>usecase</w:t>
      </w:r>
      <w:proofErr w:type="spellEnd"/>
      <w:r>
        <w:rPr>
          <w:i/>
          <w:iCs/>
        </w:rPr>
        <w:t xml:space="preserve"> </w:t>
      </w:r>
      <w:r>
        <w:t xml:space="preserve">manajemen </w:t>
      </w:r>
      <w:r w:rsidR="00B2732E">
        <w:t>unit</w:t>
      </w:r>
      <w:r>
        <w:t xml:space="preserve"> yang menjabarkan alur proses menghapus </w:t>
      </w:r>
      <w:r w:rsidR="00B2732E">
        <w:t>unit</w:t>
      </w:r>
      <w:r>
        <w:t xml:space="preserve"> pada sistem. </w:t>
      </w:r>
      <w:proofErr w:type="spellStart"/>
      <w:r>
        <w:rPr>
          <w:i/>
          <w:iCs/>
        </w:rPr>
        <w:t>Sequence</w:t>
      </w:r>
      <w:proofErr w:type="spellEnd"/>
      <w:r>
        <w:t xml:space="preserve"> ini terdiri dari </w:t>
      </w:r>
      <w:proofErr w:type="spellStart"/>
      <w:r w:rsidR="00B2732E">
        <w:t>Unit</w:t>
      </w:r>
      <w:r>
        <w:t>Index</w:t>
      </w:r>
      <w:proofErr w:type="spellEnd"/>
      <w:r>
        <w:t xml:space="preserve"> dan </w:t>
      </w:r>
      <w:proofErr w:type="spellStart"/>
      <w:r w:rsidR="00B2732E">
        <w:t>Unit</w:t>
      </w:r>
      <w:r>
        <w:t>View</w:t>
      </w:r>
      <w:proofErr w:type="spellEnd"/>
      <w:r>
        <w:t xml:space="preserve"> sebagai tampilan yang muncul kepada pengguna, </w:t>
      </w:r>
      <w:proofErr w:type="spellStart"/>
      <w:r w:rsidR="00B2732E">
        <w:t>Unit</w:t>
      </w:r>
      <w:r>
        <w:t>Controller</w:t>
      </w:r>
      <w:proofErr w:type="spellEnd"/>
      <w:r>
        <w:t xml:space="preserve"> sebagai </w:t>
      </w:r>
      <w:proofErr w:type="spellStart"/>
      <w:r w:rsidRPr="0090170A">
        <w:rPr>
          <w:i/>
          <w:iCs/>
        </w:rPr>
        <w:t>controller</w:t>
      </w:r>
      <w:proofErr w:type="spellEnd"/>
      <w:r>
        <w:t xml:space="preserve">, </w:t>
      </w:r>
      <w:r w:rsidR="00B2732E">
        <w:t>Unit</w:t>
      </w:r>
      <w:r>
        <w:t xml:space="preserve"> sebagai </w:t>
      </w:r>
      <w:r w:rsidRPr="0090170A">
        <w:rPr>
          <w:i/>
          <w:iCs/>
        </w:rPr>
        <w:t>model</w:t>
      </w:r>
      <w:r>
        <w:t xml:space="preserve">, dan aktor dari </w:t>
      </w:r>
      <w:proofErr w:type="spellStart"/>
      <w:r>
        <w:rPr>
          <w:i/>
          <w:iCs/>
        </w:rPr>
        <w:t>sequence</w:t>
      </w:r>
      <w:proofErr w:type="spellEnd"/>
      <w:r>
        <w:t xml:space="preserve"> ini adalah LPM.</w:t>
      </w:r>
    </w:p>
    <w:p w14:paraId="590A57E3" w14:textId="77777777" w:rsidR="00360CB4" w:rsidRDefault="00360CB4" w:rsidP="00360CB4">
      <w:pPr>
        <w:pStyle w:val="ListParagraph"/>
        <w:keepNext/>
        <w:ind w:left="0"/>
        <w:jc w:val="center"/>
      </w:pPr>
      <w:r>
        <w:rPr>
          <w:i/>
          <w:iCs/>
          <w:noProof/>
        </w:rPr>
        <w:lastRenderedPageBreak/>
        <w:drawing>
          <wp:inline distT="0" distB="0" distL="0" distR="0" wp14:anchorId="4E2CEE97" wp14:editId="7E219ED8">
            <wp:extent cx="5032110" cy="2352675"/>
            <wp:effectExtent l="0" t="0" r="0" b="0"/>
            <wp:docPr id="114" name="Picture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pic:cNvPicPr>
                      <a:picLocks noChangeAspect="1" noChangeArrowheads="1"/>
                    </pic:cNvPicPr>
                  </pic:nvPicPr>
                  <pic:blipFill>
                    <a:blip r:embed="rId73" cstate="print">
                      <a:extLst>
                        <a:ext uri="{28A0092B-C50C-407E-A947-70E740481C1C}">
                          <a14:useLocalDpi xmlns:a14="http://schemas.microsoft.com/office/drawing/2010/main" val="0"/>
                        </a:ext>
                      </a:extLst>
                    </a:blip>
                    <a:stretch>
                      <a:fillRect/>
                    </a:stretch>
                  </pic:blipFill>
                  <pic:spPr bwMode="auto">
                    <a:xfrm>
                      <a:off x="0" y="0"/>
                      <a:ext cx="5038529" cy="2355676"/>
                    </a:xfrm>
                    <a:prstGeom prst="rect">
                      <a:avLst/>
                    </a:prstGeom>
                    <a:noFill/>
                    <a:ln>
                      <a:noFill/>
                    </a:ln>
                  </pic:spPr>
                </pic:pic>
              </a:graphicData>
            </a:graphic>
          </wp:inline>
        </w:drawing>
      </w:r>
    </w:p>
    <w:p w14:paraId="7CDA7EC5" w14:textId="75E9585A" w:rsidR="00360CB4" w:rsidRDefault="00360CB4" w:rsidP="00360CB4">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967D9F">
        <w:rPr>
          <w:noProof/>
        </w:rPr>
        <w:t>29</w:t>
      </w:r>
      <w:r>
        <w:fldChar w:fldCharType="end"/>
      </w:r>
      <w:r>
        <w:t xml:space="preserve"> </w:t>
      </w:r>
      <w:proofErr w:type="spellStart"/>
      <w:r>
        <w:rPr>
          <w:i/>
          <w:iCs/>
        </w:rPr>
        <w:t>Sequence</w:t>
      </w:r>
      <w:proofErr w:type="spellEnd"/>
      <w:r>
        <w:rPr>
          <w:i/>
          <w:iCs/>
        </w:rPr>
        <w:t xml:space="preserve"> Diagram</w:t>
      </w:r>
      <w:r>
        <w:t xml:space="preserve"> Menghapus </w:t>
      </w:r>
      <w:r w:rsidR="00A64B33">
        <w:t>Unit</w:t>
      </w:r>
      <w:r>
        <w:t>.</w:t>
      </w:r>
    </w:p>
    <w:p w14:paraId="7D893212" w14:textId="49564186" w:rsidR="00360CB4" w:rsidRDefault="00360CB4" w:rsidP="009D510E"/>
    <w:p w14:paraId="1B4C5D0D" w14:textId="6EEBB4CF" w:rsidR="00641F7E" w:rsidRDefault="00641F7E" w:rsidP="00F23D5A">
      <w:pPr>
        <w:pStyle w:val="ListParagraph"/>
        <w:numPr>
          <w:ilvl w:val="0"/>
          <w:numId w:val="105"/>
        </w:numPr>
      </w:pPr>
      <w:proofErr w:type="spellStart"/>
      <w:r>
        <w:rPr>
          <w:i/>
          <w:iCs/>
        </w:rPr>
        <w:t>Sequence</w:t>
      </w:r>
      <w:proofErr w:type="spellEnd"/>
      <w:r>
        <w:rPr>
          <w:i/>
          <w:iCs/>
        </w:rPr>
        <w:t xml:space="preserve"> Diagram</w:t>
      </w:r>
      <w:r>
        <w:t xml:space="preserve"> Tambah </w:t>
      </w:r>
      <w:r w:rsidR="00F23D5A">
        <w:t>Sertifikat Program Studi</w:t>
      </w:r>
    </w:p>
    <w:p w14:paraId="5B9A7DA8" w14:textId="6C334EFF" w:rsidR="00641F7E" w:rsidRDefault="00641F7E" w:rsidP="00641F7E">
      <w:pPr>
        <w:pStyle w:val="ListParagraph"/>
        <w:ind w:left="1080"/>
      </w:pPr>
      <w:proofErr w:type="spellStart"/>
      <w:r>
        <w:rPr>
          <w:i/>
          <w:iCs/>
        </w:rPr>
        <w:t>Sequence</w:t>
      </w:r>
      <w:proofErr w:type="spellEnd"/>
      <w:r>
        <w:t xml:space="preserve"> tambah </w:t>
      </w:r>
      <w:r w:rsidR="00134FFA">
        <w:t>sertifikat program studi</w:t>
      </w:r>
      <w:r>
        <w:t xml:space="preserve"> merupakan bagian dari </w:t>
      </w:r>
      <w:proofErr w:type="spellStart"/>
      <w:r>
        <w:rPr>
          <w:i/>
          <w:iCs/>
        </w:rPr>
        <w:t>usecase</w:t>
      </w:r>
      <w:proofErr w:type="spellEnd"/>
      <w:r>
        <w:rPr>
          <w:i/>
          <w:iCs/>
        </w:rPr>
        <w:t xml:space="preserve"> </w:t>
      </w:r>
      <w:r>
        <w:t xml:space="preserve">manajemen tambah </w:t>
      </w:r>
      <w:r w:rsidR="00134FFA">
        <w:t>sertifikat program studi</w:t>
      </w:r>
      <w:r>
        <w:t xml:space="preserve"> yang menjabarkan alur proses penambahan </w:t>
      </w:r>
      <w:r w:rsidR="00134FFA">
        <w:t>sertifikat program studi</w:t>
      </w:r>
      <w:r>
        <w:t xml:space="preserve"> pada sistem. </w:t>
      </w:r>
      <w:proofErr w:type="spellStart"/>
      <w:r w:rsidRPr="002F54D9">
        <w:rPr>
          <w:i/>
          <w:iCs/>
        </w:rPr>
        <w:t>Sequence</w:t>
      </w:r>
      <w:proofErr w:type="spellEnd"/>
      <w:r>
        <w:t xml:space="preserve"> ini terdiri dari </w:t>
      </w:r>
      <w:proofErr w:type="spellStart"/>
      <w:r w:rsidR="00134FFA">
        <w:t>SertifikatProdi</w:t>
      </w:r>
      <w:r>
        <w:t>Index</w:t>
      </w:r>
      <w:proofErr w:type="spellEnd"/>
      <w:r>
        <w:t xml:space="preserve"> dan </w:t>
      </w:r>
      <w:proofErr w:type="spellStart"/>
      <w:r w:rsidR="00134FFA">
        <w:t>SertifikatProdi</w:t>
      </w:r>
      <w:r>
        <w:t>Form</w:t>
      </w:r>
      <w:proofErr w:type="spellEnd"/>
      <w:r>
        <w:t xml:space="preserve"> sebagai tampilan yang muncul kepada pengguna, </w:t>
      </w:r>
      <w:proofErr w:type="spellStart"/>
      <w:r w:rsidR="00134FFA">
        <w:t>SertifikatProdi</w:t>
      </w:r>
      <w:r>
        <w:t>Controller</w:t>
      </w:r>
      <w:proofErr w:type="spellEnd"/>
      <w:r>
        <w:t xml:space="preserve"> sebagai </w:t>
      </w:r>
      <w:proofErr w:type="spellStart"/>
      <w:r w:rsidRPr="002F54D9">
        <w:rPr>
          <w:i/>
          <w:iCs/>
        </w:rPr>
        <w:t>controller</w:t>
      </w:r>
      <w:proofErr w:type="spellEnd"/>
      <w:r>
        <w:t xml:space="preserve">, </w:t>
      </w:r>
      <w:proofErr w:type="spellStart"/>
      <w:r w:rsidR="00134FFA">
        <w:t>SertifikatProdi</w:t>
      </w:r>
      <w:proofErr w:type="spellEnd"/>
      <w:r>
        <w:t xml:space="preserve"> sebagai </w:t>
      </w:r>
      <w:r w:rsidRPr="002F54D9">
        <w:rPr>
          <w:i/>
          <w:iCs/>
        </w:rPr>
        <w:t>model</w:t>
      </w:r>
      <w:r>
        <w:t xml:space="preserve">, dan aktor dari </w:t>
      </w:r>
      <w:proofErr w:type="spellStart"/>
      <w:r w:rsidRPr="002F54D9">
        <w:rPr>
          <w:i/>
          <w:iCs/>
        </w:rPr>
        <w:t>sequence</w:t>
      </w:r>
      <w:proofErr w:type="spellEnd"/>
      <w:r>
        <w:t xml:space="preserve"> ini adalah LPM.</w:t>
      </w:r>
    </w:p>
    <w:p w14:paraId="50D3903D" w14:textId="77777777" w:rsidR="00641F7E" w:rsidRDefault="00641F7E" w:rsidP="00641F7E">
      <w:pPr>
        <w:pStyle w:val="ListParagraph"/>
        <w:keepNext/>
        <w:ind w:left="0"/>
        <w:jc w:val="center"/>
      </w:pPr>
      <w:r>
        <w:rPr>
          <w:i/>
          <w:iCs/>
          <w:noProof/>
        </w:rPr>
        <w:drawing>
          <wp:inline distT="0" distB="0" distL="0" distR="0" wp14:anchorId="227575DE" wp14:editId="7063D724">
            <wp:extent cx="4861470" cy="2540024"/>
            <wp:effectExtent l="0" t="0" r="0" b="0"/>
            <wp:docPr id="115" name="Picture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pic:cNvPicPr>
                      <a:picLocks noChangeAspect="1" noChangeArrowheads="1"/>
                    </pic:cNvPicPr>
                  </pic:nvPicPr>
                  <pic:blipFill>
                    <a:blip r:embed="rId74" cstate="print">
                      <a:extLst>
                        <a:ext uri="{28A0092B-C50C-407E-A947-70E740481C1C}">
                          <a14:useLocalDpi xmlns:a14="http://schemas.microsoft.com/office/drawing/2010/main" val="0"/>
                        </a:ext>
                      </a:extLst>
                    </a:blip>
                    <a:stretch>
                      <a:fillRect/>
                    </a:stretch>
                  </pic:blipFill>
                  <pic:spPr bwMode="auto">
                    <a:xfrm>
                      <a:off x="0" y="0"/>
                      <a:ext cx="4861470" cy="2540024"/>
                    </a:xfrm>
                    <a:prstGeom prst="rect">
                      <a:avLst/>
                    </a:prstGeom>
                    <a:noFill/>
                    <a:ln>
                      <a:noFill/>
                    </a:ln>
                  </pic:spPr>
                </pic:pic>
              </a:graphicData>
            </a:graphic>
          </wp:inline>
        </w:drawing>
      </w:r>
    </w:p>
    <w:p w14:paraId="5F5157D0" w14:textId="347066B8" w:rsidR="00641F7E" w:rsidRDefault="00641F7E" w:rsidP="00641F7E">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BC682F">
        <w:rPr>
          <w:noProof/>
        </w:rPr>
        <w:t>30</w:t>
      </w:r>
      <w:r>
        <w:fldChar w:fldCharType="end"/>
      </w:r>
      <w:r>
        <w:t xml:space="preserve"> </w:t>
      </w:r>
      <w:proofErr w:type="spellStart"/>
      <w:r>
        <w:rPr>
          <w:i/>
          <w:iCs/>
        </w:rPr>
        <w:t>Sequence</w:t>
      </w:r>
      <w:proofErr w:type="spellEnd"/>
      <w:r>
        <w:rPr>
          <w:i/>
          <w:iCs/>
        </w:rPr>
        <w:t xml:space="preserve"> Diagram</w:t>
      </w:r>
      <w:r>
        <w:t xml:space="preserve"> Tambah </w:t>
      </w:r>
      <w:r w:rsidR="00BC682F">
        <w:t>Sertifikat Program Studi</w:t>
      </w:r>
      <w:r>
        <w:t>.</w:t>
      </w:r>
    </w:p>
    <w:p w14:paraId="4C653209" w14:textId="4AC4F604" w:rsidR="00641F7E" w:rsidRDefault="00641F7E" w:rsidP="00F23D5A">
      <w:pPr>
        <w:pStyle w:val="ListParagraph"/>
        <w:numPr>
          <w:ilvl w:val="0"/>
          <w:numId w:val="105"/>
        </w:numPr>
      </w:pPr>
      <w:proofErr w:type="spellStart"/>
      <w:r>
        <w:rPr>
          <w:i/>
          <w:iCs/>
        </w:rPr>
        <w:lastRenderedPageBreak/>
        <w:t>Sequence</w:t>
      </w:r>
      <w:proofErr w:type="spellEnd"/>
      <w:r>
        <w:rPr>
          <w:i/>
          <w:iCs/>
        </w:rPr>
        <w:t xml:space="preserve"> Diagram</w:t>
      </w:r>
      <w:r>
        <w:t xml:space="preserve"> Mengubah </w:t>
      </w:r>
      <w:r w:rsidR="004F2269">
        <w:t>Sertifikat Program Studi</w:t>
      </w:r>
    </w:p>
    <w:p w14:paraId="613D67BF" w14:textId="58E28B92" w:rsidR="00641F7E" w:rsidRDefault="00641F7E" w:rsidP="00641F7E">
      <w:pPr>
        <w:pStyle w:val="ListParagraph"/>
        <w:ind w:left="1080"/>
      </w:pPr>
      <w:proofErr w:type="spellStart"/>
      <w:r>
        <w:rPr>
          <w:i/>
          <w:iCs/>
        </w:rPr>
        <w:t>Sequence</w:t>
      </w:r>
      <w:proofErr w:type="spellEnd"/>
      <w:r>
        <w:t xml:space="preserve"> mengubah </w:t>
      </w:r>
      <w:r w:rsidR="000F05D5">
        <w:t>sertifikat program studi</w:t>
      </w:r>
      <w:r>
        <w:t xml:space="preserve"> merupakan bagian dari </w:t>
      </w:r>
      <w:proofErr w:type="spellStart"/>
      <w:r>
        <w:rPr>
          <w:i/>
          <w:iCs/>
        </w:rPr>
        <w:t>usecase</w:t>
      </w:r>
      <w:proofErr w:type="spellEnd"/>
      <w:r>
        <w:rPr>
          <w:i/>
          <w:iCs/>
        </w:rPr>
        <w:t xml:space="preserve"> </w:t>
      </w:r>
      <w:r>
        <w:t xml:space="preserve">manajemen </w:t>
      </w:r>
      <w:r w:rsidR="000F05D5">
        <w:t>sertifikat program studi</w:t>
      </w:r>
      <w:r>
        <w:t xml:space="preserve"> yang menjabarkan alur proses pengubahan </w:t>
      </w:r>
      <w:r w:rsidR="000F05D5">
        <w:t>sertifikat program studi</w:t>
      </w:r>
      <w:r>
        <w:t xml:space="preserve"> pada sistem. </w:t>
      </w:r>
      <w:proofErr w:type="spellStart"/>
      <w:r>
        <w:rPr>
          <w:i/>
          <w:iCs/>
        </w:rPr>
        <w:t>Sequence</w:t>
      </w:r>
      <w:proofErr w:type="spellEnd"/>
      <w:r>
        <w:t xml:space="preserve"> ini terdiri dari </w:t>
      </w:r>
      <w:proofErr w:type="spellStart"/>
      <w:r w:rsidR="000F05D5">
        <w:t>SertifikatProdi</w:t>
      </w:r>
      <w:r>
        <w:t>Form</w:t>
      </w:r>
      <w:proofErr w:type="spellEnd"/>
      <w:r>
        <w:t xml:space="preserve"> dan </w:t>
      </w:r>
      <w:proofErr w:type="spellStart"/>
      <w:r w:rsidR="000F05D5">
        <w:t>SertifikatProdi</w:t>
      </w:r>
      <w:r>
        <w:t>View</w:t>
      </w:r>
      <w:proofErr w:type="spellEnd"/>
      <w:r>
        <w:t xml:space="preserve"> sebagai tampilan yang muncul kepada pengguna, </w:t>
      </w:r>
      <w:proofErr w:type="spellStart"/>
      <w:r w:rsidR="000F05D5">
        <w:t>SertifikatProdi</w:t>
      </w:r>
      <w:r>
        <w:t>Controller</w:t>
      </w:r>
      <w:proofErr w:type="spellEnd"/>
      <w:r>
        <w:t xml:space="preserve"> sebagai </w:t>
      </w:r>
      <w:proofErr w:type="spellStart"/>
      <w:r w:rsidRPr="0090170A">
        <w:rPr>
          <w:i/>
          <w:iCs/>
        </w:rPr>
        <w:t>controller</w:t>
      </w:r>
      <w:proofErr w:type="spellEnd"/>
      <w:r>
        <w:t xml:space="preserve">, </w:t>
      </w:r>
      <w:proofErr w:type="spellStart"/>
      <w:r w:rsidR="000F05D5">
        <w:t>SertifikatProdi</w:t>
      </w:r>
      <w:proofErr w:type="spellEnd"/>
      <w:r>
        <w:t xml:space="preserve"> sebagai </w:t>
      </w:r>
      <w:r w:rsidRPr="0090170A">
        <w:rPr>
          <w:i/>
          <w:iCs/>
        </w:rPr>
        <w:t>model</w:t>
      </w:r>
      <w:r>
        <w:t xml:space="preserve">, dan aktor dari </w:t>
      </w:r>
      <w:proofErr w:type="spellStart"/>
      <w:r>
        <w:rPr>
          <w:i/>
          <w:iCs/>
        </w:rPr>
        <w:t>sequence</w:t>
      </w:r>
      <w:proofErr w:type="spellEnd"/>
      <w:r>
        <w:t xml:space="preserve"> ini adalah LPM.</w:t>
      </w:r>
    </w:p>
    <w:p w14:paraId="0BC1FA7C" w14:textId="77777777" w:rsidR="00641F7E" w:rsidRDefault="00641F7E" w:rsidP="00641F7E">
      <w:pPr>
        <w:pStyle w:val="ListParagraph"/>
        <w:keepNext/>
        <w:ind w:left="0"/>
        <w:jc w:val="center"/>
      </w:pPr>
      <w:r>
        <w:rPr>
          <w:i/>
          <w:iCs/>
          <w:noProof/>
        </w:rPr>
        <w:drawing>
          <wp:inline distT="0" distB="0" distL="0" distR="0" wp14:anchorId="5FAA0139" wp14:editId="437A6906">
            <wp:extent cx="4800165" cy="2838079"/>
            <wp:effectExtent l="0" t="0" r="635" b="635"/>
            <wp:docPr id="116" name="Picture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pic:cNvPicPr>
                      <a:picLocks noChangeAspect="1" noChangeArrowheads="1"/>
                    </pic:cNvPicPr>
                  </pic:nvPicPr>
                  <pic:blipFill>
                    <a:blip r:embed="rId75" cstate="print">
                      <a:extLst>
                        <a:ext uri="{28A0092B-C50C-407E-A947-70E740481C1C}">
                          <a14:useLocalDpi xmlns:a14="http://schemas.microsoft.com/office/drawing/2010/main" val="0"/>
                        </a:ext>
                      </a:extLst>
                    </a:blip>
                    <a:stretch>
                      <a:fillRect/>
                    </a:stretch>
                  </pic:blipFill>
                  <pic:spPr bwMode="auto">
                    <a:xfrm>
                      <a:off x="0" y="0"/>
                      <a:ext cx="4800165" cy="2838079"/>
                    </a:xfrm>
                    <a:prstGeom prst="rect">
                      <a:avLst/>
                    </a:prstGeom>
                    <a:noFill/>
                    <a:ln>
                      <a:noFill/>
                    </a:ln>
                  </pic:spPr>
                </pic:pic>
              </a:graphicData>
            </a:graphic>
          </wp:inline>
        </w:drawing>
      </w:r>
    </w:p>
    <w:p w14:paraId="2BB31055" w14:textId="6CFF53AD" w:rsidR="00641F7E" w:rsidRDefault="00641F7E" w:rsidP="00641F7E">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BC682F">
        <w:rPr>
          <w:noProof/>
        </w:rPr>
        <w:t>31</w:t>
      </w:r>
      <w:r>
        <w:fldChar w:fldCharType="end"/>
      </w:r>
      <w:r>
        <w:t xml:space="preserve"> </w:t>
      </w:r>
      <w:proofErr w:type="spellStart"/>
      <w:r>
        <w:rPr>
          <w:i/>
          <w:iCs/>
        </w:rPr>
        <w:t>Sequence</w:t>
      </w:r>
      <w:proofErr w:type="spellEnd"/>
      <w:r>
        <w:rPr>
          <w:i/>
          <w:iCs/>
        </w:rPr>
        <w:t xml:space="preserve"> Diagram</w:t>
      </w:r>
      <w:r>
        <w:t xml:space="preserve"> Mengubah </w:t>
      </w:r>
      <w:r w:rsidR="00BC682F">
        <w:t>Sertifikat Program Studi</w:t>
      </w:r>
      <w:r>
        <w:t>.</w:t>
      </w:r>
    </w:p>
    <w:p w14:paraId="0F8669F1" w14:textId="77777777" w:rsidR="00641F7E" w:rsidRDefault="00641F7E" w:rsidP="00641F7E">
      <w:pPr>
        <w:pStyle w:val="ListParagraph"/>
        <w:ind w:left="1080"/>
      </w:pPr>
    </w:p>
    <w:p w14:paraId="329B0CF5" w14:textId="6632F22F" w:rsidR="00641F7E" w:rsidRDefault="00641F7E" w:rsidP="00F23D5A">
      <w:pPr>
        <w:pStyle w:val="ListParagraph"/>
        <w:numPr>
          <w:ilvl w:val="0"/>
          <w:numId w:val="105"/>
        </w:numPr>
      </w:pPr>
      <w:proofErr w:type="spellStart"/>
      <w:r>
        <w:rPr>
          <w:i/>
          <w:iCs/>
        </w:rPr>
        <w:t>Sequence</w:t>
      </w:r>
      <w:proofErr w:type="spellEnd"/>
      <w:r>
        <w:rPr>
          <w:i/>
          <w:iCs/>
        </w:rPr>
        <w:t xml:space="preserve"> Diagram</w:t>
      </w:r>
      <w:r>
        <w:t xml:space="preserve"> Menghapus </w:t>
      </w:r>
      <w:r w:rsidR="00D76AE2">
        <w:t>Sertifikat Program Studi</w:t>
      </w:r>
    </w:p>
    <w:p w14:paraId="014CD4A5" w14:textId="27B51134" w:rsidR="00641F7E" w:rsidRDefault="00641F7E" w:rsidP="00641F7E">
      <w:pPr>
        <w:pStyle w:val="ListParagraph"/>
        <w:ind w:left="1080"/>
      </w:pPr>
      <w:proofErr w:type="spellStart"/>
      <w:r>
        <w:rPr>
          <w:i/>
          <w:iCs/>
        </w:rPr>
        <w:t>Sequence</w:t>
      </w:r>
      <w:proofErr w:type="spellEnd"/>
      <w:r>
        <w:t xml:space="preserve"> menghapus </w:t>
      </w:r>
      <w:r w:rsidR="00BC682F">
        <w:t>sertifikat program studi</w:t>
      </w:r>
      <w:r>
        <w:t xml:space="preserve"> merupakan bagian dari </w:t>
      </w:r>
      <w:proofErr w:type="spellStart"/>
      <w:r>
        <w:rPr>
          <w:i/>
          <w:iCs/>
        </w:rPr>
        <w:t>usecase</w:t>
      </w:r>
      <w:proofErr w:type="spellEnd"/>
      <w:r>
        <w:rPr>
          <w:i/>
          <w:iCs/>
        </w:rPr>
        <w:t xml:space="preserve"> </w:t>
      </w:r>
      <w:r>
        <w:t xml:space="preserve">manajemen </w:t>
      </w:r>
      <w:r w:rsidR="00BC682F">
        <w:t xml:space="preserve">sertifikat program studi </w:t>
      </w:r>
      <w:r>
        <w:t xml:space="preserve">yang menjabarkan alur proses menghapus </w:t>
      </w:r>
      <w:r w:rsidR="00BC682F">
        <w:t xml:space="preserve">sertifikat program studi </w:t>
      </w:r>
      <w:r>
        <w:t xml:space="preserve">pada sistem. </w:t>
      </w:r>
      <w:proofErr w:type="spellStart"/>
      <w:r>
        <w:rPr>
          <w:i/>
          <w:iCs/>
        </w:rPr>
        <w:t>Sequence</w:t>
      </w:r>
      <w:proofErr w:type="spellEnd"/>
      <w:r>
        <w:t xml:space="preserve"> ini terdiri dari </w:t>
      </w:r>
      <w:proofErr w:type="spellStart"/>
      <w:r w:rsidR="00BC682F">
        <w:t>SertifikatProdi</w:t>
      </w:r>
      <w:r>
        <w:t>Index</w:t>
      </w:r>
      <w:proofErr w:type="spellEnd"/>
      <w:r>
        <w:t xml:space="preserve"> dan </w:t>
      </w:r>
      <w:proofErr w:type="spellStart"/>
      <w:r w:rsidR="00BC682F">
        <w:t>SertifikatProdi</w:t>
      </w:r>
      <w:r>
        <w:t>View</w:t>
      </w:r>
      <w:proofErr w:type="spellEnd"/>
      <w:r>
        <w:t xml:space="preserve"> sebagai tampilan yang muncul kepada pengguna, </w:t>
      </w:r>
      <w:proofErr w:type="spellStart"/>
      <w:r w:rsidR="00BC682F">
        <w:t>SertifikatProdi</w:t>
      </w:r>
      <w:r>
        <w:t>Controller</w:t>
      </w:r>
      <w:proofErr w:type="spellEnd"/>
      <w:r>
        <w:t xml:space="preserve"> sebagai </w:t>
      </w:r>
      <w:proofErr w:type="spellStart"/>
      <w:r w:rsidRPr="0090170A">
        <w:rPr>
          <w:i/>
          <w:iCs/>
        </w:rPr>
        <w:t>controller</w:t>
      </w:r>
      <w:proofErr w:type="spellEnd"/>
      <w:r>
        <w:t xml:space="preserve">, </w:t>
      </w:r>
      <w:proofErr w:type="spellStart"/>
      <w:r w:rsidR="00BC682F">
        <w:t>SertifikatProdi</w:t>
      </w:r>
      <w:proofErr w:type="spellEnd"/>
      <w:r w:rsidR="00BC682F">
        <w:t xml:space="preserve"> </w:t>
      </w:r>
      <w:r>
        <w:t xml:space="preserve">sebagai </w:t>
      </w:r>
      <w:r w:rsidRPr="0090170A">
        <w:rPr>
          <w:i/>
          <w:iCs/>
        </w:rPr>
        <w:t>model</w:t>
      </w:r>
      <w:r>
        <w:t xml:space="preserve">, dan aktor dari </w:t>
      </w:r>
      <w:proofErr w:type="spellStart"/>
      <w:r>
        <w:rPr>
          <w:i/>
          <w:iCs/>
        </w:rPr>
        <w:t>sequence</w:t>
      </w:r>
      <w:proofErr w:type="spellEnd"/>
      <w:r>
        <w:t xml:space="preserve"> ini adalah LPM.</w:t>
      </w:r>
    </w:p>
    <w:p w14:paraId="7B8675E9" w14:textId="77777777" w:rsidR="00641F7E" w:rsidRDefault="00641F7E" w:rsidP="00641F7E">
      <w:pPr>
        <w:pStyle w:val="ListParagraph"/>
        <w:keepNext/>
        <w:ind w:left="0"/>
        <w:jc w:val="center"/>
      </w:pPr>
      <w:r>
        <w:rPr>
          <w:i/>
          <w:iCs/>
          <w:noProof/>
        </w:rPr>
        <w:lastRenderedPageBreak/>
        <w:drawing>
          <wp:inline distT="0" distB="0" distL="0" distR="0" wp14:anchorId="019CF3FF" wp14:editId="2C164C62">
            <wp:extent cx="5038529" cy="2355675"/>
            <wp:effectExtent l="0" t="0" r="0" b="6985"/>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pic:cNvPicPr>
                      <a:picLocks noChangeAspect="1" noChangeArrowheads="1"/>
                    </pic:cNvPicPr>
                  </pic:nvPicPr>
                  <pic:blipFill>
                    <a:blip r:embed="rId76" cstate="print">
                      <a:extLst>
                        <a:ext uri="{28A0092B-C50C-407E-A947-70E740481C1C}">
                          <a14:useLocalDpi xmlns:a14="http://schemas.microsoft.com/office/drawing/2010/main" val="0"/>
                        </a:ext>
                      </a:extLst>
                    </a:blip>
                    <a:stretch>
                      <a:fillRect/>
                    </a:stretch>
                  </pic:blipFill>
                  <pic:spPr bwMode="auto">
                    <a:xfrm>
                      <a:off x="0" y="0"/>
                      <a:ext cx="5038529" cy="2355675"/>
                    </a:xfrm>
                    <a:prstGeom prst="rect">
                      <a:avLst/>
                    </a:prstGeom>
                    <a:noFill/>
                    <a:ln>
                      <a:noFill/>
                    </a:ln>
                  </pic:spPr>
                </pic:pic>
              </a:graphicData>
            </a:graphic>
          </wp:inline>
        </w:drawing>
      </w:r>
    </w:p>
    <w:p w14:paraId="70665FC8" w14:textId="717A8165" w:rsidR="00641F7E" w:rsidRDefault="00641F7E" w:rsidP="00641F7E">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BC682F">
        <w:rPr>
          <w:noProof/>
        </w:rPr>
        <w:t>32</w:t>
      </w:r>
      <w:r>
        <w:fldChar w:fldCharType="end"/>
      </w:r>
      <w:r>
        <w:t xml:space="preserve"> </w:t>
      </w:r>
      <w:proofErr w:type="spellStart"/>
      <w:r>
        <w:rPr>
          <w:i/>
          <w:iCs/>
        </w:rPr>
        <w:t>Sequence</w:t>
      </w:r>
      <w:proofErr w:type="spellEnd"/>
      <w:r>
        <w:rPr>
          <w:i/>
          <w:iCs/>
        </w:rPr>
        <w:t xml:space="preserve"> Diagram</w:t>
      </w:r>
      <w:r>
        <w:t xml:space="preserve"> Menghapus </w:t>
      </w:r>
      <w:r w:rsidR="00BC682F">
        <w:t>Sertifikat Program Studi</w:t>
      </w:r>
      <w:r>
        <w:t>.</w:t>
      </w:r>
    </w:p>
    <w:p w14:paraId="0D1C8CA5" w14:textId="1C7641B2" w:rsidR="00641F7E" w:rsidRDefault="00641F7E" w:rsidP="009D510E"/>
    <w:p w14:paraId="75A7290F" w14:textId="0D270B6B" w:rsidR="00442E2C" w:rsidRDefault="00442E2C" w:rsidP="00C174C0">
      <w:pPr>
        <w:pStyle w:val="ListParagraph"/>
        <w:numPr>
          <w:ilvl w:val="0"/>
          <w:numId w:val="105"/>
        </w:numPr>
      </w:pPr>
      <w:proofErr w:type="spellStart"/>
      <w:r>
        <w:rPr>
          <w:i/>
          <w:iCs/>
        </w:rPr>
        <w:t>Sequence</w:t>
      </w:r>
      <w:proofErr w:type="spellEnd"/>
      <w:r>
        <w:rPr>
          <w:i/>
          <w:iCs/>
        </w:rPr>
        <w:t xml:space="preserve"> Diagram</w:t>
      </w:r>
      <w:r>
        <w:t xml:space="preserve"> Tambah Sertifikat </w:t>
      </w:r>
      <w:r w:rsidR="00C174C0">
        <w:t>Perguruan Tinggi</w:t>
      </w:r>
    </w:p>
    <w:p w14:paraId="28DF1A2A" w14:textId="5315AA65" w:rsidR="00442E2C" w:rsidRDefault="00442E2C" w:rsidP="00442E2C">
      <w:pPr>
        <w:pStyle w:val="ListParagraph"/>
        <w:ind w:left="1080"/>
      </w:pPr>
      <w:proofErr w:type="spellStart"/>
      <w:r>
        <w:rPr>
          <w:i/>
          <w:iCs/>
        </w:rPr>
        <w:t>Sequence</w:t>
      </w:r>
      <w:proofErr w:type="spellEnd"/>
      <w:r>
        <w:t xml:space="preserve"> tambah sertifikat </w:t>
      </w:r>
      <w:r w:rsidR="00C174C0">
        <w:t>perguruan tinggi</w:t>
      </w:r>
      <w:r>
        <w:t xml:space="preserve"> merupakan bagian dari </w:t>
      </w:r>
      <w:proofErr w:type="spellStart"/>
      <w:r>
        <w:rPr>
          <w:i/>
          <w:iCs/>
        </w:rPr>
        <w:t>usecase</w:t>
      </w:r>
      <w:proofErr w:type="spellEnd"/>
      <w:r>
        <w:rPr>
          <w:i/>
          <w:iCs/>
        </w:rPr>
        <w:t xml:space="preserve"> </w:t>
      </w:r>
      <w:r>
        <w:t xml:space="preserve">manajemen tambah sertifikat </w:t>
      </w:r>
      <w:r w:rsidR="00C174C0">
        <w:t xml:space="preserve">perguruan tinggi </w:t>
      </w:r>
      <w:r>
        <w:t xml:space="preserve">yang menjabarkan alur proses penambahan sertifikat </w:t>
      </w:r>
      <w:r w:rsidR="00C174C0">
        <w:t xml:space="preserve">perguruan tinggi </w:t>
      </w:r>
      <w:r>
        <w:t xml:space="preserve">pada sistem. </w:t>
      </w:r>
      <w:proofErr w:type="spellStart"/>
      <w:r w:rsidRPr="002F54D9">
        <w:rPr>
          <w:i/>
          <w:iCs/>
        </w:rPr>
        <w:t>Sequence</w:t>
      </w:r>
      <w:proofErr w:type="spellEnd"/>
      <w:r>
        <w:t xml:space="preserve"> ini terdiri dari </w:t>
      </w:r>
      <w:proofErr w:type="spellStart"/>
      <w:r>
        <w:t>Sertifikat</w:t>
      </w:r>
      <w:r w:rsidR="00C174C0">
        <w:t>Institusi</w:t>
      </w:r>
      <w:r>
        <w:t>Index</w:t>
      </w:r>
      <w:proofErr w:type="spellEnd"/>
      <w:r>
        <w:t xml:space="preserve"> dan </w:t>
      </w:r>
      <w:proofErr w:type="spellStart"/>
      <w:r>
        <w:t>Sertifikat</w:t>
      </w:r>
      <w:r w:rsidR="005652E7">
        <w:t>Institusi</w:t>
      </w:r>
      <w:r>
        <w:t>Form</w:t>
      </w:r>
      <w:proofErr w:type="spellEnd"/>
      <w:r>
        <w:t xml:space="preserve"> sebagai tampilan yang muncul kepada pengguna, </w:t>
      </w:r>
      <w:proofErr w:type="spellStart"/>
      <w:r>
        <w:t>Sertifikat</w:t>
      </w:r>
      <w:r w:rsidR="005652E7">
        <w:t>Institusi</w:t>
      </w:r>
      <w:r>
        <w:t>Controller</w:t>
      </w:r>
      <w:proofErr w:type="spellEnd"/>
      <w:r>
        <w:t xml:space="preserve"> sebagai </w:t>
      </w:r>
      <w:proofErr w:type="spellStart"/>
      <w:r w:rsidRPr="002F54D9">
        <w:rPr>
          <w:i/>
          <w:iCs/>
        </w:rPr>
        <w:t>controller</w:t>
      </w:r>
      <w:proofErr w:type="spellEnd"/>
      <w:r>
        <w:t xml:space="preserve">, </w:t>
      </w:r>
      <w:proofErr w:type="spellStart"/>
      <w:r>
        <w:t>Sertifikat</w:t>
      </w:r>
      <w:r w:rsidR="005652E7">
        <w:t>Institusi</w:t>
      </w:r>
      <w:proofErr w:type="spellEnd"/>
      <w:r>
        <w:t xml:space="preserve"> sebagai </w:t>
      </w:r>
      <w:r w:rsidRPr="002F54D9">
        <w:rPr>
          <w:i/>
          <w:iCs/>
        </w:rPr>
        <w:t>model</w:t>
      </w:r>
      <w:r>
        <w:t xml:space="preserve">, dan aktor dari </w:t>
      </w:r>
      <w:proofErr w:type="spellStart"/>
      <w:r w:rsidRPr="002F54D9">
        <w:rPr>
          <w:i/>
          <w:iCs/>
        </w:rPr>
        <w:t>sequence</w:t>
      </w:r>
      <w:proofErr w:type="spellEnd"/>
      <w:r>
        <w:t xml:space="preserve"> ini adalah LPM.</w:t>
      </w:r>
    </w:p>
    <w:p w14:paraId="11FB7E86" w14:textId="77777777" w:rsidR="00442E2C" w:rsidRDefault="00442E2C" w:rsidP="00442E2C">
      <w:pPr>
        <w:pStyle w:val="ListParagraph"/>
        <w:keepNext/>
        <w:ind w:left="0"/>
        <w:jc w:val="center"/>
      </w:pPr>
      <w:r>
        <w:rPr>
          <w:i/>
          <w:iCs/>
          <w:noProof/>
        </w:rPr>
        <w:lastRenderedPageBreak/>
        <w:drawing>
          <wp:inline distT="0" distB="0" distL="0" distR="0" wp14:anchorId="3ABB5970" wp14:editId="79964D96">
            <wp:extent cx="4763486" cy="2540024"/>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pic:cNvPicPr>
                      <a:picLocks noChangeAspect="1" noChangeArrowheads="1"/>
                    </pic:cNvPicPr>
                  </pic:nvPicPr>
                  <pic:blipFill>
                    <a:blip r:embed="rId77" cstate="print">
                      <a:extLst>
                        <a:ext uri="{28A0092B-C50C-407E-A947-70E740481C1C}">
                          <a14:useLocalDpi xmlns:a14="http://schemas.microsoft.com/office/drawing/2010/main" val="0"/>
                        </a:ext>
                      </a:extLst>
                    </a:blip>
                    <a:stretch>
                      <a:fillRect/>
                    </a:stretch>
                  </pic:blipFill>
                  <pic:spPr bwMode="auto">
                    <a:xfrm>
                      <a:off x="0" y="0"/>
                      <a:ext cx="4763486" cy="2540024"/>
                    </a:xfrm>
                    <a:prstGeom prst="rect">
                      <a:avLst/>
                    </a:prstGeom>
                    <a:noFill/>
                    <a:ln>
                      <a:noFill/>
                    </a:ln>
                  </pic:spPr>
                </pic:pic>
              </a:graphicData>
            </a:graphic>
          </wp:inline>
        </w:drawing>
      </w:r>
    </w:p>
    <w:p w14:paraId="7831962B" w14:textId="2DDE9017" w:rsidR="00442E2C" w:rsidRDefault="00442E2C" w:rsidP="00442E2C">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505C2E">
        <w:rPr>
          <w:noProof/>
        </w:rPr>
        <w:t>33</w:t>
      </w:r>
      <w:r>
        <w:fldChar w:fldCharType="end"/>
      </w:r>
      <w:r>
        <w:t xml:space="preserve"> </w:t>
      </w:r>
      <w:proofErr w:type="spellStart"/>
      <w:r>
        <w:rPr>
          <w:i/>
          <w:iCs/>
        </w:rPr>
        <w:t>Sequence</w:t>
      </w:r>
      <w:proofErr w:type="spellEnd"/>
      <w:r>
        <w:rPr>
          <w:i/>
          <w:iCs/>
        </w:rPr>
        <w:t xml:space="preserve"> Diagram</w:t>
      </w:r>
      <w:r>
        <w:t xml:space="preserve"> Tambah Sertifikat </w:t>
      </w:r>
      <w:r w:rsidR="005652E7">
        <w:t>Perguruan Tinggi</w:t>
      </w:r>
      <w:r>
        <w:t>.</w:t>
      </w:r>
    </w:p>
    <w:p w14:paraId="215AF85E" w14:textId="3CB9541F" w:rsidR="00442E2C" w:rsidRDefault="00442E2C" w:rsidP="00C174C0">
      <w:pPr>
        <w:pStyle w:val="ListParagraph"/>
        <w:numPr>
          <w:ilvl w:val="0"/>
          <w:numId w:val="105"/>
        </w:numPr>
      </w:pPr>
      <w:proofErr w:type="spellStart"/>
      <w:r>
        <w:rPr>
          <w:i/>
          <w:iCs/>
        </w:rPr>
        <w:t>Sequence</w:t>
      </w:r>
      <w:proofErr w:type="spellEnd"/>
      <w:r>
        <w:rPr>
          <w:i/>
          <w:iCs/>
        </w:rPr>
        <w:t xml:space="preserve"> Diagram</w:t>
      </w:r>
      <w:r>
        <w:t xml:space="preserve"> Mengubah Sertifikat </w:t>
      </w:r>
      <w:r w:rsidR="005652E7">
        <w:t>Perguruan Tinggi</w:t>
      </w:r>
    </w:p>
    <w:p w14:paraId="39F6F4A8" w14:textId="0C944915" w:rsidR="00442E2C" w:rsidRDefault="00442E2C" w:rsidP="00442E2C">
      <w:pPr>
        <w:pStyle w:val="ListParagraph"/>
        <w:ind w:left="1080"/>
      </w:pPr>
      <w:proofErr w:type="spellStart"/>
      <w:r>
        <w:rPr>
          <w:i/>
          <w:iCs/>
        </w:rPr>
        <w:t>Sequence</w:t>
      </w:r>
      <w:proofErr w:type="spellEnd"/>
      <w:r>
        <w:t xml:space="preserve"> mengubah sertifikat </w:t>
      </w:r>
      <w:r w:rsidR="005652E7">
        <w:t>perguruan tinggi</w:t>
      </w:r>
      <w:r>
        <w:t xml:space="preserve"> merupakan bagian dari </w:t>
      </w:r>
      <w:proofErr w:type="spellStart"/>
      <w:r>
        <w:rPr>
          <w:i/>
          <w:iCs/>
        </w:rPr>
        <w:t>usecase</w:t>
      </w:r>
      <w:proofErr w:type="spellEnd"/>
      <w:r>
        <w:rPr>
          <w:i/>
          <w:iCs/>
        </w:rPr>
        <w:t xml:space="preserve"> </w:t>
      </w:r>
      <w:r>
        <w:t xml:space="preserve">manajemen sertifikat </w:t>
      </w:r>
      <w:r w:rsidR="005652E7">
        <w:t>perguruan tinggi</w:t>
      </w:r>
      <w:r>
        <w:t xml:space="preserve"> yang menjabarkan alur proses pengubahan sertifikat </w:t>
      </w:r>
      <w:r w:rsidR="005652E7">
        <w:t>perguruan tinggi</w:t>
      </w:r>
      <w:r>
        <w:t xml:space="preserve"> pada sistem. </w:t>
      </w:r>
      <w:proofErr w:type="spellStart"/>
      <w:r>
        <w:rPr>
          <w:i/>
          <w:iCs/>
        </w:rPr>
        <w:t>Sequence</w:t>
      </w:r>
      <w:proofErr w:type="spellEnd"/>
      <w:r>
        <w:t xml:space="preserve"> ini terdiri dari </w:t>
      </w:r>
      <w:proofErr w:type="spellStart"/>
      <w:r>
        <w:t>Sertifikat</w:t>
      </w:r>
      <w:r w:rsidR="005652E7">
        <w:t>Institus</w:t>
      </w:r>
      <w:r>
        <w:t>iForm</w:t>
      </w:r>
      <w:proofErr w:type="spellEnd"/>
      <w:r>
        <w:t xml:space="preserve"> dan </w:t>
      </w:r>
      <w:proofErr w:type="spellStart"/>
      <w:r>
        <w:t>Sertifikat</w:t>
      </w:r>
      <w:r w:rsidR="00D20D74">
        <w:t>Institusi</w:t>
      </w:r>
      <w:r>
        <w:t>View</w:t>
      </w:r>
      <w:proofErr w:type="spellEnd"/>
      <w:r>
        <w:t xml:space="preserve"> sebagai tampilan yang muncul kepada pengguna, </w:t>
      </w:r>
      <w:proofErr w:type="spellStart"/>
      <w:r>
        <w:t>Sertifikat</w:t>
      </w:r>
      <w:r w:rsidR="00D20D74">
        <w:t>Institusi</w:t>
      </w:r>
      <w:r>
        <w:t>Controller</w:t>
      </w:r>
      <w:proofErr w:type="spellEnd"/>
      <w:r>
        <w:t xml:space="preserve"> sebagai </w:t>
      </w:r>
      <w:proofErr w:type="spellStart"/>
      <w:r w:rsidRPr="0090170A">
        <w:rPr>
          <w:i/>
          <w:iCs/>
        </w:rPr>
        <w:t>controller</w:t>
      </w:r>
      <w:proofErr w:type="spellEnd"/>
      <w:r>
        <w:t xml:space="preserve">, </w:t>
      </w:r>
      <w:proofErr w:type="spellStart"/>
      <w:r>
        <w:t>Sertifikat</w:t>
      </w:r>
      <w:r w:rsidR="00D20D74">
        <w:t>Institusi</w:t>
      </w:r>
      <w:proofErr w:type="spellEnd"/>
      <w:r>
        <w:t xml:space="preserve"> sebagai </w:t>
      </w:r>
      <w:r w:rsidRPr="0090170A">
        <w:rPr>
          <w:i/>
          <w:iCs/>
        </w:rPr>
        <w:t>model</w:t>
      </w:r>
      <w:r>
        <w:t xml:space="preserve">, dan aktor dari </w:t>
      </w:r>
      <w:proofErr w:type="spellStart"/>
      <w:r>
        <w:rPr>
          <w:i/>
          <w:iCs/>
        </w:rPr>
        <w:t>sequence</w:t>
      </w:r>
      <w:proofErr w:type="spellEnd"/>
      <w:r>
        <w:t xml:space="preserve"> ini adalah LPM.</w:t>
      </w:r>
    </w:p>
    <w:p w14:paraId="5214A7F3" w14:textId="77777777" w:rsidR="00442E2C" w:rsidRDefault="00442E2C" w:rsidP="00442E2C">
      <w:pPr>
        <w:pStyle w:val="ListParagraph"/>
        <w:keepNext/>
        <w:ind w:left="0"/>
        <w:jc w:val="center"/>
      </w:pPr>
      <w:r>
        <w:rPr>
          <w:i/>
          <w:iCs/>
          <w:noProof/>
        </w:rPr>
        <w:drawing>
          <wp:inline distT="0" distB="0" distL="0" distR="0" wp14:anchorId="2D2C8555" wp14:editId="582FE05F">
            <wp:extent cx="4800163" cy="2838079"/>
            <wp:effectExtent l="0" t="0" r="635" b="635"/>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pic:cNvPicPr>
                      <a:picLocks noChangeAspect="1" noChangeArrowheads="1"/>
                    </pic:cNvPicPr>
                  </pic:nvPicPr>
                  <pic:blipFill>
                    <a:blip r:embed="rId78" cstate="print">
                      <a:extLst>
                        <a:ext uri="{28A0092B-C50C-407E-A947-70E740481C1C}">
                          <a14:useLocalDpi xmlns:a14="http://schemas.microsoft.com/office/drawing/2010/main" val="0"/>
                        </a:ext>
                      </a:extLst>
                    </a:blip>
                    <a:stretch>
                      <a:fillRect/>
                    </a:stretch>
                  </pic:blipFill>
                  <pic:spPr bwMode="auto">
                    <a:xfrm>
                      <a:off x="0" y="0"/>
                      <a:ext cx="4800163" cy="2838079"/>
                    </a:xfrm>
                    <a:prstGeom prst="rect">
                      <a:avLst/>
                    </a:prstGeom>
                    <a:noFill/>
                    <a:ln>
                      <a:noFill/>
                    </a:ln>
                  </pic:spPr>
                </pic:pic>
              </a:graphicData>
            </a:graphic>
          </wp:inline>
        </w:drawing>
      </w:r>
    </w:p>
    <w:p w14:paraId="7D7BE3B9" w14:textId="2A9FC7A7" w:rsidR="00442E2C" w:rsidRDefault="00442E2C" w:rsidP="00442E2C">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505C2E">
        <w:rPr>
          <w:noProof/>
        </w:rPr>
        <w:t>34</w:t>
      </w:r>
      <w:r>
        <w:fldChar w:fldCharType="end"/>
      </w:r>
      <w:r>
        <w:t xml:space="preserve"> </w:t>
      </w:r>
      <w:proofErr w:type="spellStart"/>
      <w:r>
        <w:rPr>
          <w:i/>
          <w:iCs/>
        </w:rPr>
        <w:t>Sequence</w:t>
      </w:r>
      <w:proofErr w:type="spellEnd"/>
      <w:r>
        <w:rPr>
          <w:i/>
          <w:iCs/>
        </w:rPr>
        <w:t xml:space="preserve"> Diagram</w:t>
      </w:r>
      <w:r>
        <w:t xml:space="preserve"> Mengubah </w:t>
      </w:r>
      <w:r w:rsidR="00DA08AB">
        <w:t>Sertifikat Perguruan Tinggi</w:t>
      </w:r>
      <w:r>
        <w:t>.</w:t>
      </w:r>
    </w:p>
    <w:p w14:paraId="14DC373B" w14:textId="77777777" w:rsidR="00442E2C" w:rsidRDefault="00442E2C" w:rsidP="00442E2C">
      <w:pPr>
        <w:pStyle w:val="ListParagraph"/>
        <w:ind w:left="1080"/>
      </w:pPr>
    </w:p>
    <w:p w14:paraId="5F3F9232" w14:textId="1C77AC7B" w:rsidR="00442E2C" w:rsidRDefault="00442E2C" w:rsidP="00C174C0">
      <w:pPr>
        <w:pStyle w:val="ListParagraph"/>
        <w:numPr>
          <w:ilvl w:val="0"/>
          <w:numId w:val="105"/>
        </w:numPr>
      </w:pPr>
      <w:proofErr w:type="spellStart"/>
      <w:r>
        <w:rPr>
          <w:i/>
          <w:iCs/>
        </w:rPr>
        <w:t>Sequence</w:t>
      </w:r>
      <w:proofErr w:type="spellEnd"/>
      <w:r>
        <w:rPr>
          <w:i/>
          <w:iCs/>
        </w:rPr>
        <w:t xml:space="preserve"> Diagram</w:t>
      </w:r>
      <w:r>
        <w:t xml:space="preserve"> Menghapus Sertifikat </w:t>
      </w:r>
      <w:r w:rsidR="00D87716">
        <w:t>Perguruan Tinggi</w:t>
      </w:r>
    </w:p>
    <w:p w14:paraId="24D8781C" w14:textId="605169E9" w:rsidR="00442E2C" w:rsidRDefault="00442E2C" w:rsidP="00442E2C">
      <w:pPr>
        <w:pStyle w:val="ListParagraph"/>
        <w:ind w:left="1080"/>
      </w:pPr>
      <w:proofErr w:type="spellStart"/>
      <w:r>
        <w:rPr>
          <w:i/>
          <w:iCs/>
        </w:rPr>
        <w:t>Sequence</w:t>
      </w:r>
      <w:proofErr w:type="spellEnd"/>
      <w:r>
        <w:t xml:space="preserve"> menghapus sertifikat </w:t>
      </w:r>
      <w:r w:rsidR="00D87716">
        <w:t>perguruan tinggi</w:t>
      </w:r>
      <w:r>
        <w:t xml:space="preserve"> merupakan bagian dari </w:t>
      </w:r>
      <w:proofErr w:type="spellStart"/>
      <w:r>
        <w:rPr>
          <w:i/>
          <w:iCs/>
        </w:rPr>
        <w:t>usecase</w:t>
      </w:r>
      <w:proofErr w:type="spellEnd"/>
      <w:r>
        <w:rPr>
          <w:i/>
          <w:iCs/>
        </w:rPr>
        <w:t xml:space="preserve"> </w:t>
      </w:r>
      <w:r>
        <w:t xml:space="preserve">manajemen sertifikat </w:t>
      </w:r>
      <w:r w:rsidR="00D87716">
        <w:t>perguruan tinggi</w:t>
      </w:r>
      <w:r>
        <w:t xml:space="preserve"> yang menjabarkan alur proses menghapus sertifikat </w:t>
      </w:r>
      <w:r w:rsidR="00D87716">
        <w:t>perguruan tinggi</w:t>
      </w:r>
      <w:r>
        <w:t xml:space="preserve"> pada sistem. </w:t>
      </w:r>
      <w:proofErr w:type="spellStart"/>
      <w:r>
        <w:rPr>
          <w:i/>
          <w:iCs/>
        </w:rPr>
        <w:t>Sequence</w:t>
      </w:r>
      <w:proofErr w:type="spellEnd"/>
      <w:r>
        <w:t xml:space="preserve"> ini terdiri dari </w:t>
      </w:r>
      <w:proofErr w:type="spellStart"/>
      <w:r>
        <w:t>Sertifikat</w:t>
      </w:r>
      <w:r w:rsidR="00D87716">
        <w:t>Institusi</w:t>
      </w:r>
      <w:r>
        <w:t>Index</w:t>
      </w:r>
      <w:proofErr w:type="spellEnd"/>
      <w:r>
        <w:t xml:space="preserve"> dan </w:t>
      </w:r>
      <w:proofErr w:type="spellStart"/>
      <w:r>
        <w:t>Sertifikat</w:t>
      </w:r>
      <w:r w:rsidR="00D87716">
        <w:t>Institusi</w:t>
      </w:r>
      <w:r>
        <w:t>View</w:t>
      </w:r>
      <w:proofErr w:type="spellEnd"/>
      <w:r>
        <w:t xml:space="preserve"> sebagai tampilan yang muncul kepada pengguna, </w:t>
      </w:r>
      <w:proofErr w:type="spellStart"/>
      <w:r>
        <w:t>Sertifikat</w:t>
      </w:r>
      <w:r w:rsidR="00D87716">
        <w:t>Institusi</w:t>
      </w:r>
      <w:r>
        <w:t>Controller</w:t>
      </w:r>
      <w:proofErr w:type="spellEnd"/>
      <w:r>
        <w:t xml:space="preserve"> sebagai </w:t>
      </w:r>
      <w:proofErr w:type="spellStart"/>
      <w:r w:rsidRPr="0090170A">
        <w:rPr>
          <w:i/>
          <w:iCs/>
        </w:rPr>
        <w:t>controller</w:t>
      </w:r>
      <w:proofErr w:type="spellEnd"/>
      <w:r>
        <w:t xml:space="preserve">, </w:t>
      </w:r>
      <w:proofErr w:type="spellStart"/>
      <w:r>
        <w:t>Sertifikat</w:t>
      </w:r>
      <w:r w:rsidR="00D87716">
        <w:t>Institusi</w:t>
      </w:r>
      <w:proofErr w:type="spellEnd"/>
      <w:r>
        <w:t xml:space="preserve"> sebagai </w:t>
      </w:r>
      <w:r w:rsidRPr="0090170A">
        <w:rPr>
          <w:i/>
          <w:iCs/>
        </w:rPr>
        <w:t>model</w:t>
      </w:r>
      <w:r>
        <w:t xml:space="preserve">, dan aktor dari </w:t>
      </w:r>
      <w:proofErr w:type="spellStart"/>
      <w:r>
        <w:rPr>
          <w:i/>
          <w:iCs/>
        </w:rPr>
        <w:t>sequence</w:t>
      </w:r>
      <w:proofErr w:type="spellEnd"/>
      <w:r>
        <w:t xml:space="preserve"> ini adalah LPM.</w:t>
      </w:r>
    </w:p>
    <w:p w14:paraId="1F848BE3" w14:textId="77777777" w:rsidR="00442E2C" w:rsidRDefault="00442E2C" w:rsidP="00442E2C">
      <w:pPr>
        <w:pStyle w:val="ListParagraph"/>
        <w:keepNext/>
        <w:ind w:left="0"/>
        <w:jc w:val="center"/>
      </w:pPr>
      <w:r>
        <w:rPr>
          <w:i/>
          <w:iCs/>
          <w:noProof/>
        </w:rPr>
        <w:drawing>
          <wp:inline distT="0" distB="0" distL="0" distR="0" wp14:anchorId="4E7ECACE" wp14:editId="1A73F8BC">
            <wp:extent cx="5038529" cy="2256759"/>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Picture 120"/>
                    <pic:cNvPicPr>
                      <a:picLocks noChangeAspect="1" noChangeArrowheads="1"/>
                    </pic:cNvPicPr>
                  </pic:nvPicPr>
                  <pic:blipFill>
                    <a:blip r:embed="rId79" cstate="print">
                      <a:extLst>
                        <a:ext uri="{28A0092B-C50C-407E-A947-70E740481C1C}">
                          <a14:useLocalDpi xmlns:a14="http://schemas.microsoft.com/office/drawing/2010/main" val="0"/>
                        </a:ext>
                      </a:extLst>
                    </a:blip>
                    <a:stretch>
                      <a:fillRect/>
                    </a:stretch>
                  </pic:blipFill>
                  <pic:spPr bwMode="auto">
                    <a:xfrm>
                      <a:off x="0" y="0"/>
                      <a:ext cx="5038529" cy="2256759"/>
                    </a:xfrm>
                    <a:prstGeom prst="rect">
                      <a:avLst/>
                    </a:prstGeom>
                    <a:noFill/>
                    <a:ln>
                      <a:noFill/>
                    </a:ln>
                  </pic:spPr>
                </pic:pic>
              </a:graphicData>
            </a:graphic>
          </wp:inline>
        </w:drawing>
      </w:r>
    </w:p>
    <w:p w14:paraId="3AF74268" w14:textId="74081431" w:rsidR="00442E2C" w:rsidRDefault="00442E2C" w:rsidP="00442E2C">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505C2E">
        <w:rPr>
          <w:noProof/>
        </w:rPr>
        <w:t>35</w:t>
      </w:r>
      <w:r>
        <w:fldChar w:fldCharType="end"/>
      </w:r>
      <w:r>
        <w:t xml:space="preserve"> </w:t>
      </w:r>
      <w:proofErr w:type="spellStart"/>
      <w:r>
        <w:rPr>
          <w:i/>
          <w:iCs/>
        </w:rPr>
        <w:t>Sequence</w:t>
      </w:r>
      <w:proofErr w:type="spellEnd"/>
      <w:r>
        <w:rPr>
          <w:i/>
          <w:iCs/>
        </w:rPr>
        <w:t xml:space="preserve"> Diagram</w:t>
      </w:r>
      <w:r>
        <w:t xml:space="preserve"> Menghapus Sertifikat </w:t>
      </w:r>
      <w:r w:rsidR="000672D6">
        <w:t>Perguruan Tinggi</w:t>
      </w:r>
      <w:r>
        <w:t>.</w:t>
      </w:r>
    </w:p>
    <w:p w14:paraId="6F550450" w14:textId="77777777" w:rsidR="0095691F" w:rsidRDefault="0095691F" w:rsidP="00CE2107"/>
    <w:p w14:paraId="6C9C6F33" w14:textId="03110536" w:rsidR="008C66B8" w:rsidRDefault="008C66B8" w:rsidP="008C66B8">
      <w:pPr>
        <w:pStyle w:val="Heading4"/>
      </w:pPr>
      <w:r>
        <w:t>Modul Akreditasi</w:t>
      </w:r>
    </w:p>
    <w:p w14:paraId="3F019B92" w14:textId="03C2A7C2" w:rsidR="008C66B8" w:rsidRDefault="00CE2107" w:rsidP="00CE2107">
      <w:pPr>
        <w:ind w:left="720"/>
      </w:pPr>
      <w:r>
        <w:t xml:space="preserve">Berikut adalah diagram-diagram </w:t>
      </w:r>
      <w:proofErr w:type="spellStart"/>
      <w:r>
        <w:t>sekuen</w:t>
      </w:r>
      <w:proofErr w:type="spellEnd"/>
      <w:r>
        <w:t xml:space="preserve"> yang digunakan untuk mendesain modul akreditasi.</w:t>
      </w:r>
    </w:p>
    <w:p w14:paraId="6E269909" w14:textId="4A92D8FC" w:rsidR="000672D6" w:rsidRDefault="000672D6" w:rsidP="00FB7AB0">
      <w:pPr>
        <w:pStyle w:val="ListParagraph"/>
        <w:numPr>
          <w:ilvl w:val="0"/>
          <w:numId w:val="106"/>
        </w:numPr>
      </w:pPr>
      <w:proofErr w:type="spellStart"/>
      <w:r>
        <w:rPr>
          <w:i/>
          <w:iCs/>
        </w:rPr>
        <w:t>Sequence</w:t>
      </w:r>
      <w:proofErr w:type="spellEnd"/>
      <w:r>
        <w:rPr>
          <w:i/>
          <w:iCs/>
        </w:rPr>
        <w:t xml:space="preserve"> Diagram</w:t>
      </w:r>
      <w:r>
        <w:t xml:space="preserve"> Mengubah Profil Program Studi</w:t>
      </w:r>
    </w:p>
    <w:p w14:paraId="59C9DE23" w14:textId="6F94160C" w:rsidR="000672D6" w:rsidRDefault="000672D6" w:rsidP="000672D6">
      <w:pPr>
        <w:pStyle w:val="ListParagraph"/>
        <w:ind w:left="1080"/>
      </w:pPr>
      <w:proofErr w:type="spellStart"/>
      <w:r>
        <w:rPr>
          <w:i/>
          <w:iCs/>
        </w:rPr>
        <w:t>Sequence</w:t>
      </w:r>
      <w:proofErr w:type="spellEnd"/>
      <w:r>
        <w:t xml:space="preserve"> mengubah profil program studi merupakan bagian dari </w:t>
      </w:r>
      <w:proofErr w:type="spellStart"/>
      <w:r>
        <w:rPr>
          <w:i/>
          <w:iCs/>
        </w:rPr>
        <w:t>usecase</w:t>
      </w:r>
      <w:proofErr w:type="spellEnd"/>
      <w:r>
        <w:rPr>
          <w:i/>
          <w:iCs/>
        </w:rPr>
        <w:t xml:space="preserve"> </w:t>
      </w:r>
      <w:r>
        <w:t xml:space="preserve">manajemen profil </w:t>
      </w:r>
      <w:proofErr w:type="spellStart"/>
      <w:r>
        <w:t>prodi</w:t>
      </w:r>
      <w:proofErr w:type="spellEnd"/>
      <w:r>
        <w:t xml:space="preserve"> yang menjabarkan alur proses mengubah nilai profil </w:t>
      </w:r>
      <w:proofErr w:type="spellStart"/>
      <w:r>
        <w:t>prodi</w:t>
      </w:r>
      <w:proofErr w:type="spellEnd"/>
      <w:r>
        <w:t xml:space="preserve"> pada sistem. </w:t>
      </w:r>
      <w:proofErr w:type="spellStart"/>
      <w:r>
        <w:rPr>
          <w:i/>
          <w:iCs/>
        </w:rPr>
        <w:t>Sequence</w:t>
      </w:r>
      <w:proofErr w:type="spellEnd"/>
      <w:r>
        <w:t xml:space="preserve"> ini terdiri dari </w:t>
      </w:r>
      <w:proofErr w:type="spellStart"/>
      <w:r>
        <w:t>ProfilIndex</w:t>
      </w:r>
      <w:proofErr w:type="spellEnd"/>
      <w:r>
        <w:t xml:space="preserve"> dan </w:t>
      </w:r>
      <w:proofErr w:type="spellStart"/>
      <w:r>
        <w:t>ProfilForm</w:t>
      </w:r>
      <w:proofErr w:type="spellEnd"/>
      <w:r>
        <w:t xml:space="preserve"> sebagai tampilan yang muncul kepada pengguna, </w:t>
      </w:r>
      <w:proofErr w:type="spellStart"/>
      <w:r>
        <w:t>ProfilController</w:t>
      </w:r>
      <w:proofErr w:type="spellEnd"/>
      <w:r>
        <w:t xml:space="preserve"> sebagai </w:t>
      </w:r>
      <w:proofErr w:type="spellStart"/>
      <w:r w:rsidRPr="0090170A">
        <w:rPr>
          <w:i/>
          <w:iCs/>
        </w:rPr>
        <w:t>controller</w:t>
      </w:r>
      <w:proofErr w:type="spellEnd"/>
      <w:r>
        <w:t xml:space="preserve">, Profil sebagai </w:t>
      </w:r>
      <w:r w:rsidRPr="0090170A">
        <w:rPr>
          <w:i/>
          <w:iCs/>
        </w:rPr>
        <w:t>model</w:t>
      </w:r>
      <w:r>
        <w:t xml:space="preserve">, dan aktor dari </w:t>
      </w:r>
      <w:proofErr w:type="spellStart"/>
      <w:r>
        <w:rPr>
          <w:i/>
          <w:iCs/>
        </w:rPr>
        <w:t>sequence</w:t>
      </w:r>
      <w:proofErr w:type="spellEnd"/>
      <w:r>
        <w:t xml:space="preserve"> ini adalah Tim </w:t>
      </w:r>
      <w:proofErr w:type="spellStart"/>
      <w:r>
        <w:t>Prodi</w:t>
      </w:r>
      <w:proofErr w:type="spellEnd"/>
      <w:r>
        <w:t>.</w:t>
      </w:r>
    </w:p>
    <w:p w14:paraId="305BC5E6" w14:textId="77777777" w:rsidR="000672D6" w:rsidRDefault="000672D6" w:rsidP="000672D6">
      <w:pPr>
        <w:pStyle w:val="ListParagraph"/>
        <w:keepNext/>
        <w:ind w:left="0"/>
        <w:jc w:val="center"/>
      </w:pPr>
      <w:r>
        <w:rPr>
          <w:i/>
          <w:iCs/>
          <w:noProof/>
        </w:rPr>
        <w:lastRenderedPageBreak/>
        <w:drawing>
          <wp:inline distT="0" distB="0" distL="0" distR="0" wp14:anchorId="327289A7" wp14:editId="17A6B40E">
            <wp:extent cx="4076700" cy="2974984"/>
            <wp:effectExtent l="0" t="0" r="0" b="0"/>
            <wp:docPr id="124" name="Picture 1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pic:cNvPicPr>
                      <a:picLocks noChangeAspect="1" noChangeArrowheads="1"/>
                    </pic:cNvPicPr>
                  </pic:nvPicPr>
                  <pic:blipFill>
                    <a:blip r:embed="rId80" cstate="print">
                      <a:extLst>
                        <a:ext uri="{28A0092B-C50C-407E-A947-70E740481C1C}">
                          <a14:useLocalDpi xmlns:a14="http://schemas.microsoft.com/office/drawing/2010/main" val="0"/>
                        </a:ext>
                      </a:extLst>
                    </a:blip>
                    <a:stretch>
                      <a:fillRect/>
                    </a:stretch>
                  </pic:blipFill>
                  <pic:spPr bwMode="auto">
                    <a:xfrm>
                      <a:off x="0" y="0"/>
                      <a:ext cx="4109645" cy="2999026"/>
                    </a:xfrm>
                    <a:prstGeom prst="rect">
                      <a:avLst/>
                    </a:prstGeom>
                    <a:noFill/>
                    <a:ln>
                      <a:noFill/>
                    </a:ln>
                  </pic:spPr>
                </pic:pic>
              </a:graphicData>
            </a:graphic>
          </wp:inline>
        </w:drawing>
      </w:r>
    </w:p>
    <w:p w14:paraId="4BC3D295" w14:textId="56EE712A" w:rsidR="000672D6" w:rsidRDefault="000672D6" w:rsidP="000672D6">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835799">
        <w:rPr>
          <w:noProof/>
        </w:rPr>
        <w:t>36</w:t>
      </w:r>
      <w:r>
        <w:fldChar w:fldCharType="end"/>
      </w:r>
      <w:r>
        <w:t xml:space="preserve"> </w:t>
      </w:r>
      <w:proofErr w:type="spellStart"/>
      <w:r>
        <w:rPr>
          <w:i/>
          <w:iCs/>
        </w:rPr>
        <w:t>Sequence</w:t>
      </w:r>
      <w:proofErr w:type="spellEnd"/>
      <w:r>
        <w:rPr>
          <w:i/>
          <w:iCs/>
        </w:rPr>
        <w:t xml:space="preserve"> Diagram</w:t>
      </w:r>
      <w:r>
        <w:t xml:space="preserve"> </w:t>
      </w:r>
      <w:r w:rsidR="00835799">
        <w:t>Mengubah Profil Program Studi</w:t>
      </w:r>
      <w:r>
        <w:t>.</w:t>
      </w:r>
    </w:p>
    <w:p w14:paraId="14783CD1" w14:textId="77777777" w:rsidR="00A33DBE" w:rsidRPr="00A33DBE" w:rsidRDefault="00A33DBE" w:rsidP="00A33DBE"/>
    <w:p w14:paraId="2C74E8A6" w14:textId="6F811451" w:rsidR="00A33DBE" w:rsidRDefault="00A33DBE" w:rsidP="00FB7AB0">
      <w:pPr>
        <w:pStyle w:val="ListParagraph"/>
        <w:numPr>
          <w:ilvl w:val="0"/>
          <w:numId w:val="106"/>
        </w:numPr>
      </w:pPr>
      <w:proofErr w:type="spellStart"/>
      <w:r>
        <w:rPr>
          <w:i/>
          <w:iCs/>
        </w:rPr>
        <w:t>Sequence</w:t>
      </w:r>
      <w:proofErr w:type="spellEnd"/>
      <w:r>
        <w:rPr>
          <w:i/>
          <w:iCs/>
        </w:rPr>
        <w:t xml:space="preserve"> Diagram</w:t>
      </w:r>
      <w:r>
        <w:t xml:space="preserve"> Mengubah </w:t>
      </w:r>
      <w:r w:rsidR="00D07580">
        <w:t>Data</w:t>
      </w:r>
      <w:r>
        <w:t xml:space="preserve"> Program Studi</w:t>
      </w:r>
    </w:p>
    <w:p w14:paraId="1C0DFE1A" w14:textId="3D4882BB" w:rsidR="00A33DBE" w:rsidRDefault="00A33DBE" w:rsidP="00A33DBE">
      <w:pPr>
        <w:pStyle w:val="ListParagraph"/>
        <w:ind w:left="1080"/>
      </w:pPr>
      <w:proofErr w:type="spellStart"/>
      <w:r>
        <w:rPr>
          <w:i/>
          <w:iCs/>
        </w:rPr>
        <w:t>Sequence</w:t>
      </w:r>
      <w:proofErr w:type="spellEnd"/>
      <w:r>
        <w:t xml:space="preserve"> mengubah </w:t>
      </w:r>
      <w:r w:rsidR="00D07580">
        <w:t>data</w:t>
      </w:r>
      <w:r>
        <w:t xml:space="preserve"> program studi merupakan bagian dari </w:t>
      </w:r>
      <w:proofErr w:type="spellStart"/>
      <w:r>
        <w:rPr>
          <w:i/>
          <w:iCs/>
        </w:rPr>
        <w:t>usecase</w:t>
      </w:r>
      <w:proofErr w:type="spellEnd"/>
      <w:r>
        <w:rPr>
          <w:i/>
          <w:iCs/>
        </w:rPr>
        <w:t xml:space="preserve"> </w:t>
      </w:r>
      <w:r>
        <w:t xml:space="preserve">manajemen </w:t>
      </w:r>
      <w:r w:rsidR="00D07580">
        <w:t>data</w:t>
      </w:r>
      <w:r>
        <w:t xml:space="preserve"> </w:t>
      </w:r>
      <w:proofErr w:type="spellStart"/>
      <w:r>
        <w:t>prodi</w:t>
      </w:r>
      <w:proofErr w:type="spellEnd"/>
      <w:r>
        <w:t xml:space="preserve"> yang menjabarkan alur proses mengubah nilai </w:t>
      </w:r>
      <w:r w:rsidR="00D07580">
        <w:t>data</w:t>
      </w:r>
      <w:r>
        <w:t xml:space="preserve"> </w:t>
      </w:r>
      <w:proofErr w:type="spellStart"/>
      <w:r>
        <w:t>prodi</w:t>
      </w:r>
      <w:proofErr w:type="spellEnd"/>
      <w:r>
        <w:t xml:space="preserve"> pada sistem. </w:t>
      </w:r>
      <w:proofErr w:type="spellStart"/>
      <w:r>
        <w:rPr>
          <w:i/>
          <w:iCs/>
        </w:rPr>
        <w:t>Sequence</w:t>
      </w:r>
      <w:proofErr w:type="spellEnd"/>
      <w:r>
        <w:t xml:space="preserve"> ini terdiri dari </w:t>
      </w:r>
      <w:proofErr w:type="spellStart"/>
      <w:r w:rsidR="00D07580">
        <w:t>Prodi</w:t>
      </w:r>
      <w:r>
        <w:t>Index</w:t>
      </w:r>
      <w:proofErr w:type="spellEnd"/>
      <w:r>
        <w:t xml:space="preserve"> dan </w:t>
      </w:r>
      <w:proofErr w:type="spellStart"/>
      <w:r w:rsidR="00D07580">
        <w:t>Prodi</w:t>
      </w:r>
      <w:r>
        <w:t>Form</w:t>
      </w:r>
      <w:proofErr w:type="spellEnd"/>
      <w:r>
        <w:t xml:space="preserve"> sebagai tampilan yang muncul kepada pengguna, </w:t>
      </w:r>
      <w:proofErr w:type="spellStart"/>
      <w:r w:rsidR="00D07580">
        <w:t>Prodi</w:t>
      </w:r>
      <w:r>
        <w:t>Controller</w:t>
      </w:r>
      <w:proofErr w:type="spellEnd"/>
      <w:r>
        <w:t xml:space="preserve"> sebagai </w:t>
      </w:r>
      <w:proofErr w:type="spellStart"/>
      <w:r w:rsidRPr="0090170A">
        <w:rPr>
          <w:i/>
          <w:iCs/>
        </w:rPr>
        <w:t>controller</w:t>
      </w:r>
      <w:proofErr w:type="spellEnd"/>
      <w:r>
        <w:t xml:space="preserve">, </w:t>
      </w:r>
      <w:proofErr w:type="spellStart"/>
      <w:r w:rsidR="00301F83">
        <w:t>ProgramStudi</w:t>
      </w:r>
      <w:proofErr w:type="spellEnd"/>
      <w:r>
        <w:t xml:space="preserve"> sebagai </w:t>
      </w:r>
      <w:r w:rsidRPr="0090170A">
        <w:rPr>
          <w:i/>
          <w:iCs/>
        </w:rPr>
        <w:t>model</w:t>
      </w:r>
      <w:r>
        <w:t xml:space="preserve">, dan aktor dari </w:t>
      </w:r>
      <w:proofErr w:type="spellStart"/>
      <w:r>
        <w:rPr>
          <w:i/>
          <w:iCs/>
        </w:rPr>
        <w:t>sequence</w:t>
      </w:r>
      <w:proofErr w:type="spellEnd"/>
      <w:r>
        <w:t xml:space="preserve"> ini adalah Tim </w:t>
      </w:r>
      <w:proofErr w:type="spellStart"/>
      <w:r>
        <w:t>Prodi</w:t>
      </w:r>
      <w:proofErr w:type="spellEnd"/>
      <w:r>
        <w:t>.</w:t>
      </w:r>
    </w:p>
    <w:p w14:paraId="5FD9DE18" w14:textId="77777777" w:rsidR="00A33DBE" w:rsidRDefault="00A33DBE" w:rsidP="00A33DBE">
      <w:pPr>
        <w:pStyle w:val="ListParagraph"/>
        <w:keepNext/>
        <w:ind w:left="0"/>
        <w:jc w:val="center"/>
      </w:pPr>
      <w:r>
        <w:rPr>
          <w:i/>
          <w:iCs/>
          <w:noProof/>
        </w:rPr>
        <w:lastRenderedPageBreak/>
        <w:drawing>
          <wp:inline distT="0" distB="0" distL="0" distR="0" wp14:anchorId="22864360" wp14:editId="6E2B1E05">
            <wp:extent cx="4109645" cy="2907319"/>
            <wp:effectExtent l="0" t="0" r="5715" b="7620"/>
            <wp:docPr id="125" name="Picture 1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a:picLocks noChangeAspect="1" noChangeArrowheads="1"/>
                    </pic:cNvPicPr>
                  </pic:nvPicPr>
                  <pic:blipFill>
                    <a:blip r:embed="rId81" cstate="print">
                      <a:extLst>
                        <a:ext uri="{28A0092B-C50C-407E-A947-70E740481C1C}">
                          <a14:useLocalDpi xmlns:a14="http://schemas.microsoft.com/office/drawing/2010/main" val="0"/>
                        </a:ext>
                      </a:extLst>
                    </a:blip>
                    <a:stretch>
                      <a:fillRect/>
                    </a:stretch>
                  </pic:blipFill>
                  <pic:spPr bwMode="auto">
                    <a:xfrm>
                      <a:off x="0" y="0"/>
                      <a:ext cx="4109645" cy="2907319"/>
                    </a:xfrm>
                    <a:prstGeom prst="rect">
                      <a:avLst/>
                    </a:prstGeom>
                    <a:noFill/>
                    <a:ln>
                      <a:noFill/>
                    </a:ln>
                  </pic:spPr>
                </pic:pic>
              </a:graphicData>
            </a:graphic>
          </wp:inline>
        </w:drawing>
      </w:r>
    </w:p>
    <w:p w14:paraId="442A36D4" w14:textId="3373EA26" w:rsidR="00A33DBE" w:rsidRDefault="00A33DBE" w:rsidP="00A33DBE">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2B08F7">
        <w:rPr>
          <w:noProof/>
        </w:rPr>
        <w:t>37</w:t>
      </w:r>
      <w:r>
        <w:fldChar w:fldCharType="end"/>
      </w:r>
      <w:r>
        <w:t xml:space="preserve"> </w:t>
      </w:r>
      <w:proofErr w:type="spellStart"/>
      <w:r>
        <w:rPr>
          <w:i/>
          <w:iCs/>
        </w:rPr>
        <w:t>Sequence</w:t>
      </w:r>
      <w:proofErr w:type="spellEnd"/>
      <w:r>
        <w:rPr>
          <w:i/>
          <w:iCs/>
        </w:rPr>
        <w:t xml:space="preserve"> Diagram</w:t>
      </w:r>
      <w:r>
        <w:t xml:space="preserve"> Mengubah Profil Program Studi.</w:t>
      </w:r>
    </w:p>
    <w:p w14:paraId="5D0A4F47" w14:textId="25D7EAA3" w:rsidR="00A33DBE" w:rsidRDefault="00A33DBE" w:rsidP="00A33DBE"/>
    <w:p w14:paraId="329AC4B6" w14:textId="77777777" w:rsidR="001D5441" w:rsidRDefault="001D5441" w:rsidP="00FB7AB0">
      <w:pPr>
        <w:pStyle w:val="ListParagraph"/>
        <w:numPr>
          <w:ilvl w:val="0"/>
          <w:numId w:val="106"/>
        </w:numPr>
      </w:pPr>
      <w:proofErr w:type="spellStart"/>
      <w:r>
        <w:rPr>
          <w:i/>
          <w:iCs/>
        </w:rPr>
        <w:t>Sequence</w:t>
      </w:r>
      <w:proofErr w:type="spellEnd"/>
      <w:r>
        <w:rPr>
          <w:i/>
          <w:iCs/>
        </w:rPr>
        <w:t xml:space="preserve"> Diagram</w:t>
      </w:r>
      <w:r>
        <w:t xml:space="preserve"> Mengubah Data Program Studi</w:t>
      </w:r>
    </w:p>
    <w:p w14:paraId="76793C93" w14:textId="77777777" w:rsidR="001D5441" w:rsidRDefault="001D5441" w:rsidP="001D5441">
      <w:pPr>
        <w:pStyle w:val="ListParagraph"/>
        <w:ind w:left="1080"/>
      </w:pPr>
      <w:proofErr w:type="spellStart"/>
      <w:r>
        <w:rPr>
          <w:i/>
          <w:iCs/>
        </w:rPr>
        <w:t>Sequence</w:t>
      </w:r>
      <w:proofErr w:type="spellEnd"/>
      <w:r>
        <w:t xml:space="preserve"> mengubah data program studi merupakan bagian dari </w:t>
      </w:r>
      <w:proofErr w:type="spellStart"/>
      <w:r>
        <w:rPr>
          <w:i/>
          <w:iCs/>
        </w:rPr>
        <w:t>usecase</w:t>
      </w:r>
      <w:proofErr w:type="spellEnd"/>
      <w:r>
        <w:rPr>
          <w:i/>
          <w:iCs/>
        </w:rPr>
        <w:t xml:space="preserve"> </w:t>
      </w:r>
      <w:r>
        <w:t xml:space="preserve">manajemen data </w:t>
      </w:r>
      <w:proofErr w:type="spellStart"/>
      <w:r>
        <w:t>prodi</w:t>
      </w:r>
      <w:proofErr w:type="spellEnd"/>
      <w:r>
        <w:t xml:space="preserve"> yang menjabarkan alur proses mengubah nilai data </w:t>
      </w:r>
      <w:proofErr w:type="spellStart"/>
      <w:r>
        <w:t>prodi</w:t>
      </w:r>
      <w:proofErr w:type="spellEnd"/>
      <w:r>
        <w:t xml:space="preserve"> pada sistem. </w:t>
      </w:r>
      <w:proofErr w:type="spellStart"/>
      <w:r>
        <w:rPr>
          <w:i/>
          <w:iCs/>
        </w:rPr>
        <w:t>Sequence</w:t>
      </w:r>
      <w:proofErr w:type="spellEnd"/>
      <w:r>
        <w:t xml:space="preserve"> ini terdiri dari </w:t>
      </w:r>
      <w:proofErr w:type="spellStart"/>
      <w:r>
        <w:t>ProdiIndex</w:t>
      </w:r>
      <w:proofErr w:type="spellEnd"/>
      <w:r>
        <w:t xml:space="preserve"> dan </w:t>
      </w:r>
      <w:proofErr w:type="spellStart"/>
      <w:r>
        <w:t>ProdiForm</w:t>
      </w:r>
      <w:proofErr w:type="spellEnd"/>
      <w:r>
        <w:t xml:space="preserve"> sebagai tampilan yang muncul kepada pengguna, </w:t>
      </w:r>
      <w:proofErr w:type="spellStart"/>
      <w:r>
        <w:t>ProdiController</w:t>
      </w:r>
      <w:proofErr w:type="spellEnd"/>
      <w:r>
        <w:t xml:space="preserve"> sebagai </w:t>
      </w:r>
      <w:proofErr w:type="spellStart"/>
      <w:r w:rsidRPr="0090170A">
        <w:rPr>
          <w:i/>
          <w:iCs/>
        </w:rPr>
        <w:t>controller</w:t>
      </w:r>
      <w:proofErr w:type="spellEnd"/>
      <w:r>
        <w:t xml:space="preserve">, </w:t>
      </w:r>
      <w:proofErr w:type="spellStart"/>
      <w:r>
        <w:t>ProgramStudi</w:t>
      </w:r>
      <w:proofErr w:type="spellEnd"/>
      <w:r>
        <w:t xml:space="preserve"> sebagai </w:t>
      </w:r>
      <w:r w:rsidRPr="0090170A">
        <w:rPr>
          <w:i/>
          <w:iCs/>
        </w:rPr>
        <w:t>model</w:t>
      </w:r>
      <w:r>
        <w:t xml:space="preserve">, dan aktor dari </w:t>
      </w:r>
      <w:proofErr w:type="spellStart"/>
      <w:r>
        <w:rPr>
          <w:i/>
          <w:iCs/>
        </w:rPr>
        <w:t>sequence</w:t>
      </w:r>
      <w:proofErr w:type="spellEnd"/>
      <w:r>
        <w:t xml:space="preserve"> ini adalah Tim </w:t>
      </w:r>
      <w:proofErr w:type="spellStart"/>
      <w:r>
        <w:t>Prodi</w:t>
      </w:r>
      <w:proofErr w:type="spellEnd"/>
      <w:r>
        <w:t>.</w:t>
      </w:r>
    </w:p>
    <w:p w14:paraId="2415D807" w14:textId="77777777" w:rsidR="001D5441" w:rsidRDefault="001D5441" w:rsidP="001D5441">
      <w:pPr>
        <w:pStyle w:val="ListParagraph"/>
        <w:keepNext/>
        <w:ind w:left="0"/>
        <w:jc w:val="center"/>
      </w:pPr>
      <w:r>
        <w:rPr>
          <w:i/>
          <w:iCs/>
          <w:noProof/>
        </w:rPr>
        <w:lastRenderedPageBreak/>
        <w:drawing>
          <wp:inline distT="0" distB="0" distL="0" distR="0" wp14:anchorId="1A1647DE" wp14:editId="63CFC585">
            <wp:extent cx="4109645" cy="2907319"/>
            <wp:effectExtent l="0" t="0" r="5715" b="7620"/>
            <wp:docPr id="126" name="Picture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pic:cNvPicPr>
                      <a:picLocks noChangeAspect="1" noChangeArrowheads="1"/>
                    </pic:cNvPicPr>
                  </pic:nvPicPr>
                  <pic:blipFill>
                    <a:blip r:embed="rId81" cstate="print">
                      <a:extLst>
                        <a:ext uri="{28A0092B-C50C-407E-A947-70E740481C1C}">
                          <a14:useLocalDpi xmlns:a14="http://schemas.microsoft.com/office/drawing/2010/main" val="0"/>
                        </a:ext>
                      </a:extLst>
                    </a:blip>
                    <a:stretch>
                      <a:fillRect/>
                    </a:stretch>
                  </pic:blipFill>
                  <pic:spPr bwMode="auto">
                    <a:xfrm>
                      <a:off x="0" y="0"/>
                      <a:ext cx="4109645" cy="2907319"/>
                    </a:xfrm>
                    <a:prstGeom prst="rect">
                      <a:avLst/>
                    </a:prstGeom>
                    <a:noFill/>
                    <a:ln>
                      <a:noFill/>
                    </a:ln>
                  </pic:spPr>
                </pic:pic>
              </a:graphicData>
            </a:graphic>
          </wp:inline>
        </w:drawing>
      </w:r>
    </w:p>
    <w:p w14:paraId="67513CEA" w14:textId="0029F472" w:rsidR="001D5441" w:rsidRDefault="001D5441" w:rsidP="00E27ABC">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2B08F7">
        <w:rPr>
          <w:noProof/>
        </w:rPr>
        <w:t>38</w:t>
      </w:r>
      <w:r>
        <w:fldChar w:fldCharType="end"/>
      </w:r>
      <w:r>
        <w:t xml:space="preserve"> </w:t>
      </w:r>
      <w:proofErr w:type="spellStart"/>
      <w:r>
        <w:rPr>
          <w:i/>
          <w:iCs/>
        </w:rPr>
        <w:t>Sequence</w:t>
      </w:r>
      <w:proofErr w:type="spellEnd"/>
      <w:r>
        <w:rPr>
          <w:i/>
          <w:iCs/>
        </w:rPr>
        <w:t xml:space="preserve"> Diagram</w:t>
      </w:r>
      <w:r>
        <w:t xml:space="preserve"> Mengubah Profil Program Studi.</w:t>
      </w:r>
    </w:p>
    <w:p w14:paraId="64935F07" w14:textId="77777777" w:rsidR="00E27ABC" w:rsidRPr="00E27ABC" w:rsidRDefault="00E27ABC" w:rsidP="00E27ABC"/>
    <w:p w14:paraId="12197BF2" w14:textId="637143C7" w:rsidR="00044B75" w:rsidRDefault="00044B75" w:rsidP="00CD50D0">
      <w:pPr>
        <w:pStyle w:val="ListParagraph"/>
        <w:numPr>
          <w:ilvl w:val="0"/>
          <w:numId w:val="106"/>
        </w:numPr>
      </w:pPr>
      <w:proofErr w:type="spellStart"/>
      <w:r w:rsidRPr="00044B75">
        <w:rPr>
          <w:i/>
          <w:iCs/>
        </w:rPr>
        <w:t>Sequence</w:t>
      </w:r>
      <w:proofErr w:type="spellEnd"/>
      <w:r w:rsidRPr="00044B75">
        <w:rPr>
          <w:i/>
          <w:iCs/>
        </w:rPr>
        <w:t xml:space="preserve"> Diagram</w:t>
      </w:r>
      <w:r>
        <w:t xml:space="preserve"> </w:t>
      </w:r>
      <w:r>
        <w:t>Mencari Laporan Evaluasi Diri Program Studi</w:t>
      </w:r>
      <w:r>
        <w:t xml:space="preserve"> </w:t>
      </w:r>
      <w:proofErr w:type="spellStart"/>
      <w:r w:rsidRPr="00044B75">
        <w:rPr>
          <w:i/>
          <w:iCs/>
        </w:rPr>
        <w:t>Sequence</w:t>
      </w:r>
      <w:proofErr w:type="spellEnd"/>
      <w:r>
        <w:t xml:space="preserve"> </w:t>
      </w:r>
      <w:r>
        <w:t>mencari laporan evaluasi diri</w:t>
      </w:r>
      <w:r>
        <w:t xml:space="preserve"> program studi merupakan bagian dari </w:t>
      </w:r>
      <w:proofErr w:type="spellStart"/>
      <w:r w:rsidRPr="00044B75">
        <w:rPr>
          <w:i/>
          <w:iCs/>
        </w:rPr>
        <w:t>usecase</w:t>
      </w:r>
      <w:proofErr w:type="spellEnd"/>
      <w:r w:rsidRPr="00044B75">
        <w:rPr>
          <w:i/>
          <w:iCs/>
        </w:rPr>
        <w:t xml:space="preserve"> </w:t>
      </w:r>
      <w:r>
        <w:t xml:space="preserve">manajemen </w:t>
      </w:r>
      <w:proofErr w:type="spellStart"/>
      <w:r>
        <w:t>led</w:t>
      </w:r>
      <w:proofErr w:type="spellEnd"/>
      <w:r>
        <w:t xml:space="preserve"> </w:t>
      </w:r>
      <w:proofErr w:type="spellStart"/>
      <w:r>
        <w:t>prodi</w:t>
      </w:r>
      <w:proofErr w:type="spellEnd"/>
      <w:r>
        <w:t xml:space="preserve"> yang menjabarkan alur proses </w:t>
      </w:r>
      <w:r w:rsidR="002B08F7">
        <w:t>pencarian</w:t>
      </w:r>
      <w:r>
        <w:t xml:space="preserve"> borang laporan evaluasi diri</w:t>
      </w:r>
      <w:r>
        <w:t xml:space="preserve"> pada sistem. </w:t>
      </w:r>
      <w:proofErr w:type="spellStart"/>
      <w:r w:rsidRPr="00044B75">
        <w:rPr>
          <w:i/>
          <w:iCs/>
        </w:rPr>
        <w:t>Sequence</w:t>
      </w:r>
      <w:proofErr w:type="spellEnd"/>
      <w:r>
        <w:t xml:space="preserve"> ini terdiri dari </w:t>
      </w:r>
      <w:proofErr w:type="spellStart"/>
      <w:r>
        <w:t>ProdiIndex</w:t>
      </w:r>
      <w:proofErr w:type="spellEnd"/>
      <w:r>
        <w:t xml:space="preserve">, </w:t>
      </w:r>
      <w:proofErr w:type="spellStart"/>
      <w:r>
        <w:t>LedArsip</w:t>
      </w:r>
      <w:proofErr w:type="spellEnd"/>
      <w:r>
        <w:t xml:space="preserve"> dan </w:t>
      </w:r>
      <w:proofErr w:type="spellStart"/>
      <w:r>
        <w:t>LedIndex</w:t>
      </w:r>
      <w:proofErr w:type="spellEnd"/>
      <w:r>
        <w:t xml:space="preserve"> sebagai tampilan yang muncul kepada pengguna, </w:t>
      </w:r>
      <w:proofErr w:type="spellStart"/>
      <w:r w:rsidR="00314652">
        <w:t>Led</w:t>
      </w:r>
      <w:r>
        <w:t>Controller</w:t>
      </w:r>
      <w:proofErr w:type="spellEnd"/>
      <w:r>
        <w:t xml:space="preserve"> sebagai </w:t>
      </w:r>
      <w:proofErr w:type="spellStart"/>
      <w:r w:rsidRPr="00044B75">
        <w:rPr>
          <w:i/>
          <w:iCs/>
        </w:rPr>
        <w:t>controller</w:t>
      </w:r>
      <w:proofErr w:type="spellEnd"/>
      <w:r>
        <w:t xml:space="preserve">, </w:t>
      </w:r>
      <w:proofErr w:type="spellStart"/>
      <w:r w:rsidR="00314652">
        <w:t>LedProdi</w:t>
      </w:r>
      <w:proofErr w:type="spellEnd"/>
      <w:r w:rsidR="00314652">
        <w:t xml:space="preserve"> </w:t>
      </w:r>
      <w:r>
        <w:t xml:space="preserve">sebagai </w:t>
      </w:r>
      <w:r w:rsidRPr="00044B75">
        <w:rPr>
          <w:i/>
          <w:iCs/>
        </w:rPr>
        <w:t>model</w:t>
      </w:r>
      <w:r>
        <w:t xml:space="preserve">, dan aktor dari </w:t>
      </w:r>
      <w:proofErr w:type="spellStart"/>
      <w:r w:rsidRPr="00044B75">
        <w:rPr>
          <w:i/>
          <w:iCs/>
        </w:rPr>
        <w:t>sequence</w:t>
      </w:r>
      <w:proofErr w:type="spellEnd"/>
      <w:r>
        <w:t xml:space="preserve"> ini adalah Tim </w:t>
      </w:r>
      <w:proofErr w:type="spellStart"/>
      <w:r>
        <w:t>Prodi</w:t>
      </w:r>
      <w:proofErr w:type="spellEnd"/>
      <w:r>
        <w:t>.</w:t>
      </w:r>
    </w:p>
    <w:p w14:paraId="76B4B752" w14:textId="77777777" w:rsidR="00044B75" w:rsidRDefault="00044B75" w:rsidP="00044B75">
      <w:pPr>
        <w:pStyle w:val="ListParagraph"/>
        <w:keepNext/>
        <w:ind w:left="0"/>
        <w:jc w:val="center"/>
      </w:pPr>
      <w:r>
        <w:rPr>
          <w:i/>
          <w:iCs/>
          <w:noProof/>
        </w:rPr>
        <w:lastRenderedPageBreak/>
        <w:drawing>
          <wp:inline distT="0" distB="0" distL="0" distR="0" wp14:anchorId="5B4880AE" wp14:editId="628FEF80">
            <wp:extent cx="4033641" cy="2907319"/>
            <wp:effectExtent l="0" t="0" r="5080" b="762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121"/>
                    <pic:cNvPicPr>
                      <a:picLocks noChangeAspect="1" noChangeArrowheads="1"/>
                    </pic:cNvPicPr>
                  </pic:nvPicPr>
                  <pic:blipFill>
                    <a:blip r:embed="rId82" cstate="print">
                      <a:extLst>
                        <a:ext uri="{28A0092B-C50C-407E-A947-70E740481C1C}">
                          <a14:useLocalDpi xmlns:a14="http://schemas.microsoft.com/office/drawing/2010/main" val="0"/>
                        </a:ext>
                      </a:extLst>
                    </a:blip>
                    <a:stretch>
                      <a:fillRect/>
                    </a:stretch>
                  </pic:blipFill>
                  <pic:spPr bwMode="auto">
                    <a:xfrm>
                      <a:off x="0" y="0"/>
                      <a:ext cx="4033641" cy="2907319"/>
                    </a:xfrm>
                    <a:prstGeom prst="rect">
                      <a:avLst/>
                    </a:prstGeom>
                    <a:noFill/>
                    <a:ln>
                      <a:noFill/>
                    </a:ln>
                  </pic:spPr>
                </pic:pic>
              </a:graphicData>
            </a:graphic>
          </wp:inline>
        </w:drawing>
      </w:r>
    </w:p>
    <w:p w14:paraId="0DE9BEC7" w14:textId="14F102F8" w:rsidR="00044B75" w:rsidRDefault="00044B75" w:rsidP="00044B75">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2B08F7">
        <w:rPr>
          <w:noProof/>
        </w:rPr>
        <w:t>39</w:t>
      </w:r>
      <w:r>
        <w:fldChar w:fldCharType="end"/>
      </w:r>
      <w:r>
        <w:t xml:space="preserve"> </w:t>
      </w:r>
      <w:proofErr w:type="spellStart"/>
      <w:r>
        <w:rPr>
          <w:i/>
          <w:iCs/>
        </w:rPr>
        <w:t>Sequence</w:t>
      </w:r>
      <w:proofErr w:type="spellEnd"/>
      <w:r>
        <w:rPr>
          <w:i/>
          <w:iCs/>
        </w:rPr>
        <w:t xml:space="preserve"> Diagram</w:t>
      </w:r>
      <w:r w:rsidR="002B08F7">
        <w:t xml:space="preserve"> Pencarian Laporan Evaluasi Diri Program Studi</w:t>
      </w:r>
      <w:r>
        <w:t>.</w:t>
      </w:r>
    </w:p>
    <w:p w14:paraId="7D0BA368" w14:textId="77777777" w:rsidR="002B08F7" w:rsidRPr="002B08F7" w:rsidRDefault="002B08F7" w:rsidP="002B08F7"/>
    <w:p w14:paraId="58F1DBDA" w14:textId="112EB5D1" w:rsidR="002B08F7" w:rsidRDefault="002B08F7" w:rsidP="002B08F7">
      <w:pPr>
        <w:pStyle w:val="ListParagraph"/>
        <w:numPr>
          <w:ilvl w:val="0"/>
          <w:numId w:val="106"/>
        </w:numPr>
      </w:pPr>
      <w:proofErr w:type="spellStart"/>
      <w:r w:rsidRPr="00044B75">
        <w:rPr>
          <w:i/>
          <w:iCs/>
        </w:rPr>
        <w:t>Sequence</w:t>
      </w:r>
      <w:proofErr w:type="spellEnd"/>
      <w:r w:rsidRPr="00044B75">
        <w:rPr>
          <w:i/>
          <w:iCs/>
        </w:rPr>
        <w:t xml:space="preserve"> Diagram</w:t>
      </w:r>
      <w:r>
        <w:t xml:space="preserve"> </w:t>
      </w:r>
      <w:r>
        <w:t>Mengisi</w:t>
      </w:r>
      <w:r>
        <w:t xml:space="preserve"> Laporan Evaluasi Diri Program Studi </w:t>
      </w:r>
      <w:proofErr w:type="spellStart"/>
      <w:r w:rsidRPr="00044B75">
        <w:rPr>
          <w:i/>
          <w:iCs/>
        </w:rPr>
        <w:t>Sequence</w:t>
      </w:r>
      <w:proofErr w:type="spellEnd"/>
      <w:r>
        <w:t xml:space="preserve"> </w:t>
      </w:r>
      <w:r>
        <w:t>mengisi</w:t>
      </w:r>
      <w:r>
        <w:t xml:space="preserve"> laporan evaluasi diri program studi merupakan bagian dari </w:t>
      </w:r>
      <w:proofErr w:type="spellStart"/>
      <w:r w:rsidRPr="00044B75">
        <w:rPr>
          <w:i/>
          <w:iCs/>
        </w:rPr>
        <w:t>usecase</w:t>
      </w:r>
      <w:proofErr w:type="spellEnd"/>
      <w:r w:rsidRPr="00044B75">
        <w:rPr>
          <w:i/>
          <w:iCs/>
        </w:rPr>
        <w:t xml:space="preserve"> </w:t>
      </w:r>
      <w:r>
        <w:t xml:space="preserve">manajemen </w:t>
      </w:r>
      <w:proofErr w:type="spellStart"/>
      <w:r>
        <w:t>led</w:t>
      </w:r>
      <w:proofErr w:type="spellEnd"/>
      <w:r>
        <w:t xml:space="preserve"> </w:t>
      </w:r>
      <w:proofErr w:type="spellStart"/>
      <w:r>
        <w:t>prodi</w:t>
      </w:r>
      <w:proofErr w:type="spellEnd"/>
      <w:r>
        <w:t xml:space="preserve"> yang menjabarkan alur proses pengisian borang laporan evaluasi diri pada sistem. </w:t>
      </w:r>
      <w:proofErr w:type="spellStart"/>
      <w:r w:rsidRPr="00044B75">
        <w:rPr>
          <w:i/>
          <w:iCs/>
        </w:rPr>
        <w:t>Sequence</w:t>
      </w:r>
      <w:proofErr w:type="spellEnd"/>
      <w:r>
        <w:t xml:space="preserve"> ini terdiri dari </w:t>
      </w:r>
      <w:proofErr w:type="spellStart"/>
      <w:r w:rsidR="00E30BFA">
        <w:t>IsiLed</w:t>
      </w:r>
      <w:proofErr w:type="spellEnd"/>
      <w:r>
        <w:t xml:space="preserve"> dan </w:t>
      </w:r>
      <w:proofErr w:type="spellStart"/>
      <w:r>
        <w:t>LedIndex</w:t>
      </w:r>
      <w:proofErr w:type="spellEnd"/>
      <w:r>
        <w:t xml:space="preserve"> sebagai tampilan yang muncul kepada pengguna, </w:t>
      </w:r>
      <w:proofErr w:type="spellStart"/>
      <w:r>
        <w:t>LedController</w:t>
      </w:r>
      <w:proofErr w:type="spellEnd"/>
      <w:r>
        <w:t xml:space="preserve"> sebagai </w:t>
      </w:r>
      <w:proofErr w:type="spellStart"/>
      <w:r w:rsidRPr="00044B75">
        <w:rPr>
          <w:i/>
          <w:iCs/>
        </w:rPr>
        <w:t>controller</w:t>
      </w:r>
      <w:proofErr w:type="spellEnd"/>
      <w:r>
        <w:t xml:space="preserve">, </w:t>
      </w:r>
      <w:proofErr w:type="spellStart"/>
      <w:r>
        <w:t>LedProdi</w:t>
      </w:r>
      <w:proofErr w:type="spellEnd"/>
      <w:r>
        <w:t xml:space="preserve"> sebagai </w:t>
      </w:r>
      <w:r w:rsidRPr="00044B75">
        <w:rPr>
          <w:i/>
          <w:iCs/>
        </w:rPr>
        <w:t>model</w:t>
      </w:r>
      <w:r>
        <w:t xml:space="preserve">, dan aktor dari </w:t>
      </w:r>
      <w:proofErr w:type="spellStart"/>
      <w:r w:rsidRPr="00044B75">
        <w:rPr>
          <w:i/>
          <w:iCs/>
        </w:rPr>
        <w:t>sequence</w:t>
      </w:r>
      <w:proofErr w:type="spellEnd"/>
      <w:r>
        <w:t xml:space="preserve"> ini adalah Tim </w:t>
      </w:r>
      <w:proofErr w:type="spellStart"/>
      <w:r>
        <w:t>Prodi</w:t>
      </w:r>
      <w:proofErr w:type="spellEnd"/>
      <w:r>
        <w:t>.</w:t>
      </w:r>
    </w:p>
    <w:p w14:paraId="518C2FE8" w14:textId="77777777" w:rsidR="002B08F7" w:rsidRDefault="002B08F7" w:rsidP="002B08F7">
      <w:pPr>
        <w:pStyle w:val="ListParagraph"/>
        <w:keepNext/>
        <w:ind w:left="0"/>
        <w:jc w:val="center"/>
      </w:pPr>
      <w:r>
        <w:rPr>
          <w:i/>
          <w:iCs/>
          <w:noProof/>
        </w:rPr>
        <w:lastRenderedPageBreak/>
        <w:drawing>
          <wp:inline distT="0" distB="0" distL="0" distR="0" wp14:anchorId="25A3CC45" wp14:editId="108B8810">
            <wp:extent cx="3810000" cy="4085382"/>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pic:cNvPicPr>
                      <a:picLocks noChangeAspect="1" noChangeArrowheads="1"/>
                    </pic:cNvPicPr>
                  </pic:nvPicPr>
                  <pic:blipFill>
                    <a:blip r:embed="rId83" cstate="print">
                      <a:extLst>
                        <a:ext uri="{28A0092B-C50C-407E-A947-70E740481C1C}">
                          <a14:useLocalDpi xmlns:a14="http://schemas.microsoft.com/office/drawing/2010/main" val="0"/>
                        </a:ext>
                      </a:extLst>
                    </a:blip>
                    <a:stretch>
                      <a:fillRect/>
                    </a:stretch>
                  </pic:blipFill>
                  <pic:spPr bwMode="auto">
                    <a:xfrm>
                      <a:off x="0" y="0"/>
                      <a:ext cx="3832508" cy="4109517"/>
                    </a:xfrm>
                    <a:prstGeom prst="rect">
                      <a:avLst/>
                    </a:prstGeom>
                    <a:noFill/>
                    <a:ln>
                      <a:noFill/>
                    </a:ln>
                  </pic:spPr>
                </pic:pic>
              </a:graphicData>
            </a:graphic>
          </wp:inline>
        </w:drawing>
      </w:r>
    </w:p>
    <w:p w14:paraId="0A16BED6" w14:textId="41ACB8B7" w:rsidR="002B08F7" w:rsidRDefault="002B08F7" w:rsidP="002B08F7">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Pr>
          <w:noProof/>
        </w:rPr>
        <w:t>40</w:t>
      </w:r>
      <w:r>
        <w:fldChar w:fldCharType="end"/>
      </w:r>
      <w:r>
        <w:t xml:space="preserve"> </w:t>
      </w:r>
      <w:proofErr w:type="spellStart"/>
      <w:r>
        <w:rPr>
          <w:i/>
          <w:iCs/>
        </w:rPr>
        <w:t>Sequence</w:t>
      </w:r>
      <w:proofErr w:type="spellEnd"/>
      <w:r>
        <w:rPr>
          <w:i/>
          <w:iCs/>
        </w:rPr>
        <w:t xml:space="preserve"> Diagram</w:t>
      </w:r>
      <w:r>
        <w:t xml:space="preserve"> </w:t>
      </w:r>
      <w:r w:rsidR="00344483">
        <w:t>Pengisian</w:t>
      </w:r>
      <w:r>
        <w:t xml:space="preserve"> Laporan Evaluasi Diri Program Studi.</w:t>
      </w:r>
    </w:p>
    <w:p w14:paraId="53DC3401" w14:textId="6F908D99" w:rsidR="00044B75" w:rsidRDefault="00044B75" w:rsidP="00A33DBE"/>
    <w:p w14:paraId="78E461FA" w14:textId="77777777" w:rsidR="00F5195F" w:rsidRDefault="00D56CF6" w:rsidP="00D56CF6">
      <w:pPr>
        <w:pStyle w:val="ListParagraph"/>
        <w:numPr>
          <w:ilvl w:val="0"/>
          <w:numId w:val="106"/>
        </w:numPr>
      </w:pPr>
      <w:proofErr w:type="spellStart"/>
      <w:r w:rsidRPr="00044B75">
        <w:rPr>
          <w:i/>
          <w:iCs/>
        </w:rPr>
        <w:t>Sequence</w:t>
      </w:r>
      <w:proofErr w:type="spellEnd"/>
      <w:r w:rsidRPr="00044B75">
        <w:rPr>
          <w:i/>
          <w:iCs/>
        </w:rPr>
        <w:t xml:space="preserve"> Diagram</w:t>
      </w:r>
      <w:r>
        <w:t xml:space="preserve"> Mengisi</w:t>
      </w:r>
      <w:r>
        <w:t xml:space="preserve"> Dokumen</w:t>
      </w:r>
      <w:r>
        <w:t xml:space="preserve"> Laporan Evaluasi Diri Program Studi </w:t>
      </w:r>
    </w:p>
    <w:p w14:paraId="4D48FE02" w14:textId="105DC893" w:rsidR="00D56CF6" w:rsidRDefault="00D56CF6" w:rsidP="00F5195F">
      <w:pPr>
        <w:pStyle w:val="ListParagraph"/>
        <w:ind w:left="1080"/>
      </w:pPr>
      <w:proofErr w:type="spellStart"/>
      <w:r w:rsidRPr="00044B75">
        <w:rPr>
          <w:i/>
          <w:iCs/>
        </w:rPr>
        <w:t>Sequence</w:t>
      </w:r>
      <w:proofErr w:type="spellEnd"/>
      <w:r>
        <w:t xml:space="preserve"> mengisi </w:t>
      </w:r>
      <w:r>
        <w:t xml:space="preserve">dokumen </w:t>
      </w:r>
      <w:r>
        <w:t xml:space="preserve">laporan evaluasi diri program studi merupakan bagian dari </w:t>
      </w:r>
      <w:proofErr w:type="spellStart"/>
      <w:r w:rsidRPr="00044B75">
        <w:rPr>
          <w:i/>
          <w:iCs/>
        </w:rPr>
        <w:t>usecase</w:t>
      </w:r>
      <w:proofErr w:type="spellEnd"/>
      <w:r w:rsidRPr="00044B75">
        <w:rPr>
          <w:i/>
          <w:iCs/>
        </w:rPr>
        <w:t xml:space="preserve"> </w:t>
      </w:r>
      <w:r>
        <w:t xml:space="preserve">manajemen </w:t>
      </w:r>
      <w:proofErr w:type="spellStart"/>
      <w:r>
        <w:t>led</w:t>
      </w:r>
      <w:proofErr w:type="spellEnd"/>
      <w:r>
        <w:t xml:space="preserve"> </w:t>
      </w:r>
      <w:proofErr w:type="spellStart"/>
      <w:r>
        <w:t>prodi</w:t>
      </w:r>
      <w:proofErr w:type="spellEnd"/>
      <w:r>
        <w:t xml:space="preserve"> yang menjabarkan alur proses pengisian</w:t>
      </w:r>
      <w:r>
        <w:t xml:space="preserve"> dokumen</w:t>
      </w:r>
      <w:r>
        <w:t xml:space="preserve"> borang laporan evaluasi diri pada sistem. </w:t>
      </w:r>
      <w:proofErr w:type="spellStart"/>
      <w:r w:rsidRPr="00044B75">
        <w:rPr>
          <w:i/>
          <w:iCs/>
        </w:rPr>
        <w:t>Sequence</w:t>
      </w:r>
      <w:proofErr w:type="spellEnd"/>
      <w:r>
        <w:t xml:space="preserve"> ini terdiri dari </w:t>
      </w:r>
      <w:proofErr w:type="spellStart"/>
      <w:r w:rsidR="00B84005">
        <w:t>ItemLed</w:t>
      </w:r>
      <w:proofErr w:type="spellEnd"/>
      <w:r>
        <w:t xml:space="preserve"> dan </w:t>
      </w:r>
      <w:proofErr w:type="spellStart"/>
      <w:r w:rsidR="00B84005">
        <w:t>UploadForm</w:t>
      </w:r>
      <w:proofErr w:type="spellEnd"/>
      <w:r>
        <w:t xml:space="preserve"> sebagai tampilan yang muncul kepada pengguna, </w:t>
      </w:r>
      <w:proofErr w:type="spellStart"/>
      <w:r>
        <w:t>LedController</w:t>
      </w:r>
      <w:proofErr w:type="spellEnd"/>
      <w:r>
        <w:t xml:space="preserve"> sebagai </w:t>
      </w:r>
      <w:proofErr w:type="spellStart"/>
      <w:r w:rsidRPr="00044B75">
        <w:rPr>
          <w:i/>
          <w:iCs/>
        </w:rPr>
        <w:t>controller</w:t>
      </w:r>
      <w:proofErr w:type="spellEnd"/>
      <w:r>
        <w:t xml:space="preserve">, </w:t>
      </w:r>
      <w:proofErr w:type="spellStart"/>
      <w:r>
        <w:t>LedProdi</w:t>
      </w:r>
      <w:r w:rsidR="004339CC">
        <w:t>Detail</w:t>
      </w:r>
      <w:proofErr w:type="spellEnd"/>
      <w:r>
        <w:t xml:space="preserve"> sebagai </w:t>
      </w:r>
      <w:r w:rsidRPr="00044B75">
        <w:rPr>
          <w:i/>
          <w:iCs/>
        </w:rPr>
        <w:t>model</w:t>
      </w:r>
      <w:r>
        <w:t xml:space="preserve">, dan aktor dari </w:t>
      </w:r>
      <w:proofErr w:type="spellStart"/>
      <w:r w:rsidRPr="00044B75">
        <w:rPr>
          <w:i/>
          <w:iCs/>
        </w:rPr>
        <w:t>sequence</w:t>
      </w:r>
      <w:proofErr w:type="spellEnd"/>
      <w:r>
        <w:t xml:space="preserve"> ini adalah Tim </w:t>
      </w:r>
      <w:proofErr w:type="spellStart"/>
      <w:r>
        <w:t>Prodi</w:t>
      </w:r>
      <w:proofErr w:type="spellEnd"/>
      <w:r>
        <w:t>.</w:t>
      </w:r>
    </w:p>
    <w:p w14:paraId="044575C9" w14:textId="77777777" w:rsidR="00D56CF6" w:rsidRDefault="00D56CF6" w:rsidP="00D56CF6">
      <w:pPr>
        <w:pStyle w:val="ListParagraph"/>
        <w:keepNext/>
        <w:ind w:left="0"/>
        <w:jc w:val="center"/>
      </w:pPr>
      <w:r>
        <w:rPr>
          <w:i/>
          <w:iCs/>
          <w:noProof/>
        </w:rPr>
        <w:lastRenderedPageBreak/>
        <w:drawing>
          <wp:inline distT="0" distB="0" distL="0" distR="0" wp14:anchorId="4281B846" wp14:editId="05ED6581">
            <wp:extent cx="4257675" cy="2626084"/>
            <wp:effectExtent l="0" t="0" r="0" b="3175"/>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pic:cNvPicPr>
                      <a:picLocks noChangeAspect="1" noChangeArrowheads="1"/>
                    </pic:cNvPicPr>
                  </pic:nvPicPr>
                  <pic:blipFill>
                    <a:blip r:embed="rId84" cstate="print">
                      <a:extLst>
                        <a:ext uri="{28A0092B-C50C-407E-A947-70E740481C1C}">
                          <a14:useLocalDpi xmlns:a14="http://schemas.microsoft.com/office/drawing/2010/main" val="0"/>
                        </a:ext>
                      </a:extLst>
                    </a:blip>
                    <a:stretch>
                      <a:fillRect/>
                    </a:stretch>
                  </pic:blipFill>
                  <pic:spPr bwMode="auto">
                    <a:xfrm>
                      <a:off x="0" y="0"/>
                      <a:ext cx="4267970" cy="2632434"/>
                    </a:xfrm>
                    <a:prstGeom prst="rect">
                      <a:avLst/>
                    </a:prstGeom>
                    <a:noFill/>
                    <a:ln>
                      <a:noFill/>
                    </a:ln>
                  </pic:spPr>
                </pic:pic>
              </a:graphicData>
            </a:graphic>
          </wp:inline>
        </w:drawing>
      </w:r>
    </w:p>
    <w:p w14:paraId="77C45870" w14:textId="559DB93E" w:rsidR="00D56CF6" w:rsidRDefault="00D56CF6" w:rsidP="00D56CF6">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536515">
        <w:rPr>
          <w:noProof/>
        </w:rPr>
        <w:t>41</w:t>
      </w:r>
      <w:r>
        <w:fldChar w:fldCharType="end"/>
      </w:r>
      <w:r>
        <w:t xml:space="preserve"> </w:t>
      </w:r>
      <w:proofErr w:type="spellStart"/>
      <w:r>
        <w:rPr>
          <w:i/>
          <w:iCs/>
        </w:rPr>
        <w:t>Sequence</w:t>
      </w:r>
      <w:proofErr w:type="spellEnd"/>
      <w:r>
        <w:rPr>
          <w:i/>
          <w:iCs/>
        </w:rPr>
        <w:t xml:space="preserve"> Diagram</w:t>
      </w:r>
      <w:r>
        <w:t xml:space="preserve"> Pengisian</w:t>
      </w:r>
      <w:r w:rsidR="00536515">
        <w:t xml:space="preserve"> Dokumen</w:t>
      </w:r>
      <w:r>
        <w:t xml:space="preserve"> Laporan Evaluasi Diri Program Studi.</w:t>
      </w:r>
    </w:p>
    <w:p w14:paraId="0A91A786" w14:textId="21647DBF" w:rsidR="00F5195F" w:rsidRDefault="00F5195F" w:rsidP="00F5195F">
      <w:pPr>
        <w:pStyle w:val="ListParagraph"/>
        <w:numPr>
          <w:ilvl w:val="0"/>
          <w:numId w:val="106"/>
        </w:numPr>
      </w:pPr>
      <w:proofErr w:type="spellStart"/>
      <w:r w:rsidRPr="00044B75">
        <w:rPr>
          <w:i/>
          <w:iCs/>
        </w:rPr>
        <w:t>Sequence</w:t>
      </w:r>
      <w:proofErr w:type="spellEnd"/>
      <w:r w:rsidRPr="00044B75">
        <w:rPr>
          <w:i/>
          <w:iCs/>
        </w:rPr>
        <w:t xml:space="preserve"> Diagram</w:t>
      </w:r>
      <w:r>
        <w:t xml:space="preserve"> </w:t>
      </w:r>
      <w:proofErr w:type="spellStart"/>
      <w:r w:rsidR="008708C7">
        <w:rPr>
          <w:lang w:val="en-US"/>
        </w:rPr>
        <w:t>Mengekspor</w:t>
      </w:r>
      <w:proofErr w:type="spellEnd"/>
      <w:r w:rsidR="008708C7">
        <w:rPr>
          <w:lang w:val="en-US"/>
        </w:rPr>
        <w:t xml:space="preserve"> </w:t>
      </w:r>
      <w:r>
        <w:t xml:space="preserve">Laporan Evaluasi Diri Program Studi </w:t>
      </w:r>
    </w:p>
    <w:p w14:paraId="2D1997B5" w14:textId="29AFEDB1" w:rsidR="00F5195F" w:rsidRDefault="00F5195F" w:rsidP="00F5195F">
      <w:pPr>
        <w:pStyle w:val="ListParagraph"/>
        <w:ind w:left="1080"/>
      </w:pPr>
      <w:r>
        <w:rPr>
          <w:i/>
          <w:iCs/>
          <w:lang w:val="en-US"/>
        </w:rPr>
        <w:t>S</w:t>
      </w:r>
      <w:proofErr w:type="spellStart"/>
      <w:r w:rsidRPr="00044B75">
        <w:rPr>
          <w:i/>
          <w:iCs/>
        </w:rPr>
        <w:t>equence</w:t>
      </w:r>
      <w:proofErr w:type="spellEnd"/>
      <w:r>
        <w:t xml:space="preserve"> </w:t>
      </w:r>
      <w:proofErr w:type="spellStart"/>
      <w:r w:rsidR="00B21CFB">
        <w:rPr>
          <w:lang w:val="en-US"/>
        </w:rPr>
        <w:t>mengekspor</w:t>
      </w:r>
      <w:proofErr w:type="spellEnd"/>
      <w:r>
        <w:t xml:space="preserve"> dokumen laporan evaluasi diri program studi merupakan bagian dari </w:t>
      </w:r>
      <w:proofErr w:type="spellStart"/>
      <w:r w:rsidRPr="00044B75">
        <w:rPr>
          <w:i/>
          <w:iCs/>
        </w:rPr>
        <w:t>usecase</w:t>
      </w:r>
      <w:proofErr w:type="spellEnd"/>
      <w:r w:rsidRPr="00044B75">
        <w:rPr>
          <w:i/>
          <w:iCs/>
        </w:rPr>
        <w:t xml:space="preserve"> </w:t>
      </w:r>
      <w:r>
        <w:t xml:space="preserve">manajemen </w:t>
      </w:r>
      <w:proofErr w:type="spellStart"/>
      <w:r>
        <w:t>led</w:t>
      </w:r>
      <w:proofErr w:type="spellEnd"/>
      <w:r>
        <w:t xml:space="preserve"> </w:t>
      </w:r>
      <w:proofErr w:type="spellStart"/>
      <w:r>
        <w:t>prodi</w:t>
      </w:r>
      <w:proofErr w:type="spellEnd"/>
      <w:r>
        <w:t xml:space="preserve"> yang menjabarkan alur proses </w:t>
      </w:r>
      <w:proofErr w:type="spellStart"/>
      <w:r w:rsidR="00B21CFB">
        <w:rPr>
          <w:lang w:val="en-US"/>
        </w:rPr>
        <w:t>mengekspor</w:t>
      </w:r>
      <w:proofErr w:type="spellEnd"/>
      <w:r>
        <w:t xml:space="preserve"> laporan evaluasi diri pada sistem. </w:t>
      </w:r>
      <w:proofErr w:type="spellStart"/>
      <w:r w:rsidRPr="00044B75">
        <w:rPr>
          <w:i/>
          <w:iCs/>
        </w:rPr>
        <w:t>Sequence</w:t>
      </w:r>
      <w:proofErr w:type="spellEnd"/>
      <w:r>
        <w:t xml:space="preserve"> ini terdiri dari </w:t>
      </w:r>
      <w:proofErr w:type="spellStart"/>
      <w:r w:rsidR="00B21CFB">
        <w:rPr>
          <w:lang w:val="en-US"/>
        </w:rPr>
        <w:t>LedIndex</w:t>
      </w:r>
      <w:proofErr w:type="spellEnd"/>
      <w:r>
        <w:t xml:space="preserve"> sebagai tampilan yang muncul kepada pengguna, </w:t>
      </w:r>
      <w:proofErr w:type="spellStart"/>
      <w:r>
        <w:t>LedController</w:t>
      </w:r>
      <w:proofErr w:type="spellEnd"/>
      <w:r w:rsidR="00B21CFB">
        <w:rPr>
          <w:lang w:val="en-US"/>
        </w:rPr>
        <w:t xml:space="preserve"> dan </w:t>
      </w:r>
      <w:proofErr w:type="spellStart"/>
      <w:r w:rsidR="00B21CFB">
        <w:rPr>
          <w:lang w:val="en-US"/>
        </w:rPr>
        <w:t>ExportLedJob</w:t>
      </w:r>
      <w:proofErr w:type="spellEnd"/>
      <w:r>
        <w:t xml:space="preserve"> sebagai </w:t>
      </w:r>
      <w:proofErr w:type="spellStart"/>
      <w:r w:rsidRPr="00044B75">
        <w:rPr>
          <w:i/>
          <w:iCs/>
        </w:rPr>
        <w:t>controller</w:t>
      </w:r>
      <w:proofErr w:type="spellEnd"/>
      <w:r>
        <w:t xml:space="preserve">, </w:t>
      </w:r>
      <w:proofErr w:type="spellStart"/>
      <w:r>
        <w:t>LedProdi</w:t>
      </w:r>
      <w:proofErr w:type="spellEnd"/>
      <w:r>
        <w:t xml:space="preserve"> sebagai </w:t>
      </w:r>
      <w:r w:rsidRPr="00044B75">
        <w:rPr>
          <w:i/>
          <w:iCs/>
        </w:rPr>
        <w:t>model</w:t>
      </w:r>
      <w:r>
        <w:t xml:space="preserve">, dan aktor dari </w:t>
      </w:r>
      <w:proofErr w:type="spellStart"/>
      <w:r w:rsidRPr="00044B75">
        <w:rPr>
          <w:i/>
          <w:iCs/>
        </w:rPr>
        <w:t>sequence</w:t>
      </w:r>
      <w:proofErr w:type="spellEnd"/>
      <w:r>
        <w:t xml:space="preserve"> ini adalah Tim </w:t>
      </w:r>
      <w:proofErr w:type="spellStart"/>
      <w:r>
        <w:t>Prodi</w:t>
      </w:r>
      <w:proofErr w:type="spellEnd"/>
      <w:r>
        <w:t>.</w:t>
      </w:r>
    </w:p>
    <w:p w14:paraId="49DDC276" w14:textId="77777777" w:rsidR="00F5195F" w:rsidRDefault="00F5195F" w:rsidP="00F5195F">
      <w:pPr>
        <w:pStyle w:val="ListParagraph"/>
        <w:keepNext/>
        <w:ind w:left="0"/>
        <w:jc w:val="center"/>
      </w:pPr>
      <w:r>
        <w:rPr>
          <w:i/>
          <w:iCs/>
          <w:noProof/>
        </w:rPr>
        <w:drawing>
          <wp:inline distT="0" distB="0" distL="0" distR="0" wp14:anchorId="71CC96AD" wp14:editId="57300C4A">
            <wp:extent cx="4267970" cy="2602513"/>
            <wp:effectExtent l="0" t="0" r="0" b="762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27"/>
                    <pic:cNvPicPr>
                      <a:picLocks noChangeAspect="1" noChangeArrowheads="1"/>
                    </pic:cNvPicPr>
                  </pic:nvPicPr>
                  <pic:blipFill>
                    <a:blip r:embed="rId85" cstate="print">
                      <a:extLst>
                        <a:ext uri="{28A0092B-C50C-407E-A947-70E740481C1C}">
                          <a14:useLocalDpi xmlns:a14="http://schemas.microsoft.com/office/drawing/2010/main" val="0"/>
                        </a:ext>
                      </a:extLst>
                    </a:blip>
                    <a:stretch>
                      <a:fillRect/>
                    </a:stretch>
                  </pic:blipFill>
                  <pic:spPr bwMode="auto">
                    <a:xfrm>
                      <a:off x="0" y="0"/>
                      <a:ext cx="4267970" cy="2602513"/>
                    </a:xfrm>
                    <a:prstGeom prst="rect">
                      <a:avLst/>
                    </a:prstGeom>
                    <a:noFill/>
                    <a:ln>
                      <a:noFill/>
                    </a:ln>
                  </pic:spPr>
                </pic:pic>
              </a:graphicData>
            </a:graphic>
          </wp:inline>
        </w:drawing>
      </w:r>
    </w:p>
    <w:p w14:paraId="2AD09720" w14:textId="1FDD794D" w:rsidR="00E27ABC" w:rsidRPr="00E27ABC" w:rsidRDefault="00F5195F" w:rsidP="002B4AD5">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sidR="005C7F35">
        <w:rPr>
          <w:noProof/>
        </w:rPr>
        <w:t>42</w:t>
      </w:r>
      <w:r>
        <w:fldChar w:fldCharType="end"/>
      </w:r>
      <w:r>
        <w:t xml:space="preserve"> </w:t>
      </w:r>
      <w:proofErr w:type="spellStart"/>
      <w:r>
        <w:rPr>
          <w:i/>
          <w:iCs/>
        </w:rPr>
        <w:t>Sequence</w:t>
      </w:r>
      <w:proofErr w:type="spellEnd"/>
      <w:r>
        <w:rPr>
          <w:i/>
          <w:iCs/>
        </w:rPr>
        <w:t xml:space="preserve"> Diagram</w:t>
      </w:r>
      <w:r>
        <w:t xml:space="preserve"> </w:t>
      </w:r>
      <w:proofErr w:type="spellStart"/>
      <w:r w:rsidR="005C7F35">
        <w:rPr>
          <w:lang w:val="en-US"/>
        </w:rPr>
        <w:t>Mengekspor</w:t>
      </w:r>
      <w:proofErr w:type="spellEnd"/>
      <w:r>
        <w:t xml:space="preserve"> Laporan </w:t>
      </w:r>
      <w:proofErr w:type="spellStart"/>
      <w:r w:rsidR="002B4AD5">
        <w:rPr>
          <w:lang w:val="en-US"/>
        </w:rPr>
        <w:t>Evaluasi</w:t>
      </w:r>
      <w:proofErr w:type="spellEnd"/>
      <w:r w:rsidR="002B4AD5">
        <w:rPr>
          <w:lang w:val="en-US"/>
        </w:rPr>
        <w:t xml:space="preserve"> </w:t>
      </w:r>
      <w:proofErr w:type="spellStart"/>
      <w:r w:rsidR="002B4AD5">
        <w:rPr>
          <w:lang w:val="en-US"/>
        </w:rPr>
        <w:t>Diri</w:t>
      </w:r>
      <w:proofErr w:type="spellEnd"/>
      <w:r>
        <w:t xml:space="preserve"> Program Studi.</w:t>
      </w:r>
    </w:p>
    <w:p w14:paraId="772B322A" w14:textId="77777777" w:rsidR="00E27ABC" w:rsidRDefault="00E27ABC" w:rsidP="00E27ABC">
      <w:pPr>
        <w:pStyle w:val="ListParagraph"/>
        <w:numPr>
          <w:ilvl w:val="0"/>
          <w:numId w:val="106"/>
        </w:numPr>
      </w:pPr>
      <w:proofErr w:type="spellStart"/>
      <w:r w:rsidRPr="00044B75">
        <w:rPr>
          <w:i/>
          <w:iCs/>
        </w:rPr>
        <w:lastRenderedPageBreak/>
        <w:t>Sequence</w:t>
      </w:r>
      <w:proofErr w:type="spellEnd"/>
      <w:r w:rsidRPr="00044B75">
        <w:rPr>
          <w:i/>
          <w:iCs/>
        </w:rPr>
        <w:t xml:space="preserve"> Diagram</w:t>
      </w:r>
      <w:r>
        <w:t xml:space="preserve"> Mencari Laporan </w:t>
      </w:r>
      <w:r>
        <w:rPr>
          <w:lang w:val="en-US"/>
        </w:rPr>
        <w:t>Kinerja</w:t>
      </w:r>
      <w:r>
        <w:t xml:space="preserve"> Program Studi </w:t>
      </w:r>
    </w:p>
    <w:p w14:paraId="74A8E584" w14:textId="320A83E2" w:rsidR="00E27ABC" w:rsidRDefault="00E27ABC" w:rsidP="00E27ABC">
      <w:pPr>
        <w:pStyle w:val="ListParagraph"/>
        <w:ind w:left="1080"/>
      </w:pPr>
      <w:proofErr w:type="spellStart"/>
      <w:r w:rsidRPr="00044B75">
        <w:rPr>
          <w:i/>
          <w:iCs/>
        </w:rPr>
        <w:t>Sequence</w:t>
      </w:r>
      <w:proofErr w:type="spellEnd"/>
      <w:r>
        <w:t xml:space="preserve"> mencari laporan </w:t>
      </w:r>
      <w:proofErr w:type="spellStart"/>
      <w:r>
        <w:rPr>
          <w:lang w:val="en-US"/>
        </w:rPr>
        <w:t>kinerja</w:t>
      </w:r>
      <w:proofErr w:type="spellEnd"/>
      <w:r>
        <w:t xml:space="preserve"> program studi merupakan bagian dari </w:t>
      </w:r>
      <w:proofErr w:type="spellStart"/>
      <w:r w:rsidRPr="00044B75">
        <w:rPr>
          <w:i/>
          <w:iCs/>
        </w:rPr>
        <w:t>usecase</w:t>
      </w:r>
      <w:proofErr w:type="spellEnd"/>
      <w:r w:rsidRPr="00044B75">
        <w:rPr>
          <w:i/>
          <w:iCs/>
        </w:rPr>
        <w:t xml:space="preserve"> </w:t>
      </w:r>
      <w:r>
        <w:t xml:space="preserve">manajemen </w:t>
      </w:r>
      <w:proofErr w:type="spellStart"/>
      <w:r>
        <w:rPr>
          <w:lang w:val="en-US"/>
        </w:rPr>
        <w:t>lk</w:t>
      </w:r>
      <w:proofErr w:type="spellEnd"/>
      <w:r>
        <w:t xml:space="preserve"> </w:t>
      </w:r>
      <w:proofErr w:type="spellStart"/>
      <w:r>
        <w:t>prodi</w:t>
      </w:r>
      <w:proofErr w:type="spellEnd"/>
      <w:r>
        <w:t xml:space="preserve"> yang menjabarkan alur proses pencarian borang laporan </w:t>
      </w:r>
      <w:proofErr w:type="spellStart"/>
      <w:r>
        <w:rPr>
          <w:lang w:val="en-US"/>
        </w:rPr>
        <w:t>kinerja</w:t>
      </w:r>
      <w:proofErr w:type="spellEnd"/>
      <w:r>
        <w:rPr>
          <w:lang w:val="en-US"/>
        </w:rPr>
        <w:t xml:space="preserve"> </w:t>
      </w:r>
      <w:r>
        <w:t xml:space="preserve">pada sistem. </w:t>
      </w:r>
      <w:proofErr w:type="spellStart"/>
      <w:r w:rsidRPr="00044B75">
        <w:rPr>
          <w:i/>
          <w:iCs/>
        </w:rPr>
        <w:t>Sequence</w:t>
      </w:r>
      <w:proofErr w:type="spellEnd"/>
      <w:r>
        <w:t xml:space="preserve"> ini terdiri dari </w:t>
      </w:r>
      <w:proofErr w:type="spellStart"/>
      <w:r>
        <w:t>ProdiIndex</w:t>
      </w:r>
      <w:proofErr w:type="spellEnd"/>
      <w:r>
        <w:t xml:space="preserve">, </w:t>
      </w:r>
      <w:proofErr w:type="spellStart"/>
      <w:r>
        <w:t>Lk</w:t>
      </w:r>
      <w:r>
        <w:t>Arsip</w:t>
      </w:r>
      <w:proofErr w:type="spellEnd"/>
      <w:r>
        <w:t xml:space="preserve"> dan </w:t>
      </w:r>
      <w:proofErr w:type="spellStart"/>
      <w:r>
        <w:t>Lk</w:t>
      </w:r>
      <w:r>
        <w:t>Index</w:t>
      </w:r>
      <w:proofErr w:type="spellEnd"/>
      <w:r>
        <w:t xml:space="preserve"> sebagai tampilan yang muncul kepada pengguna, </w:t>
      </w:r>
      <w:proofErr w:type="spellStart"/>
      <w:r>
        <w:t>Lk</w:t>
      </w:r>
      <w:r>
        <w:t>Controller</w:t>
      </w:r>
      <w:proofErr w:type="spellEnd"/>
      <w:r>
        <w:t xml:space="preserve"> sebagai </w:t>
      </w:r>
      <w:proofErr w:type="spellStart"/>
      <w:r w:rsidRPr="00044B75">
        <w:rPr>
          <w:i/>
          <w:iCs/>
        </w:rPr>
        <w:t>controller</w:t>
      </w:r>
      <w:proofErr w:type="spellEnd"/>
      <w:r>
        <w:t xml:space="preserve">, </w:t>
      </w:r>
      <w:proofErr w:type="spellStart"/>
      <w:r>
        <w:t>Lk</w:t>
      </w:r>
      <w:r>
        <w:t>Prodi</w:t>
      </w:r>
      <w:proofErr w:type="spellEnd"/>
      <w:r>
        <w:t xml:space="preserve"> sebagai </w:t>
      </w:r>
      <w:r w:rsidRPr="00044B75">
        <w:rPr>
          <w:i/>
          <w:iCs/>
        </w:rPr>
        <w:t>model</w:t>
      </w:r>
      <w:r>
        <w:t xml:space="preserve">, dan aktor dari </w:t>
      </w:r>
      <w:proofErr w:type="spellStart"/>
      <w:r w:rsidRPr="00044B75">
        <w:rPr>
          <w:i/>
          <w:iCs/>
        </w:rPr>
        <w:t>sequence</w:t>
      </w:r>
      <w:proofErr w:type="spellEnd"/>
      <w:r>
        <w:t xml:space="preserve"> ini adalah Tim </w:t>
      </w:r>
      <w:proofErr w:type="spellStart"/>
      <w:r>
        <w:t>Prodi</w:t>
      </w:r>
      <w:proofErr w:type="spellEnd"/>
      <w:r>
        <w:t>.</w:t>
      </w:r>
    </w:p>
    <w:p w14:paraId="0E79E2C1" w14:textId="77777777" w:rsidR="00E27ABC" w:rsidRDefault="00E27ABC" w:rsidP="00E27ABC">
      <w:pPr>
        <w:pStyle w:val="ListParagraph"/>
        <w:keepNext/>
        <w:ind w:left="0"/>
        <w:jc w:val="center"/>
      </w:pPr>
      <w:r>
        <w:rPr>
          <w:i/>
          <w:iCs/>
          <w:noProof/>
        </w:rPr>
        <w:drawing>
          <wp:inline distT="0" distB="0" distL="0" distR="0" wp14:anchorId="6CC85FDD" wp14:editId="6C94A2C5">
            <wp:extent cx="4033641" cy="2907318"/>
            <wp:effectExtent l="0" t="0" r="5080" b="762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pic:cNvPicPr>
                      <a:picLocks noChangeAspect="1" noChangeArrowheads="1"/>
                    </pic:cNvPicPr>
                  </pic:nvPicPr>
                  <pic:blipFill>
                    <a:blip r:embed="rId86" cstate="print">
                      <a:extLst>
                        <a:ext uri="{28A0092B-C50C-407E-A947-70E740481C1C}">
                          <a14:useLocalDpi xmlns:a14="http://schemas.microsoft.com/office/drawing/2010/main" val="0"/>
                        </a:ext>
                      </a:extLst>
                    </a:blip>
                    <a:stretch>
                      <a:fillRect/>
                    </a:stretch>
                  </pic:blipFill>
                  <pic:spPr bwMode="auto">
                    <a:xfrm>
                      <a:off x="0" y="0"/>
                      <a:ext cx="4033641" cy="2907318"/>
                    </a:xfrm>
                    <a:prstGeom prst="rect">
                      <a:avLst/>
                    </a:prstGeom>
                    <a:noFill/>
                    <a:ln>
                      <a:noFill/>
                    </a:ln>
                  </pic:spPr>
                </pic:pic>
              </a:graphicData>
            </a:graphic>
          </wp:inline>
        </w:drawing>
      </w:r>
    </w:p>
    <w:p w14:paraId="74FCCBDE" w14:textId="5F583801" w:rsidR="00E27ABC" w:rsidRDefault="00E27ABC" w:rsidP="00E27ABC">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Pr>
          <w:noProof/>
        </w:rPr>
        <w:t>43</w:t>
      </w:r>
      <w:r>
        <w:fldChar w:fldCharType="end"/>
      </w:r>
      <w:r>
        <w:t xml:space="preserve"> </w:t>
      </w:r>
      <w:proofErr w:type="spellStart"/>
      <w:r>
        <w:rPr>
          <w:i/>
          <w:iCs/>
        </w:rPr>
        <w:t>Sequence</w:t>
      </w:r>
      <w:proofErr w:type="spellEnd"/>
      <w:r>
        <w:rPr>
          <w:i/>
          <w:iCs/>
        </w:rPr>
        <w:t xml:space="preserve"> Diagram</w:t>
      </w:r>
      <w:r>
        <w:t xml:space="preserve"> Pencarian Laporan </w:t>
      </w:r>
      <w:r>
        <w:t>Kinerja</w:t>
      </w:r>
      <w:r>
        <w:t xml:space="preserve"> Program Studi.</w:t>
      </w:r>
    </w:p>
    <w:p w14:paraId="212607F9" w14:textId="77777777" w:rsidR="00E27ABC" w:rsidRPr="002B08F7" w:rsidRDefault="00E27ABC" w:rsidP="00E27ABC"/>
    <w:p w14:paraId="4B0CACE7" w14:textId="2297927F" w:rsidR="00E27ABC" w:rsidRDefault="00E27ABC" w:rsidP="00E27ABC">
      <w:pPr>
        <w:pStyle w:val="ListParagraph"/>
        <w:numPr>
          <w:ilvl w:val="0"/>
          <w:numId w:val="106"/>
        </w:numPr>
      </w:pPr>
      <w:proofErr w:type="spellStart"/>
      <w:r w:rsidRPr="00044B75">
        <w:rPr>
          <w:i/>
          <w:iCs/>
        </w:rPr>
        <w:t>Sequence</w:t>
      </w:r>
      <w:proofErr w:type="spellEnd"/>
      <w:r w:rsidRPr="00044B75">
        <w:rPr>
          <w:i/>
          <w:iCs/>
        </w:rPr>
        <w:t xml:space="preserve"> Diagram</w:t>
      </w:r>
      <w:r>
        <w:t xml:space="preserve"> Mengisi Laporan </w:t>
      </w:r>
      <w:r>
        <w:t>Kinerja</w:t>
      </w:r>
      <w:r>
        <w:t xml:space="preserve"> Program Studi </w:t>
      </w:r>
      <w:proofErr w:type="spellStart"/>
      <w:r w:rsidRPr="00044B75">
        <w:rPr>
          <w:i/>
          <w:iCs/>
        </w:rPr>
        <w:t>Sequence</w:t>
      </w:r>
      <w:proofErr w:type="spellEnd"/>
      <w:r>
        <w:t xml:space="preserve"> mengisi laporan evaluasi diri program studi merupakan bagian dari </w:t>
      </w:r>
      <w:proofErr w:type="spellStart"/>
      <w:r w:rsidRPr="00044B75">
        <w:rPr>
          <w:i/>
          <w:iCs/>
        </w:rPr>
        <w:t>usecase</w:t>
      </w:r>
      <w:proofErr w:type="spellEnd"/>
      <w:r w:rsidRPr="00044B75">
        <w:rPr>
          <w:i/>
          <w:iCs/>
        </w:rPr>
        <w:t xml:space="preserve"> </w:t>
      </w:r>
      <w:r>
        <w:t xml:space="preserve">manajemen </w:t>
      </w:r>
      <w:proofErr w:type="spellStart"/>
      <w:r>
        <w:t>led</w:t>
      </w:r>
      <w:proofErr w:type="spellEnd"/>
      <w:r>
        <w:t xml:space="preserve"> </w:t>
      </w:r>
      <w:proofErr w:type="spellStart"/>
      <w:r>
        <w:t>prodi</w:t>
      </w:r>
      <w:proofErr w:type="spellEnd"/>
      <w:r>
        <w:t xml:space="preserve"> yang menjabarkan alur proses pengisian borang laporan evaluasi diri pada sistem. </w:t>
      </w:r>
      <w:proofErr w:type="spellStart"/>
      <w:r w:rsidRPr="00044B75">
        <w:rPr>
          <w:i/>
          <w:iCs/>
        </w:rPr>
        <w:t>Sequence</w:t>
      </w:r>
      <w:proofErr w:type="spellEnd"/>
      <w:r>
        <w:t xml:space="preserve"> ini terdiri dari </w:t>
      </w:r>
      <w:proofErr w:type="spellStart"/>
      <w:r>
        <w:t>Isi</w:t>
      </w:r>
      <w:r>
        <w:t>Lk</w:t>
      </w:r>
      <w:proofErr w:type="spellEnd"/>
      <w:r>
        <w:t xml:space="preserve"> dan </w:t>
      </w:r>
      <w:proofErr w:type="spellStart"/>
      <w:r>
        <w:t>Lk</w:t>
      </w:r>
      <w:r>
        <w:t>Index</w:t>
      </w:r>
      <w:proofErr w:type="spellEnd"/>
      <w:r>
        <w:t xml:space="preserve"> sebagai tampilan yang muncul kepada pengguna, </w:t>
      </w:r>
      <w:proofErr w:type="spellStart"/>
      <w:r>
        <w:t>Lk</w:t>
      </w:r>
      <w:r>
        <w:t>Controller</w:t>
      </w:r>
      <w:proofErr w:type="spellEnd"/>
      <w:r>
        <w:t xml:space="preserve"> sebagai </w:t>
      </w:r>
      <w:proofErr w:type="spellStart"/>
      <w:r w:rsidRPr="00044B75">
        <w:rPr>
          <w:i/>
          <w:iCs/>
        </w:rPr>
        <w:t>controller</w:t>
      </w:r>
      <w:proofErr w:type="spellEnd"/>
      <w:r>
        <w:t xml:space="preserve">, </w:t>
      </w:r>
      <w:proofErr w:type="spellStart"/>
      <w:r>
        <w:t>Lk</w:t>
      </w:r>
      <w:r>
        <w:t>Prodi</w:t>
      </w:r>
      <w:proofErr w:type="spellEnd"/>
      <w:r>
        <w:t xml:space="preserve"> sebagai </w:t>
      </w:r>
      <w:r w:rsidRPr="00044B75">
        <w:rPr>
          <w:i/>
          <w:iCs/>
        </w:rPr>
        <w:t>model</w:t>
      </w:r>
      <w:r>
        <w:t xml:space="preserve">, dan aktor dari </w:t>
      </w:r>
      <w:proofErr w:type="spellStart"/>
      <w:r w:rsidRPr="00044B75">
        <w:rPr>
          <w:i/>
          <w:iCs/>
        </w:rPr>
        <w:t>sequence</w:t>
      </w:r>
      <w:proofErr w:type="spellEnd"/>
      <w:r>
        <w:t xml:space="preserve"> ini adalah Tim </w:t>
      </w:r>
      <w:proofErr w:type="spellStart"/>
      <w:r>
        <w:t>Prodi</w:t>
      </w:r>
      <w:proofErr w:type="spellEnd"/>
      <w:r>
        <w:t>.</w:t>
      </w:r>
    </w:p>
    <w:p w14:paraId="405204C4" w14:textId="77777777" w:rsidR="00E27ABC" w:rsidRDefault="00E27ABC" w:rsidP="00E27ABC">
      <w:pPr>
        <w:pStyle w:val="ListParagraph"/>
        <w:keepNext/>
        <w:ind w:left="0"/>
        <w:jc w:val="center"/>
      </w:pPr>
      <w:r>
        <w:rPr>
          <w:i/>
          <w:iCs/>
          <w:noProof/>
        </w:rPr>
        <w:lastRenderedPageBreak/>
        <w:drawing>
          <wp:inline distT="0" distB="0" distL="0" distR="0" wp14:anchorId="0799DA79" wp14:editId="6B5727D3">
            <wp:extent cx="3832508" cy="4109514"/>
            <wp:effectExtent l="0" t="0" r="0" b="5715"/>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pic:cNvPicPr>
                      <a:picLocks noChangeAspect="1" noChangeArrowheads="1"/>
                    </pic:cNvPicPr>
                  </pic:nvPicPr>
                  <pic:blipFill>
                    <a:blip r:embed="rId87" cstate="print">
                      <a:extLst>
                        <a:ext uri="{28A0092B-C50C-407E-A947-70E740481C1C}">
                          <a14:useLocalDpi xmlns:a14="http://schemas.microsoft.com/office/drawing/2010/main" val="0"/>
                        </a:ext>
                      </a:extLst>
                    </a:blip>
                    <a:stretch>
                      <a:fillRect/>
                    </a:stretch>
                  </pic:blipFill>
                  <pic:spPr bwMode="auto">
                    <a:xfrm>
                      <a:off x="0" y="0"/>
                      <a:ext cx="3832508" cy="4109514"/>
                    </a:xfrm>
                    <a:prstGeom prst="rect">
                      <a:avLst/>
                    </a:prstGeom>
                    <a:noFill/>
                    <a:ln>
                      <a:noFill/>
                    </a:ln>
                  </pic:spPr>
                </pic:pic>
              </a:graphicData>
            </a:graphic>
          </wp:inline>
        </w:drawing>
      </w:r>
    </w:p>
    <w:p w14:paraId="258DADCB" w14:textId="2AC597DD" w:rsidR="00E27ABC" w:rsidRDefault="00E27ABC" w:rsidP="00E27ABC">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Pr>
          <w:noProof/>
        </w:rPr>
        <w:t>44</w:t>
      </w:r>
      <w:r>
        <w:fldChar w:fldCharType="end"/>
      </w:r>
      <w:r>
        <w:t xml:space="preserve"> </w:t>
      </w:r>
      <w:proofErr w:type="spellStart"/>
      <w:r>
        <w:rPr>
          <w:i/>
          <w:iCs/>
        </w:rPr>
        <w:t>Sequence</w:t>
      </w:r>
      <w:proofErr w:type="spellEnd"/>
      <w:r>
        <w:rPr>
          <w:i/>
          <w:iCs/>
        </w:rPr>
        <w:t xml:space="preserve"> Diagram</w:t>
      </w:r>
      <w:r>
        <w:t xml:space="preserve"> Pengisian Laporan </w:t>
      </w:r>
      <w:r>
        <w:t>Kinerja</w:t>
      </w:r>
      <w:r>
        <w:t xml:space="preserve"> Program Studi.</w:t>
      </w:r>
    </w:p>
    <w:p w14:paraId="47510F60" w14:textId="77777777" w:rsidR="00E27ABC" w:rsidRDefault="00E27ABC" w:rsidP="00E27ABC"/>
    <w:p w14:paraId="0BC7AC6C" w14:textId="6764FBA5" w:rsidR="00E27ABC" w:rsidRDefault="00E27ABC" w:rsidP="00E27ABC">
      <w:pPr>
        <w:pStyle w:val="ListParagraph"/>
        <w:numPr>
          <w:ilvl w:val="0"/>
          <w:numId w:val="106"/>
        </w:numPr>
      </w:pPr>
      <w:proofErr w:type="spellStart"/>
      <w:r w:rsidRPr="00044B75">
        <w:rPr>
          <w:i/>
          <w:iCs/>
        </w:rPr>
        <w:t>Sequence</w:t>
      </w:r>
      <w:proofErr w:type="spellEnd"/>
      <w:r w:rsidRPr="00044B75">
        <w:rPr>
          <w:i/>
          <w:iCs/>
        </w:rPr>
        <w:t xml:space="preserve"> Diagram</w:t>
      </w:r>
      <w:r>
        <w:t xml:space="preserve"> Mengisi Dokumen Laporan </w:t>
      </w:r>
      <w:r>
        <w:t>Kinerja</w:t>
      </w:r>
      <w:r>
        <w:t xml:space="preserve"> Program Studi </w:t>
      </w:r>
    </w:p>
    <w:p w14:paraId="062E56D9" w14:textId="0F13C2C8" w:rsidR="00E27ABC" w:rsidRDefault="00E27ABC" w:rsidP="00E27ABC">
      <w:pPr>
        <w:pStyle w:val="ListParagraph"/>
        <w:ind w:left="1080"/>
      </w:pPr>
      <w:proofErr w:type="spellStart"/>
      <w:r w:rsidRPr="00044B75">
        <w:rPr>
          <w:i/>
          <w:iCs/>
        </w:rPr>
        <w:t>Sequence</w:t>
      </w:r>
      <w:proofErr w:type="spellEnd"/>
      <w:r>
        <w:t xml:space="preserve"> mengisi dokumen laporan evaluasi diri program studi merupakan bagian dari </w:t>
      </w:r>
      <w:proofErr w:type="spellStart"/>
      <w:r w:rsidRPr="00044B75">
        <w:rPr>
          <w:i/>
          <w:iCs/>
        </w:rPr>
        <w:t>usecase</w:t>
      </w:r>
      <w:proofErr w:type="spellEnd"/>
      <w:r w:rsidRPr="00044B75">
        <w:rPr>
          <w:i/>
          <w:iCs/>
        </w:rPr>
        <w:t xml:space="preserve"> </w:t>
      </w:r>
      <w:r>
        <w:t xml:space="preserve">manajemen </w:t>
      </w:r>
      <w:proofErr w:type="spellStart"/>
      <w:r>
        <w:t>led</w:t>
      </w:r>
      <w:proofErr w:type="spellEnd"/>
      <w:r>
        <w:t xml:space="preserve"> </w:t>
      </w:r>
      <w:proofErr w:type="spellStart"/>
      <w:r>
        <w:t>prodi</w:t>
      </w:r>
      <w:proofErr w:type="spellEnd"/>
      <w:r>
        <w:t xml:space="preserve"> yang menjabarkan alur proses pengisian dokumen borang laporan evaluasi diri pada sistem. </w:t>
      </w:r>
      <w:proofErr w:type="spellStart"/>
      <w:r w:rsidRPr="00044B75">
        <w:rPr>
          <w:i/>
          <w:iCs/>
        </w:rPr>
        <w:t>Sequence</w:t>
      </w:r>
      <w:proofErr w:type="spellEnd"/>
      <w:r>
        <w:t xml:space="preserve"> ini terdiri dari </w:t>
      </w:r>
      <w:proofErr w:type="spellStart"/>
      <w:r>
        <w:t>Item</w:t>
      </w:r>
      <w:r>
        <w:t>Lk</w:t>
      </w:r>
      <w:proofErr w:type="spellEnd"/>
      <w:r>
        <w:t xml:space="preserve"> dan </w:t>
      </w:r>
      <w:proofErr w:type="spellStart"/>
      <w:r>
        <w:t>UploadForm</w:t>
      </w:r>
      <w:proofErr w:type="spellEnd"/>
      <w:r>
        <w:t xml:space="preserve"> sebagai tampilan yang muncul kepada pengguna, </w:t>
      </w:r>
      <w:proofErr w:type="spellStart"/>
      <w:r>
        <w:t>Lk</w:t>
      </w:r>
      <w:r>
        <w:t>Controller</w:t>
      </w:r>
      <w:proofErr w:type="spellEnd"/>
      <w:r>
        <w:t xml:space="preserve"> sebagai </w:t>
      </w:r>
      <w:proofErr w:type="spellStart"/>
      <w:r w:rsidRPr="00044B75">
        <w:rPr>
          <w:i/>
          <w:iCs/>
        </w:rPr>
        <w:t>controller</w:t>
      </w:r>
      <w:proofErr w:type="spellEnd"/>
      <w:r>
        <w:t xml:space="preserve">, </w:t>
      </w:r>
      <w:proofErr w:type="spellStart"/>
      <w:r>
        <w:t>Lk</w:t>
      </w:r>
      <w:r>
        <w:t>ProdiDetail</w:t>
      </w:r>
      <w:proofErr w:type="spellEnd"/>
      <w:r>
        <w:t xml:space="preserve"> sebagai </w:t>
      </w:r>
      <w:r w:rsidRPr="00044B75">
        <w:rPr>
          <w:i/>
          <w:iCs/>
        </w:rPr>
        <w:t>model</w:t>
      </w:r>
      <w:r>
        <w:t xml:space="preserve">, dan aktor dari </w:t>
      </w:r>
      <w:proofErr w:type="spellStart"/>
      <w:r w:rsidRPr="00044B75">
        <w:rPr>
          <w:i/>
          <w:iCs/>
        </w:rPr>
        <w:t>sequence</w:t>
      </w:r>
      <w:proofErr w:type="spellEnd"/>
      <w:r>
        <w:t xml:space="preserve"> ini adalah Tim </w:t>
      </w:r>
      <w:proofErr w:type="spellStart"/>
      <w:r>
        <w:t>Prodi</w:t>
      </w:r>
      <w:proofErr w:type="spellEnd"/>
      <w:r>
        <w:t>.</w:t>
      </w:r>
    </w:p>
    <w:p w14:paraId="3AC66B5E" w14:textId="77777777" w:rsidR="00E27ABC" w:rsidRDefault="00E27ABC" w:rsidP="00E27ABC">
      <w:pPr>
        <w:pStyle w:val="ListParagraph"/>
        <w:keepNext/>
        <w:ind w:left="0"/>
        <w:jc w:val="center"/>
      </w:pPr>
      <w:r>
        <w:rPr>
          <w:i/>
          <w:iCs/>
          <w:noProof/>
        </w:rPr>
        <w:lastRenderedPageBreak/>
        <w:drawing>
          <wp:inline distT="0" distB="0" distL="0" distR="0" wp14:anchorId="3F170331" wp14:editId="73BF26C4">
            <wp:extent cx="4267969" cy="2632434"/>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pic:cNvPicPr>
                      <a:picLocks noChangeAspect="1" noChangeArrowheads="1"/>
                    </pic:cNvPicPr>
                  </pic:nvPicPr>
                  <pic:blipFill>
                    <a:blip r:embed="rId88" cstate="print">
                      <a:extLst>
                        <a:ext uri="{28A0092B-C50C-407E-A947-70E740481C1C}">
                          <a14:useLocalDpi xmlns:a14="http://schemas.microsoft.com/office/drawing/2010/main" val="0"/>
                        </a:ext>
                      </a:extLst>
                    </a:blip>
                    <a:stretch>
                      <a:fillRect/>
                    </a:stretch>
                  </pic:blipFill>
                  <pic:spPr bwMode="auto">
                    <a:xfrm>
                      <a:off x="0" y="0"/>
                      <a:ext cx="4267969" cy="2632434"/>
                    </a:xfrm>
                    <a:prstGeom prst="rect">
                      <a:avLst/>
                    </a:prstGeom>
                    <a:noFill/>
                    <a:ln>
                      <a:noFill/>
                    </a:ln>
                  </pic:spPr>
                </pic:pic>
              </a:graphicData>
            </a:graphic>
          </wp:inline>
        </w:drawing>
      </w:r>
    </w:p>
    <w:p w14:paraId="6911D940" w14:textId="11CD0430" w:rsidR="00E27ABC" w:rsidRDefault="00E27ABC" w:rsidP="00E27ABC">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Pr>
          <w:noProof/>
        </w:rPr>
        <w:t>45</w:t>
      </w:r>
      <w:r>
        <w:fldChar w:fldCharType="end"/>
      </w:r>
      <w:r>
        <w:t xml:space="preserve"> </w:t>
      </w:r>
      <w:proofErr w:type="spellStart"/>
      <w:r>
        <w:rPr>
          <w:i/>
          <w:iCs/>
        </w:rPr>
        <w:t>Sequence</w:t>
      </w:r>
      <w:proofErr w:type="spellEnd"/>
      <w:r>
        <w:rPr>
          <w:i/>
          <w:iCs/>
        </w:rPr>
        <w:t xml:space="preserve"> Diagram</w:t>
      </w:r>
      <w:r>
        <w:t xml:space="preserve"> Pengisian Dokumen Laporan </w:t>
      </w:r>
      <w:r>
        <w:t>Kinerja</w:t>
      </w:r>
      <w:r>
        <w:t xml:space="preserve"> Program Studi.</w:t>
      </w:r>
    </w:p>
    <w:p w14:paraId="6F83F873" w14:textId="70ACFCAD" w:rsidR="00536515" w:rsidRDefault="00536515" w:rsidP="00A33DBE"/>
    <w:p w14:paraId="70952106" w14:textId="05168509" w:rsidR="00D31965" w:rsidRDefault="00D31965" w:rsidP="00D31965">
      <w:pPr>
        <w:pStyle w:val="ListParagraph"/>
        <w:numPr>
          <w:ilvl w:val="0"/>
          <w:numId w:val="106"/>
        </w:numPr>
      </w:pPr>
      <w:proofErr w:type="spellStart"/>
      <w:r w:rsidRPr="00044B75">
        <w:rPr>
          <w:i/>
          <w:iCs/>
        </w:rPr>
        <w:t>Sequence</w:t>
      </w:r>
      <w:proofErr w:type="spellEnd"/>
      <w:r w:rsidRPr="00044B75">
        <w:rPr>
          <w:i/>
          <w:iCs/>
        </w:rPr>
        <w:t xml:space="preserve"> Diagram</w:t>
      </w:r>
      <w:r>
        <w:t xml:space="preserve"> Mencari Laporan Evaluasi Diri </w:t>
      </w:r>
      <w:r>
        <w:t>Perguruan Tinggi</w:t>
      </w:r>
      <w:r>
        <w:t xml:space="preserve"> </w:t>
      </w:r>
      <w:proofErr w:type="spellStart"/>
      <w:r w:rsidRPr="00044B75">
        <w:rPr>
          <w:i/>
          <w:iCs/>
        </w:rPr>
        <w:t>Sequence</w:t>
      </w:r>
      <w:proofErr w:type="spellEnd"/>
      <w:r>
        <w:t xml:space="preserve"> mencari laporan evaluasi diri </w:t>
      </w:r>
      <w:r>
        <w:t>perguruan tinggi</w:t>
      </w:r>
      <w:r>
        <w:t xml:space="preserve"> merupakan bagian dari </w:t>
      </w:r>
      <w:proofErr w:type="spellStart"/>
      <w:r w:rsidRPr="00044B75">
        <w:rPr>
          <w:i/>
          <w:iCs/>
        </w:rPr>
        <w:t>usecase</w:t>
      </w:r>
      <w:proofErr w:type="spellEnd"/>
      <w:r w:rsidRPr="00044B75">
        <w:rPr>
          <w:i/>
          <w:iCs/>
        </w:rPr>
        <w:t xml:space="preserve"> </w:t>
      </w:r>
      <w:r>
        <w:t xml:space="preserve">manajemen </w:t>
      </w:r>
      <w:proofErr w:type="spellStart"/>
      <w:r>
        <w:t>led</w:t>
      </w:r>
      <w:proofErr w:type="spellEnd"/>
      <w:r>
        <w:t xml:space="preserve"> </w:t>
      </w:r>
      <w:r>
        <w:t>institusi</w:t>
      </w:r>
      <w:r>
        <w:t xml:space="preserve"> yang menjabarkan alur proses pencarian borang laporan evaluasi diri pada sistem. </w:t>
      </w:r>
      <w:proofErr w:type="spellStart"/>
      <w:r w:rsidRPr="00044B75">
        <w:rPr>
          <w:i/>
          <w:iCs/>
        </w:rPr>
        <w:t>Sequence</w:t>
      </w:r>
      <w:proofErr w:type="spellEnd"/>
      <w:r>
        <w:t xml:space="preserve"> ini terdiri dari </w:t>
      </w:r>
      <w:proofErr w:type="spellStart"/>
      <w:r>
        <w:t>ProdiIndex</w:t>
      </w:r>
      <w:proofErr w:type="spellEnd"/>
      <w:r>
        <w:t xml:space="preserve">, </w:t>
      </w:r>
      <w:proofErr w:type="spellStart"/>
      <w:r>
        <w:t>LedArsip</w:t>
      </w:r>
      <w:proofErr w:type="spellEnd"/>
      <w:r>
        <w:t xml:space="preserve"> dan </w:t>
      </w:r>
      <w:proofErr w:type="spellStart"/>
      <w:r>
        <w:t>LedIndex</w:t>
      </w:r>
      <w:proofErr w:type="spellEnd"/>
      <w:r>
        <w:t xml:space="preserve"> sebagai tampilan yang muncul kepada pengguna, </w:t>
      </w:r>
      <w:proofErr w:type="spellStart"/>
      <w:r>
        <w:t>LedController</w:t>
      </w:r>
      <w:proofErr w:type="spellEnd"/>
      <w:r>
        <w:t xml:space="preserve"> sebagai </w:t>
      </w:r>
      <w:proofErr w:type="spellStart"/>
      <w:r w:rsidRPr="00044B75">
        <w:rPr>
          <w:i/>
          <w:iCs/>
        </w:rPr>
        <w:t>controller</w:t>
      </w:r>
      <w:proofErr w:type="spellEnd"/>
      <w:r>
        <w:t xml:space="preserve">, </w:t>
      </w:r>
      <w:proofErr w:type="spellStart"/>
      <w:r>
        <w:t>Led</w:t>
      </w:r>
      <w:r>
        <w:t>Institusi</w:t>
      </w:r>
      <w:proofErr w:type="spellEnd"/>
      <w:r>
        <w:t xml:space="preserve"> sebagai </w:t>
      </w:r>
      <w:r w:rsidRPr="00044B75">
        <w:rPr>
          <w:i/>
          <w:iCs/>
        </w:rPr>
        <w:t>model</w:t>
      </w:r>
      <w:r>
        <w:t xml:space="preserve">, dan aktor dari </w:t>
      </w:r>
      <w:proofErr w:type="spellStart"/>
      <w:r w:rsidRPr="00044B75">
        <w:rPr>
          <w:i/>
          <w:iCs/>
        </w:rPr>
        <w:t>sequence</w:t>
      </w:r>
      <w:proofErr w:type="spellEnd"/>
      <w:r>
        <w:t xml:space="preserve"> ini adalah Tim </w:t>
      </w:r>
      <w:r>
        <w:t>Institusi</w:t>
      </w:r>
      <w:r>
        <w:t>.</w:t>
      </w:r>
    </w:p>
    <w:p w14:paraId="2420C989" w14:textId="77777777" w:rsidR="00D31965" w:rsidRDefault="00D31965" w:rsidP="00D31965">
      <w:pPr>
        <w:pStyle w:val="ListParagraph"/>
        <w:keepNext/>
        <w:ind w:left="0"/>
        <w:jc w:val="center"/>
      </w:pPr>
      <w:r>
        <w:rPr>
          <w:i/>
          <w:iCs/>
          <w:noProof/>
        </w:rPr>
        <w:lastRenderedPageBreak/>
        <w:drawing>
          <wp:inline distT="0" distB="0" distL="0" distR="0" wp14:anchorId="3E744683" wp14:editId="5A235F0C">
            <wp:extent cx="4033641" cy="2720771"/>
            <wp:effectExtent l="0" t="0" r="5080" b="381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pic:cNvPicPr>
                      <a:picLocks noChangeAspect="1" noChangeArrowheads="1"/>
                    </pic:cNvPicPr>
                  </pic:nvPicPr>
                  <pic:blipFill>
                    <a:blip r:embed="rId89" cstate="print">
                      <a:extLst>
                        <a:ext uri="{28A0092B-C50C-407E-A947-70E740481C1C}">
                          <a14:useLocalDpi xmlns:a14="http://schemas.microsoft.com/office/drawing/2010/main" val="0"/>
                        </a:ext>
                      </a:extLst>
                    </a:blip>
                    <a:stretch>
                      <a:fillRect/>
                    </a:stretch>
                  </pic:blipFill>
                  <pic:spPr bwMode="auto">
                    <a:xfrm>
                      <a:off x="0" y="0"/>
                      <a:ext cx="4033641" cy="2720771"/>
                    </a:xfrm>
                    <a:prstGeom prst="rect">
                      <a:avLst/>
                    </a:prstGeom>
                    <a:noFill/>
                    <a:ln>
                      <a:noFill/>
                    </a:ln>
                  </pic:spPr>
                </pic:pic>
              </a:graphicData>
            </a:graphic>
          </wp:inline>
        </w:drawing>
      </w:r>
    </w:p>
    <w:p w14:paraId="6EC57A47" w14:textId="61046EE9" w:rsidR="00D31965" w:rsidRDefault="00D31965" w:rsidP="00D31965">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Pr>
          <w:noProof/>
        </w:rPr>
        <w:t>46</w:t>
      </w:r>
      <w:r>
        <w:fldChar w:fldCharType="end"/>
      </w:r>
      <w:r>
        <w:t xml:space="preserve"> </w:t>
      </w:r>
      <w:proofErr w:type="spellStart"/>
      <w:r>
        <w:rPr>
          <w:i/>
          <w:iCs/>
        </w:rPr>
        <w:t>Sequence</w:t>
      </w:r>
      <w:proofErr w:type="spellEnd"/>
      <w:r>
        <w:rPr>
          <w:i/>
          <w:iCs/>
        </w:rPr>
        <w:t xml:space="preserve"> Diagram</w:t>
      </w:r>
      <w:r>
        <w:t xml:space="preserve"> Pencarian Laporan Evaluasi Diri </w:t>
      </w:r>
      <w:r>
        <w:t>Perguruan Tinggi</w:t>
      </w:r>
      <w:r>
        <w:t>.</w:t>
      </w:r>
    </w:p>
    <w:p w14:paraId="021FD889" w14:textId="77777777" w:rsidR="00D31965" w:rsidRPr="00D31965" w:rsidRDefault="00D31965" w:rsidP="00D31965"/>
    <w:p w14:paraId="28F0FA58" w14:textId="5F3316D3" w:rsidR="00D31965" w:rsidRDefault="00D31965" w:rsidP="00D31965">
      <w:pPr>
        <w:pStyle w:val="ListParagraph"/>
        <w:numPr>
          <w:ilvl w:val="0"/>
          <w:numId w:val="106"/>
        </w:numPr>
      </w:pPr>
      <w:proofErr w:type="spellStart"/>
      <w:r w:rsidRPr="00044B75">
        <w:rPr>
          <w:i/>
          <w:iCs/>
        </w:rPr>
        <w:t>Sequence</w:t>
      </w:r>
      <w:proofErr w:type="spellEnd"/>
      <w:r w:rsidRPr="00044B75">
        <w:rPr>
          <w:i/>
          <w:iCs/>
        </w:rPr>
        <w:t xml:space="preserve"> Diagram</w:t>
      </w:r>
      <w:r>
        <w:t xml:space="preserve"> Mengisi Laporan Evaluasi Diri </w:t>
      </w:r>
      <w:r>
        <w:t>Perguruan Tinggi</w:t>
      </w:r>
      <w:r>
        <w:t xml:space="preserve"> </w:t>
      </w:r>
      <w:proofErr w:type="spellStart"/>
      <w:r w:rsidRPr="00044B75">
        <w:rPr>
          <w:i/>
          <w:iCs/>
        </w:rPr>
        <w:t>Sequence</w:t>
      </w:r>
      <w:proofErr w:type="spellEnd"/>
      <w:r>
        <w:t xml:space="preserve"> mengisi laporan evaluasi diri </w:t>
      </w:r>
      <w:r>
        <w:t>perguruan tinggi</w:t>
      </w:r>
      <w:r>
        <w:t xml:space="preserve"> merupakan bagian dari </w:t>
      </w:r>
      <w:proofErr w:type="spellStart"/>
      <w:r w:rsidRPr="00044B75">
        <w:rPr>
          <w:i/>
          <w:iCs/>
        </w:rPr>
        <w:t>usecase</w:t>
      </w:r>
      <w:proofErr w:type="spellEnd"/>
      <w:r w:rsidRPr="00044B75">
        <w:rPr>
          <w:i/>
          <w:iCs/>
        </w:rPr>
        <w:t xml:space="preserve"> </w:t>
      </w:r>
      <w:r>
        <w:t xml:space="preserve">manajemen </w:t>
      </w:r>
      <w:proofErr w:type="spellStart"/>
      <w:r>
        <w:t>led</w:t>
      </w:r>
      <w:proofErr w:type="spellEnd"/>
      <w:r>
        <w:t xml:space="preserve"> </w:t>
      </w:r>
      <w:r>
        <w:t>institusi</w:t>
      </w:r>
      <w:r>
        <w:t xml:space="preserve"> yang menjabarkan alur proses pengisian borang laporan evaluasi diri pada sistem. </w:t>
      </w:r>
      <w:proofErr w:type="spellStart"/>
      <w:r w:rsidRPr="00044B75">
        <w:rPr>
          <w:i/>
          <w:iCs/>
        </w:rPr>
        <w:t>Sequence</w:t>
      </w:r>
      <w:proofErr w:type="spellEnd"/>
      <w:r>
        <w:t xml:space="preserve"> ini terdiri dari </w:t>
      </w:r>
      <w:proofErr w:type="spellStart"/>
      <w:r>
        <w:t>IsiLed</w:t>
      </w:r>
      <w:proofErr w:type="spellEnd"/>
      <w:r>
        <w:t xml:space="preserve"> dan </w:t>
      </w:r>
      <w:proofErr w:type="spellStart"/>
      <w:r>
        <w:t>LedIndex</w:t>
      </w:r>
      <w:proofErr w:type="spellEnd"/>
      <w:r>
        <w:t xml:space="preserve"> sebagai tampilan yang muncul kepada pengguna, </w:t>
      </w:r>
      <w:proofErr w:type="spellStart"/>
      <w:r>
        <w:t>LedController</w:t>
      </w:r>
      <w:proofErr w:type="spellEnd"/>
      <w:r>
        <w:t xml:space="preserve"> sebagai </w:t>
      </w:r>
      <w:proofErr w:type="spellStart"/>
      <w:r w:rsidRPr="00044B75">
        <w:rPr>
          <w:i/>
          <w:iCs/>
        </w:rPr>
        <w:t>controller</w:t>
      </w:r>
      <w:proofErr w:type="spellEnd"/>
      <w:r>
        <w:t xml:space="preserve">, </w:t>
      </w:r>
      <w:proofErr w:type="spellStart"/>
      <w:r>
        <w:t>Led</w:t>
      </w:r>
      <w:r>
        <w:t>Institusi</w:t>
      </w:r>
      <w:proofErr w:type="spellEnd"/>
      <w:r>
        <w:t xml:space="preserve"> sebagai </w:t>
      </w:r>
      <w:r w:rsidRPr="00044B75">
        <w:rPr>
          <w:i/>
          <w:iCs/>
        </w:rPr>
        <w:t>model</w:t>
      </w:r>
      <w:r>
        <w:t xml:space="preserve">, dan aktor dari </w:t>
      </w:r>
      <w:proofErr w:type="spellStart"/>
      <w:r w:rsidRPr="00044B75">
        <w:rPr>
          <w:i/>
          <w:iCs/>
        </w:rPr>
        <w:t>sequence</w:t>
      </w:r>
      <w:proofErr w:type="spellEnd"/>
      <w:r>
        <w:t xml:space="preserve"> ini adalah Tim </w:t>
      </w:r>
      <w:r>
        <w:t>Institusi</w:t>
      </w:r>
      <w:r>
        <w:t>.</w:t>
      </w:r>
    </w:p>
    <w:p w14:paraId="3FC0C1E2" w14:textId="77777777" w:rsidR="00D31965" w:rsidRDefault="00D31965" w:rsidP="00D31965">
      <w:pPr>
        <w:pStyle w:val="ListParagraph"/>
        <w:keepNext/>
        <w:ind w:left="0"/>
        <w:jc w:val="center"/>
      </w:pPr>
      <w:r>
        <w:rPr>
          <w:i/>
          <w:iCs/>
          <w:noProof/>
        </w:rPr>
        <w:lastRenderedPageBreak/>
        <w:drawing>
          <wp:inline distT="0" distB="0" distL="0" distR="0" wp14:anchorId="63B4AC2A" wp14:editId="593A7855">
            <wp:extent cx="3832508" cy="4109514"/>
            <wp:effectExtent l="0" t="0" r="0" b="571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32"/>
                    <pic:cNvPicPr>
                      <a:picLocks noChangeAspect="1" noChangeArrowheads="1"/>
                    </pic:cNvPicPr>
                  </pic:nvPicPr>
                  <pic:blipFill>
                    <a:blip r:embed="rId90" cstate="print">
                      <a:extLst>
                        <a:ext uri="{28A0092B-C50C-407E-A947-70E740481C1C}">
                          <a14:useLocalDpi xmlns:a14="http://schemas.microsoft.com/office/drawing/2010/main" val="0"/>
                        </a:ext>
                      </a:extLst>
                    </a:blip>
                    <a:stretch>
                      <a:fillRect/>
                    </a:stretch>
                  </pic:blipFill>
                  <pic:spPr bwMode="auto">
                    <a:xfrm>
                      <a:off x="0" y="0"/>
                      <a:ext cx="3832508" cy="4109514"/>
                    </a:xfrm>
                    <a:prstGeom prst="rect">
                      <a:avLst/>
                    </a:prstGeom>
                    <a:noFill/>
                    <a:ln>
                      <a:noFill/>
                    </a:ln>
                  </pic:spPr>
                </pic:pic>
              </a:graphicData>
            </a:graphic>
          </wp:inline>
        </w:drawing>
      </w:r>
    </w:p>
    <w:p w14:paraId="60DAD29E" w14:textId="0658105F" w:rsidR="00D31965" w:rsidRDefault="00D31965" w:rsidP="00D31965">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Pr>
          <w:noProof/>
        </w:rPr>
        <w:t>40</w:t>
      </w:r>
      <w:r>
        <w:fldChar w:fldCharType="end"/>
      </w:r>
      <w:r>
        <w:t xml:space="preserve"> </w:t>
      </w:r>
      <w:proofErr w:type="spellStart"/>
      <w:r>
        <w:rPr>
          <w:i/>
          <w:iCs/>
        </w:rPr>
        <w:t>Sequence</w:t>
      </w:r>
      <w:proofErr w:type="spellEnd"/>
      <w:r>
        <w:rPr>
          <w:i/>
          <w:iCs/>
        </w:rPr>
        <w:t xml:space="preserve"> Diagram</w:t>
      </w:r>
      <w:r>
        <w:t xml:space="preserve"> Pengisian Laporan Evaluasi Diri </w:t>
      </w:r>
      <w:r>
        <w:t>Perguruan Tinggi</w:t>
      </w:r>
      <w:r>
        <w:t>.</w:t>
      </w:r>
    </w:p>
    <w:p w14:paraId="45CED73B" w14:textId="77777777" w:rsidR="00D31965" w:rsidRDefault="00D31965" w:rsidP="00D31965"/>
    <w:p w14:paraId="2B23D87D" w14:textId="61EE8424" w:rsidR="00D31965" w:rsidRDefault="00D31965" w:rsidP="00D31965">
      <w:pPr>
        <w:pStyle w:val="ListParagraph"/>
        <w:numPr>
          <w:ilvl w:val="0"/>
          <w:numId w:val="106"/>
        </w:numPr>
      </w:pPr>
      <w:proofErr w:type="spellStart"/>
      <w:r w:rsidRPr="00044B75">
        <w:rPr>
          <w:i/>
          <w:iCs/>
        </w:rPr>
        <w:t>Sequence</w:t>
      </w:r>
      <w:proofErr w:type="spellEnd"/>
      <w:r w:rsidRPr="00044B75">
        <w:rPr>
          <w:i/>
          <w:iCs/>
        </w:rPr>
        <w:t xml:space="preserve"> Diagram</w:t>
      </w:r>
      <w:r>
        <w:t xml:space="preserve"> Mengisi Dokumen Laporan Evaluasi Diri </w:t>
      </w:r>
      <w:r>
        <w:t>Perguruan Tinggi</w:t>
      </w:r>
      <w:r>
        <w:t xml:space="preserve"> </w:t>
      </w:r>
    </w:p>
    <w:p w14:paraId="1934F606" w14:textId="762F1D66" w:rsidR="00D31965" w:rsidRDefault="00D31965" w:rsidP="00D31965">
      <w:pPr>
        <w:pStyle w:val="ListParagraph"/>
        <w:ind w:left="1080"/>
      </w:pPr>
      <w:proofErr w:type="spellStart"/>
      <w:r w:rsidRPr="00044B75">
        <w:rPr>
          <w:i/>
          <w:iCs/>
        </w:rPr>
        <w:t>Sequence</w:t>
      </w:r>
      <w:proofErr w:type="spellEnd"/>
      <w:r>
        <w:t xml:space="preserve"> mengisi dokumen laporan evaluasi diri </w:t>
      </w:r>
      <w:r>
        <w:t>perguruan tinggi</w:t>
      </w:r>
      <w:r>
        <w:t xml:space="preserve"> merupakan bagian dari </w:t>
      </w:r>
      <w:proofErr w:type="spellStart"/>
      <w:r w:rsidRPr="00044B75">
        <w:rPr>
          <w:i/>
          <w:iCs/>
        </w:rPr>
        <w:t>usecase</w:t>
      </w:r>
      <w:proofErr w:type="spellEnd"/>
      <w:r w:rsidRPr="00044B75">
        <w:rPr>
          <w:i/>
          <w:iCs/>
        </w:rPr>
        <w:t xml:space="preserve"> </w:t>
      </w:r>
      <w:r>
        <w:t xml:space="preserve">manajemen </w:t>
      </w:r>
      <w:proofErr w:type="spellStart"/>
      <w:r>
        <w:t>led</w:t>
      </w:r>
      <w:proofErr w:type="spellEnd"/>
      <w:r>
        <w:t xml:space="preserve"> </w:t>
      </w:r>
      <w:r>
        <w:t>institusi</w:t>
      </w:r>
      <w:r>
        <w:t xml:space="preserve"> yang menjabarkan alur proses pengisian dokumen borang laporan evaluasi diri pada sistem. </w:t>
      </w:r>
      <w:proofErr w:type="spellStart"/>
      <w:r w:rsidRPr="00044B75">
        <w:rPr>
          <w:i/>
          <w:iCs/>
        </w:rPr>
        <w:t>Sequence</w:t>
      </w:r>
      <w:proofErr w:type="spellEnd"/>
      <w:r>
        <w:t xml:space="preserve"> ini terdiri dari </w:t>
      </w:r>
      <w:proofErr w:type="spellStart"/>
      <w:r>
        <w:t>ItemLed</w:t>
      </w:r>
      <w:proofErr w:type="spellEnd"/>
      <w:r>
        <w:t xml:space="preserve"> dan </w:t>
      </w:r>
      <w:proofErr w:type="spellStart"/>
      <w:r>
        <w:t>UploadForm</w:t>
      </w:r>
      <w:proofErr w:type="spellEnd"/>
      <w:r>
        <w:t xml:space="preserve"> sebagai tampilan yang muncul kepada pengguna, </w:t>
      </w:r>
      <w:proofErr w:type="spellStart"/>
      <w:r>
        <w:t>LedController</w:t>
      </w:r>
      <w:proofErr w:type="spellEnd"/>
      <w:r>
        <w:t xml:space="preserve"> sebagai </w:t>
      </w:r>
      <w:proofErr w:type="spellStart"/>
      <w:r w:rsidRPr="00044B75">
        <w:rPr>
          <w:i/>
          <w:iCs/>
        </w:rPr>
        <w:t>controller</w:t>
      </w:r>
      <w:proofErr w:type="spellEnd"/>
      <w:r>
        <w:t xml:space="preserve">, </w:t>
      </w:r>
      <w:proofErr w:type="spellStart"/>
      <w:r>
        <w:t>Led</w:t>
      </w:r>
      <w:r>
        <w:t>Institusi</w:t>
      </w:r>
      <w:r>
        <w:t>Detail</w:t>
      </w:r>
      <w:proofErr w:type="spellEnd"/>
      <w:r>
        <w:t xml:space="preserve"> sebagai </w:t>
      </w:r>
      <w:r w:rsidRPr="00044B75">
        <w:rPr>
          <w:i/>
          <w:iCs/>
        </w:rPr>
        <w:t>model</w:t>
      </w:r>
      <w:r>
        <w:t xml:space="preserve">, dan aktor dari </w:t>
      </w:r>
      <w:proofErr w:type="spellStart"/>
      <w:r w:rsidRPr="00044B75">
        <w:rPr>
          <w:i/>
          <w:iCs/>
        </w:rPr>
        <w:t>sequence</w:t>
      </w:r>
      <w:proofErr w:type="spellEnd"/>
      <w:r>
        <w:t xml:space="preserve"> ini adalah Tim </w:t>
      </w:r>
      <w:r>
        <w:t>Institusi</w:t>
      </w:r>
      <w:r>
        <w:t>.</w:t>
      </w:r>
    </w:p>
    <w:p w14:paraId="1FCF0A04" w14:textId="77777777" w:rsidR="00D31965" w:rsidRDefault="00D31965" w:rsidP="00D31965">
      <w:pPr>
        <w:pStyle w:val="ListParagraph"/>
        <w:keepNext/>
        <w:ind w:left="0"/>
        <w:jc w:val="center"/>
      </w:pPr>
      <w:r>
        <w:rPr>
          <w:i/>
          <w:iCs/>
          <w:noProof/>
        </w:rPr>
        <w:lastRenderedPageBreak/>
        <w:drawing>
          <wp:inline distT="0" distB="0" distL="0" distR="0" wp14:anchorId="4BE664E3" wp14:editId="1AE22A8B">
            <wp:extent cx="4267969" cy="2632434"/>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pic:cNvPicPr>
                      <a:picLocks noChangeAspect="1" noChangeArrowheads="1"/>
                    </pic:cNvPicPr>
                  </pic:nvPicPr>
                  <pic:blipFill>
                    <a:blip r:embed="rId91" cstate="print">
                      <a:extLst>
                        <a:ext uri="{28A0092B-C50C-407E-A947-70E740481C1C}">
                          <a14:useLocalDpi xmlns:a14="http://schemas.microsoft.com/office/drawing/2010/main" val="0"/>
                        </a:ext>
                      </a:extLst>
                    </a:blip>
                    <a:stretch>
                      <a:fillRect/>
                    </a:stretch>
                  </pic:blipFill>
                  <pic:spPr bwMode="auto">
                    <a:xfrm>
                      <a:off x="0" y="0"/>
                      <a:ext cx="4267969" cy="2632434"/>
                    </a:xfrm>
                    <a:prstGeom prst="rect">
                      <a:avLst/>
                    </a:prstGeom>
                    <a:noFill/>
                    <a:ln>
                      <a:noFill/>
                    </a:ln>
                  </pic:spPr>
                </pic:pic>
              </a:graphicData>
            </a:graphic>
          </wp:inline>
        </w:drawing>
      </w:r>
    </w:p>
    <w:p w14:paraId="64BFFA04" w14:textId="213F0AB2" w:rsidR="00D31965" w:rsidRDefault="00D31965" w:rsidP="00D31965">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Pr>
          <w:noProof/>
        </w:rPr>
        <w:t>41</w:t>
      </w:r>
      <w:r>
        <w:fldChar w:fldCharType="end"/>
      </w:r>
      <w:r>
        <w:t xml:space="preserve"> </w:t>
      </w:r>
      <w:proofErr w:type="spellStart"/>
      <w:r>
        <w:rPr>
          <w:i/>
          <w:iCs/>
        </w:rPr>
        <w:t>Sequence</w:t>
      </w:r>
      <w:proofErr w:type="spellEnd"/>
      <w:r>
        <w:rPr>
          <w:i/>
          <w:iCs/>
        </w:rPr>
        <w:t xml:space="preserve"> Diagram</w:t>
      </w:r>
      <w:r>
        <w:t xml:space="preserve"> Pengisian Dokumen Laporan Evaluasi Diri </w:t>
      </w:r>
      <w:r>
        <w:t>Perguruan Tinggi</w:t>
      </w:r>
      <w:r>
        <w:t>.</w:t>
      </w:r>
    </w:p>
    <w:p w14:paraId="33E75EFE" w14:textId="6E389173" w:rsidR="00D31965" w:rsidRDefault="00D31965" w:rsidP="00D31965">
      <w:pPr>
        <w:pStyle w:val="ListParagraph"/>
        <w:numPr>
          <w:ilvl w:val="0"/>
          <w:numId w:val="106"/>
        </w:numPr>
      </w:pPr>
      <w:proofErr w:type="spellStart"/>
      <w:r w:rsidRPr="00044B75">
        <w:rPr>
          <w:i/>
          <w:iCs/>
        </w:rPr>
        <w:t>Sequence</w:t>
      </w:r>
      <w:proofErr w:type="spellEnd"/>
      <w:r w:rsidRPr="00044B75">
        <w:rPr>
          <w:i/>
          <w:iCs/>
        </w:rPr>
        <w:t xml:space="preserve"> Diagram</w:t>
      </w:r>
      <w:r>
        <w:t xml:space="preserve"> </w:t>
      </w:r>
      <w:proofErr w:type="spellStart"/>
      <w:r>
        <w:rPr>
          <w:lang w:val="en-US"/>
        </w:rPr>
        <w:t>Mengekspor</w:t>
      </w:r>
      <w:proofErr w:type="spellEnd"/>
      <w:r>
        <w:rPr>
          <w:lang w:val="en-US"/>
        </w:rPr>
        <w:t xml:space="preserve"> </w:t>
      </w:r>
      <w:r>
        <w:t xml:space="preserve">Laporan Evaluasi Diri </w:t>
      </w:r>
      <w:r>
        <w:t>Perguruan Tinggi</w:t>
      </w:r>
      <w:r>
        <w:t xml:space="preserve"> </w:t>
      </w:r>
    </w:p>
    <w:p w14:paraId="4E34138F" w14:textId="59CB8B7D" w:rsidR="00D31965" w:rsidRDefault="00D31965" w:rsidP="00D31965">
      <w:pPr>
        <w:pStyle w:val="ListParagraph"/>
        <w:ind w:left="1080"/>
      </w:pPr>
      <w:r>
        <w:rPr>
          <w:i/>
          <w:iCs/>
          <w:lang w:val="en-US"/>
        </w:rPr>
        <w:t>S</w:t>
      </w:r>
      <w:proofErr w:type="spellStart"/>
      <w:r w:rsidRPr="00044B75">
        <w:rPr>
          <w:i/>
          <w:iCs/>
        </w:rPr>
        <w:t>equence</w:t>
      </w:r>
      <w:proofErr w:type="spellEnd"/>
      <w:r>
        <w:t xml:space="preserve"> </w:t>
      </w:r>
      <w:proofErr w:type="spellStart"/>
      <w:r>
        <w:rPr>
          <w:lang w:val="en-US"/>
        </w:rPr>
        <w:t>mengekspor</w:t>
      </w:r>
      <w:proofErr w:type="spellEnd"/>
      <w:r>
        <w:t xml:space="preserve"> dokumen laporan evaluasi diri </w:t>
      </w:r>
      <w:r>
        <w:t>perguruan tinggi</w:t>
      </w:r>
      <w:r>
        <w:t xml:space="preserve"> merupakan bagian dari </w:t>
      </w:r>
      <w:proofErr w:type="spellStart"/>
      <w:r w:rsidRPr="00044B75">
        <w:rPr>
          <w:i/>
          <w:iCs/>
        </w:rPr>
        <w:t>usecase</w:t>
      </w:r>
      <w:proofErr w:type="spellEnd"/>
      <w:r w:rsidRPr="00044B75">
        <w:rPr>
          <w:i/>
          <w:iCs/>
        </w:rPr>
        <w:t xml:space="preserve"> </w:t>
      </w:r>
      <w:r>
        <w:t xml:space="preserve">manajemen </w:t>
      </w:r>
      <w:proofErr w:type="spellStart"/>
      <w:r>
        <w:t>led</w:t>
      </w:r>
      <w:proofErr w:type="spellEnd"/>
      <w:r>
        <w:t xml:space="preserve"> </w:t>
      </w:r>
      <w:r>
        <w:t>institusi</w:t>
      </w:r>
      <w:r>
        <w:t xml:space="preserve"> yang menjabarkan alur proses </w:t>
      </w:r>
      <w:proofErr w:type="spellStart"/>
      <w:r>
        <w:rPr>
          <w:lang w:val="en-US"/>
        </w:rPr>
        <w:t>mengekspor</w:t>
      </w:r>
      <w:proofErr w:type="spellEnd"/>
      <w:r>
        <w:t xml:space="preserve"> laporan evaluasi diri pada sistem. </w:t>
      </w:r>
      <w:proofErr w:type="spellStart"/>
      <w:r w:rsidRPr="00044B75">
        <w:rPr>
          <w:i/>
          <w:iCs/>
        </w:rPr>
        <w:t>Sequence</w:t>
      </w:r>
      <w:proofErr w:type="spellEnd"/>
      <w:r>
        <w:t xml:space="preserve"> ini terdiri dari </w:t>
      </w:r>
      <w:proofErr w:type="spellStart"/>
      <w:r>
        <w:rPr>
          <w:lang w:val="en-US"/>
        </w:rPr>
        <w:t>LedIndex</w:t>
      </w:r>
      <w:proofErr w:type="spellEnd"/>
      <w:r>
        <w:t xml:space="preserve"> sebagai tampilan yang muncul kepada pengguna, </w:t>
      </w:r>
      <w:proofErr w:type="spellStart"/>
      <w:r>
        <w:t>LedController</w:t>
      </w:r>
      <w:proofErr w:type="spellEnd"/>
      <w:r>
        <w:rPr>
          <w:lang w:val="en-US"/>
        </w:rPr>
        <w:t xml:space="preserve"> dan </w:t>
      </w:r>
      <w:proofErr w:type="spellStart"/>
      <w:r>
        <w:rPr>
          <w:lang w:val="en-US"/>
        </w:rPr>
        <w:t>ExportLedJob</w:t>
      </w:r>
      <w:proofErr w:type="spellEnd"/>
      <w:r>
        <w:t xml:space="preserve"> sebagai </w:t>
      </w:r>
      <w:proofErr w:type="spellStart"/>
      <w:r w:rsidRPr="00044B75">
        <w:rPr>
          <w:i/>
          <w:iCs/>
        </w:rPr>
        <w:t>controller</w:t>
      </w:r>
      <w:proofErr w:type="spellEnd"/>
      <w:r>
        <w:t xml:space="preserve">, </w:t>
      </w:r>
      <w:proofErr w:type="spellStart"/>
      <w:r>
        <w:t>Led</w:t>
      </w:r>
      <w:r>
        <w:t>Institusi</w:t>
      </w:r>
      <w:proofErr w:type="spellEnd"/>
      <w:r>
        <w:t xml:space="preserve"> sebagai </w:t>
      </w:r>
      <w:r w:rsidRPr="00044B75">
        <w:rPr>
          <w:i/>
          <w:iCs/>
        </w:rPr>
        <w:t>model</w:t>
      </w:r>
      <w:r>
        <w:t xml:space="preserve">, dan aktor dari </w:t>
      </w:r>
      <w:proofErr w:type="spellStart"/>
      <w:r w:rsidRPr="00044B75">
        <w:rPr>
          <w:i/>
          <w:iCs/>
        </w:rPr>
        <w:t>sequence</w:t>
      </w:r>
      <w:proofErr w:type="spellEnd"/>
      <w:r>
        <w:t xml:space="preserve"> ini adalah Tim </w:t>
      </w:r>
      <w:r>
        <w:t>Institusi</w:t>
      </w:r>
      <w:r>
        <w:t>.</w:t>
      </w:r>
    </w:p>
    <w:p w14:paraId="3EDF3442" w14:textId="77777777" w:rsidR="00D31965" w:rsidRDefault="00D31965" w:rsidP="00D31965">
      <w:pPr>
        <w:pStyle w:val="ListParagraph"/>
        <w:keepNext/>
        <w:ind w:left="0"/>
        <w:jc w:val="center"/>
      </w:pPr>
      <w:r>
        <w:rPr>
          <w:i/>
          <w:iCs/>
          <w:noProof/>
        </w:rPr>
        <w:lastRenderedPageBreak/>
        <w:drawing>
          <wp:inline distT="0" distB="0" distL="0" distR="0" wp14:anchorId="3C0AE92A" wp14:editId="5C36D952">
            <wp:extent cx="4267969" cy="2602513"/>
            <wp:effectExtent l="0" t="0" r="0" b="7620"/>
            <wp:docPr id="134" name="Picture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pic:cNvPicPr>
                      <a:picLocks noChangeAspect="1" noChangeArrowheads="1"/>
                    </pic:cNvPicPr>
                  </pic:nvPicPr>
                  <pic:blipFill>
                    <a:blip r:embed="rId92" cstate="print">
                      <a:extLst>
                        <a:ext uri="{28A0092B-C50C-407E-A947-70E740481C1C}">
                          <a14:useLocalDpi xmlns:a14="http://schemas.microsoft.com/office/drawing/2010/main" val="0"/>
                        </a:ext>
                      </a:extLst>
                    </a:blip>
                    <a:stretch>
                      <a:fillRect/>
                    </a:stretch>
                  </pic:blipFill>
                  <pic:spPr bwMode="auto">
                    <a:xfrm>
                      <a:off x="0" y="0"/>
                      <a:ext cx="4267969" cy="2602513"/>
                    </a:xfrm>
                    <a:prstGeom prst="rect">
                      <a:avLst/>
                    </a:prstGeom>
                    <a:noFill/>
                    <a:ln>
                      <a:noFill/>
                    </a:ln>
                  </pic:spPr>
                </pic:pic>
              </a:graphicData>
            </a:graphic>
          </wp:inline>
        </w:drawing>
      </w:r>
    </w:p>
    <w:p w14:paraId="13E4A39E" w14:textId="6E5B3772" w:rsidR="00D31965" w:rsidRPr="00E27ABC" w:rsidRDefault="00D31965" w:rsidP="00D31965">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Pr>
          <w:noProof/>
        </w:rPr>
        <w:t>42</w:t>
      </w:r>
      <w:r>
        <w:fldChar w:fldCharType="end"/>
      </w:r>
      <w:r>
        <w:t xml:space="preserve"> </w:t>
      </w:r>
      <w:proofErr w:type="spellStart"/>
      <w:r>
        <w:rPr>
          <w:i/>
          <w:iCs/>
        </w:rPr>
        <w:t>Sequence</w:t>
      </w:r>
      <w:proofErr w:type="spellEnd"/>
      <w:r>
        <w:rPr>
          <w:i/>
          <w:iCs/>
        </w:rPr>
        <w:t xml:space="preserve"> Diagram</w:t>
      </w:r>
      <w:r>
        <w:t xml:space="preserve"> </w:t>
      </w:r>
      <w:proofErr w:type="spellStart"/>
      <w:r>
        <w:rPr>
          <w:lang w:val="en-US"/>
        </w:rPr>
        <w:t>Mengekspor</w:t>
      </w:r>
      <w:proofErr w:type="spellEnd"/>
      <w:r>
        <w:t xml:space="preserve"> Laporan </w:t>
      </w:r>
      <w:proofErr w:type="spellStart"/>
      <w:r>
        <w:rPr>
          <w:lang w:val="en-US"/>
        </w:rPr>
        <w:t>Evaluasi</w:t>
      </w:r>
      <w:proofErr w:type="spellEnd"/>
      <w:r>
        <w:rPr>
          <w:lang w:val="en-US"/>
        </w:rPr>
        <w:t xml:space="preserve"> </w:t>
      </w:r>
      <w:proofErr w:type="spellStart"/>
      <w:r>
        <w:rPr>
          <w:lang w:val="en-US"/>
        </w:rPr>
        <w:t>Diri</w:t>
      </w:r>
      <w:proofErr w:type="spellEnd"/>
      <w:r>
        <w:t xml:space="preserve"> </w:t>
      </w:r>
      <w:r>
        <w:t>Perguruan Tinggi</w:t>
      </w:r>
      <w:r>
        <w:t>.</w:t>
      </w:r>
    </w:p>
    <w:p w14:paraId="45659D7E" w14:textId="701C09BB" w:rsidR="00D31965" w:rsidRDefault="00D31965" w:rsidP="00D31965">
      <w:pPr>
        <w:pStyle w:val="ListParagraph"/>
        <w:numPr>
          <w:ilvl w:val="0"/>
          <w:numId w:val="106"/>
        </w:numPr>
      </w:pPr>
      <w:proofErr w:type="spellStart"/>
      <w:r w:rsidRPr="00044B75">
        <w:rPr>
          <w:i/>
          <w:iCs/>
        </w:rPr>
        <w:t>Sequence</w:t>
      </w:r>
      <w:proofErr w:type="spellEnd"/>
      <w:r w:rsidRPr="00044B75">
        <w:rPr>
          <w:i/>
          <w:iCs/>
        </w:rPr>
        <w:t xml:space="preserve"> Diagram</w:t>
      </w:r>
      <w:r>
        <w:t xml:space="preserve"> Mencari Laporan </w:t>
      </w:r>
      <w:r>
        <w:rPr>
          <w:lang w:val="en-US"/>
        </w:rPr>
        <w:t>Kinerja</w:t>
      </w:r>
      <w:r>
        <w:t xml:space="preserve"> </w:t>
      </w:r>
      <w:r>
        <w:t>Perguruan Tinggi</w:t>
      </w:r>
      <w:r>
        <w:t xml:space="preserve"> </w:t>
      </w:r>
    </w:p>
    <w:p w14:paraId="6657D458" w14:textId="236FB227" w:rsidR="00D31965" w:rsidRDefault="00D31965" w:rsidP="00D31965">
      <w:pPr>
        <w:pStyle w:val="ListParagraph"/>
        <w:ind w:left="1080"/>
      </w:pPr>
      <w:proofErr w:type="spellStart"/>
      <w:r w:rsidRPr="00044B75">
        <w:rPr>
          <w:i/>
          <w:iCs/>
        </w:rPr>
        <w:t>Sequence</w:t>
      </w:r>
      <w:proofErr w:type="spellEnd"/>
      <w:r>
        <w:t xml:space="preserve"> mencari laporan </w:t>
      </w:r>
      <w:proofErr w:type="spellStart"/>
      <w:r>
        <w:rPr>
          <w:lang w:val="en-US"/>
        </w:rPr>
        <w:t>kinerja</w:t>
      </w:r>
      <w:proofErr w:type="spellEnd"/>
      <w:r>
        <w:t xml:space="preserve"> </w:t>
      </w:r>
      <w:r>
        <w:t>perguruan tinggi</w:t>
      </w:r>
      <w:r>
        <w:t xml:space="preserve"> merupakan bagian dari </w:t>
      </w:r>
      <w:proofErr w:type="spellStart"/>
      <w:r w:rsidRPr="00044B75">
        <w:rPr>
          <w:i/>
          <w:iCs/>
        </w:rPr>
        <w:t>usecase</w:t>
      </w:r>
      <w:proofErr w:type="spellEnd"/>
      <w:r w:rsidRPr="00044B75">
        <w:rPr>
          <w:i/>
          <w:iCs/>
        </w:rPr>
        <w:t xml:space="preserve"> </w:t>
      </w:r>
      <w:r>
        <w:t xml:space="preserve">manajemen </w:t>
      </w:r>
      <w:proofErr w:type="spellStart"/>
      <w:r>
        <w:rPr>
          <w:lang w:val="en-US"/>
        </w:rPr>
        <w:t>lk</w:t>
      </w:r>
      <w:proofErr w:type="spellEnd"/>
      <w:r>
        <w:t xml:space="preserve"> </w:t>
      </w:r>
      <w:r>
        <w:t>institusi</w:t>
      </w:r>
      <w:r>
        <w:t xml:space="preserve"> yang menjabarkan alur proses pencarian borang laporan </w:t>
      </w:r>
      <w:proofErr w:type="spellStart"/>
      <w:r>
        <w:rPr>
          <w:lang w:val="en-US"/>
        </w:rPr>
        <w:t>kinerja</w:t>
      </w:r>
      <w:proofErr w:type="spellEnd"/>
      <w:r>
        <w:rPr>
          <w:lang w:val="en-US"/>
        </w:rPr>
        <w:t xml:space="preserve"> </w:t>
      </w:r>
      <w:r>
        <w:t xml:space="preserve">pada sistem. </w:t>
      </w:r>
      <w:proofErr w:type="spellStart"/>
      <w:r w:rsidRPr="00044B75">
        <w:rPr>
          <w:i/>
          <w:iCs/>
        </w:rPr>
        <w:t>Sequence</w:t>
      </w:r>
      <w:proofErr w:type="spellEnd"/>
      <w:r>
        <w:t xml:space="preserve"> ini terdiri dari </w:t>
      </w:r>
      <w:proofErr w:type="spellStart"/>
      <w:r>
        <w:t>Institusi</w:t>
      </w:r>
      <w:r>
        <w:t>Index</w:t>
      </w:r>
      <w:proofErr w:type="spellEnd"/>
      <w:r>
        <w:t xml:space="preserve">, </w:t>
      </w:r>
      <w:proofErr w:type="spellStart"/>
      <w:r>
        <w:t>LkArsip</w:t>
      </w:r>
      <w:proofErr w:type="spellEnd"/>
      <w:r>
        <w:t xml:space="preserve"> dan </w:t>
      </w:r>
      <w:proofErr w:type="spellStart"/>
      <w:r>
        <w:t>LkIndex</w:t>
      </w:r>
      <w:proofErr w:type="spellEnd"/>
      <w:r>
        <w:t xml:space="preserve"> sebagai tampilan yang muncul kepada pengguna, </w:t>
      </w:r>
      <w:proofErr w:type="spellStart"/>
      <w:r>
        <w:t>LkController</w:t>
      </w:r>
      <w:proofErr w:type="spellEnd"/>
      <w:r>
        <w:t xml:space="preserve"> sebagai </w:t>
      </w:r>
      <w:proofErr w:type="spellStart"/>
      <w:r w:rsidRPr="00044B75">
        <w:rPr>
          <w:i/>
          <w:iCs/>
        </w:rPr>
        <w:t>controller</w:t>
      </w:r>
      <w:proofErr w:type="spellEnd"/>
      <w:r>
        <w:t xml:space="preserve">, </w:t>
      </w:r>
      <w:proofErr w:type="spellStart"/>
      <w:r>
        <w:t>Lk</w:t>
      </w:r>
      <w:r>
        <w:t>Institusi</w:t>
      </w:r>
      <w:proofErr w:type="spellEnd"/>
      <w:r>
        <w:t xml:space="preserve"> sebagai </w:t>
      </w:r>
      <w:r w:rsidRPr="00044B75">
        <w:rPr>
          <w:i/>
          <w:iCs/>
        </w:rPr>
        <w:t>model</w:t>
      </w:r>
      <w:r>
        <w:t xml:space="preserve">, dan aktor dari </w:t>
      </w:r>
      <w:proofErr w:type="spellStart"/>
      <w:r w:rsidRPr="00044B75">
        <w:rPr>
          <w:i/>
          <w:iCs/>
        </w:rPr>
        <w:t>sequence</w:t>
      </w:r>
      <w:proofErr w:type="spellEnd"/>
      <w:r>
        <w:t xml:space="preserve"> ini adalah Tim </w:t>
      </w:r>
      <w:r>
        <w:t>Institusi</w:t>
      </w:r>
      <w:r>
        <w:t>.</w:t>
      </w:r>
    </w:p>
    <w:p w14:paraId="527A318C" w14:textId="77777777" w:rsidR="00D31965" w:rsidRDefault="00D31965" w:rsidP="00D31965">
      <w:pPr>
        <w:pStyle w:val="ListParagraph"/>
        <w:keepNext/>
        <w:ind w:left="0"/>
        <w:jc w:val="center"/>
      </w:pPr>
      <w:r>
        <w:rPr>
          <w:i/>
          <w:iCs/>
          <w:noProof/>
        </w:rPr>
        <w:drawing>
          <wp:inline distT="0" distB="0" distL="0" distR="0" wp14:anchorId="4FF10B95" wp14:editId="14D7FFEC">
            <wp:extent cx="4033641" cy="2794686"/>
            <wp:effectExtent l="0" t="0" r="5080" b="5715"/>
            <wp:docPr id="135" name="Picture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pic:cNvPicPr>
                      <a:picLocks noChangeAspect="1" noChangeArrowheads="1"/>
                    </pic:cNvPicPr>
                  </pic:nvPicPr>
                  <pic:blipFill>
                    <a:blip r:embed="rId93" cstate="print">
                      <a:extLst>
                        <a:ext uri="{28A0092B-C50C-407E-A947-70E740481C1C}">
                          <a14:useLocalDpi xmlns:a14="http://schemas.microsoft.com/office/drawing/2010/main" val="0"/>
                        </a:ext>
                      </a:extLst>
                    </a:blip>
                    <a:stretch>
                      <a:fillRect/>
                    </a:stretch>
                  </pic:blipFill>
                  <pic:spPr bwMode="auto">
                    <a:xfrm>
                      <a:off x="0" y="0"/>
                      <a:ext cx="4033641" cy="2794686"/>
                    </a:xfrm>
                    <a:prstGeom prst="rect">
                      <a:avLst/>
                    </a:prstGeom>
                    <a:noFill/>
                    <a:ln>
                      <a:noFill/>
                    </a:ln>
                  </pic:spPr>
                </pic:pic>
              </a:graphicData>
            </a:graphic>
          </wp:inline>
        </w:drawing>
      </w:r>
    </w:p>
    <w:p w14:paraId="057F8540" w14:textId="3D81AFB7" w:rsidR="00D31965" w:rsidRPr="002B08F7" w:rsidRDefault="00D31965" w:rsidP="00D31965">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Pr>
          <w:noProof/>
        </w:rPr>
        <w:t>43</w:t>
      </w:r>
      <w:r>
        <w:fldChar w:fldCharType="end"/>
      </w:r>
      <w:r>
        <w:t xml:space="preserve"> </w:t>
      </w:r>
      <w:proofErr w:type="spellStart"/>
      <w:r>
        <w:rPr>
          <w:i/>
          <w:iCs/>
        </w:rPr>
        <w:t>Sequence</w:t>
      </w:r>
      <w:proofErr w:type="spellEnd"/>
      <w:r>
        <w:rPr>
          <w:i/>
          <w:iCs/>
        </w:rPr>
        <w:t xml:space="preserve"> Diagram</w:t>
      </w:r>
      <w:r>
        <w:t xml:space="preserve"> Pencarian Laporan Kinerja </w:t>
      </w:r>
      <w:r>
        <w:t>Perguruan Tinggi</w:t>
      </w:r>
      <w:r>
        <w:t>.</w:t>
      </w:r>
    </w:p>
    <w:p w14:paraId="0827A95E" w14:textId="4CF65AB1" w:rsidR="00D31965" w:rsidRDefault="00D31965" w:rsidP="00D31965">
      <w:pPr>
        <w:pStyle w:val="ListParagraph"/>
        <w:numPr>
          <w:ilvl w:val="0"/>
          <w:numId w:val="106"/>
        </w:numPr>
      </w:pPr>
      <w:proofErr w:type="spellStart"/>
      <w:r w:rsidRPr="00044B75">
        <w:rPr>
          <w:i/>
          <w:iCs/>
        </w:rPr>
        <w:lastRenderedPageBreak/>
        <w:t>Sequence</w:t>
      </w:r>
      <w:proofErr w:type="spellEnd"/>
      <w:r w:rsidRPr="00044B75">
        <w:rPr>
          <w:i/>
          <w:iCs/>
        </w:rPr>
        <w:t xml:space="preserve"> Diagram</w:t>
      </w:r>
      <w:r>
        <w:t xml:space="preserve"> Mengisi Laporan Kinerja </w:t>
      </w:r>
      <w:r>
        <w:t>Perguruan Tinggi</w:t>
      </w:r>
      <w:r>
        <w:t xml:space="preserve"> </w:t>
      </w:r>
      <w:proofErr w:type="spellStart"/>
      <w:r w:rsidRPr="00044B75">
        <w:rPr>
          <w:i/>
          <w:iCs/>
        </w:rPr>
        <w:t>Sequence</w:t>
      </w:r>
      <w:proofErr w:type="spellEnd"/>
      <w:r>
        <w:t xml:space="preserve"> mengisi laporan evaluasi diri </w:t>
      </w:r>
      <w:r>
        <w:t>perguruan tinggi</w:t>
      </w:r>
      <w:r>
        <w:t xml:space="preserve"> merupakan bagian dari </w:t>
      </w:r>
      <w:proofErr w:type="spellStart"/>
      <w:r w:rsidRPr="00044B75">
        <w:rPr>
          <w:i/>
          <w:iCs/>
        </w:rPr>
        <w:t>usecase</w:t>
      </w:r>
      <w:proofErr w:type="spellEnd"/>
      <w:r w:rsidRPr="00044B75">
        <w:rPr>
          <w:i/>
          <w:iCs/>
        </w:rPr>
        <w:t xml:space="preserve"> </w:t>
      </w:r>
      <w:r>
        <w:t xml:space="preserve">manajemen </w:t>
      </w:r>
      <w:proofErr w:type="spellStart"/>
      <w:r>
        <w:t>led</w:t>
      </w:r>
      <w:proofErr w:type="spellEnd"/>
      <w:r>
        <w:t xml:space="preserve"> </w:t>
      </w:r>
      <w:r>
        <w:t>institusi</w:t>
      </w:r>
      <w:r>
        <w:t xml:space="preserve"> yang menjabarkan alur proses pengisian borang laporan evaluasi diri pada sistem. </w:t>
      </w:r>
      <w:proofErr w:type="spellStart"/>
      <w:r w:rsidRPr="00044B75">
        <w:rPr>
          <w:i/>
          <w:iCs/>
        </w:rPr>
        <w:t>Sequence</w:t>
      </w:r>
      <w:proofErr w:type="spellEnd"/>
      <w:r>
        <w:t xml:space="preserve"> ini terdiri dari </w:t>
      </w:r>
      <w:proofErr w:type="spellStart"/>
      <w:r>
        <w:t>IsiLk</w:t>
      </w:r>
      <w:proofErr w:type="spellEnd"/>
      <w:r>
        <w:t xml:space="preserve"> dan </w:t>
      </w:r>
      <w:proofErr w:type="spellStart"/>
      <w:r>
        <w:t>LkIndex</w:t>
      </w:r>
      <w:proofErr w:type="spellEnd"/>
      <w:r>
        <w:t xml:space="preserve"> sebagai tampilan yang muncul kepada pengguna, </w:t>
      </w:r>
      <w:proofErr w:type="spellStart"/>
      <w:r>
        <w:t>LkController</w:t>
      </w:r>
      <w:proofErr w:type="spellEnd"/>
      <w:r>
        <w:t xml:space="preserve"> sebagai </w:t>
      </w:r>
      <w:proofErr w:type="spellStart"/>
      <w:r w:rsidRPr="00044B75">
        <w:rPr>
          <w:i/>
          <w:iCs/>
        </w:rPr>
        <w:t>controller</w:t>
      </w:r>
      <w:proofErr w:type="spellEnd"/>
      <w:r>
        <w:t xml:space="preserve">, </w:t>
      </w:r>
      <w:proofErr w:type="spellStart"/>
      <w:r>
        <w:t>Lk</w:t>
      </w:r>
      <w:r>
        <w:t>Institusi</w:t>
      </w:r>
      <w:proofErr w:type="spellEnd"/>
      <w:r>
        <w:t xml:space="preserve"> sebagai </w:t>
      </w:r>
      <w:r w:rsidRPr="00044B75">
        <w:rPr>
          <w:i/>
          <w:iCs/>
        </w:rPr>
        <w:t>model</w:t>
      </w:r>
      <w:r>
        <w:t xml:space="preserve">, dan aktor dari </w:t>
      </w:r>
      <w:proofErr w:type="spellStart"/>
      <w:r w:rsidRPr="00044B75">
        <w:rPr>
          <w:i/>
          <w:iCs/>
        </w:rPr>
        <w:t>sequence</w:t>
      </w:r>
      <w:proofErr w:type="spellEnd"/>
      <w:r>
        <w:t xml:space="preserve"> ini adalah Tim </w:t>
      </w:r>
      <w:r>
        <w:t>Institusi</w:t>
      </w:r>
      <w:r>
        <w:t>.</w:t>
      </w:r>
    </w:p>
    <w:p w14:paraId="749928B4" w14:textId="77777777" w:rsidR="00D31965" w:rsidRDefault="00D31965" w:rsidP="00D31965">
      <w:pPr>
        <w:pStyle w:val="ListParagraph"/>
        <w:keepNext/>
        <w:ind w:left="0"/>
        <w:jc w:val="center"/>
      </w:pPr>
      <w:r>
        <w:rPr>
          <w:i/>
          <w:iCs/>
          <w:noProof/>
        </w:rPr>
        <w:drawing>
          <wp:inline distT="0" distB="0" distL="0" distR="0" wp14:anchorId="218E8F29" wp14:editId="0C8017D6">
            <wp:extent cx="3832507" cy="4109514"/>
            <wp:effectExtent l="0" t="0" r="0" b="5715"/>
            <wp:docPr id="136" name="Picture 1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pic:cNvPicPr>
                      <a:picLocks noChangeAspect="1" noChangeArrowheads="1"/>
                    </pic:cNvPicPr>
                  </pic:nvPicPr>
                  <pic:blipFill>
                    <a:blip r:embed="rId94" cstate="print">
                      <a:extLst>
                        <a:ext uri="{28A0092B-C50C-407E-A947-70E740481C1C}">
                          <a14:useLocalDpi xmlns:a14="http://schemas.microsoft.com/office/drawing/2010/main" val="0"/>
                        </a:ext>
                      </a:extLst>
                    </a:blip>
                    <a:stretch>
                      <a:fillRect/>
                    </a:stretch>
                  </pic:blipFill>
                  <pic:spPr bwMode="auto">
                    <a:xfrm>
                      <a:off x="0" y="0"/>
                      <a:ext cx="3832507" cy="4109514"/>
                    </a:xfrm>
                    <a:prstGeom prst="rect">
                      <a:avLst/>
                    </a:prstGeom>
                    <a:noFill/>
                    <a:ln>
                      <a:noFill/>
                    </a:ln>
                  </pic:spPr>
                </pic:pic>
              </a:graphicData>
            </a:graphic>
          </wp:inline>
        </w:drawing>
      </w:r>
    </w:p>
    <w:p w14:paraId="32BB6C04" w14:textId="4F4C9C24" w:rsidR="00D31965" w:rsidRDefault="00D31965" w:rsidP="00D31965">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Pr>
          <w:noProof/>
        </w:rPr>
        <w:t>44</w:t>
      </w:r>
      <w:r>
        <w:fldChar w:fldCharType="end"/>
      </w:r>
      <w:r>
        <w:t xml:space="preserve"> </w:t>
      </w:r>
      <w:proofErr w:type="spellStart"/>
      <w:r>
        <w:rPr>
          <w:i/>
          <w:iCs/>
        </w:rPr>
        <w:t>Sequence</w:t>
      </w:r>
      <w:proofErr w:type="spellEnd"/>
      <w:r>
        <w:rPr>
          <w:i/>
          <w:iCs/>
        </w:rPr>
        <w:t xml:space="preserve"> Diagram</w:t>
      </w:r>
      <w:r>
        <w:t xml:space="preserve"> Pengisian Laporan Kinerja </w:t>
      </w:r>
      <w:r>
        <w:t>Perguruan Tinggi</w:t>
      </w:r>
      <w:r>
        <w:t>.</w:t>
      </w:r>
    </w:p>
    <w:p w14:paraId="5B2B9B36" w14:textId="77777777" w:rsidR="00D31965" w:rsidRDefault="00D31965" w:rsidP="00D31965"/>
    <w:p w14:paraId="32EE4494" w14:textId="5DC13ABF" w:rsidR="00D31965" w:rsidRDefault="00D31965" w:rsidP="00D31965">
      <w:pPr>
        <w:pStyle w:val="ListParagraph"/>
        <w:numPr>
          <w:ilvl w:val="0"/>
          <w:numId w:val="106"/>
        </w:numPr>
      </w:pPr>
      <w:proofErr w:type="spellStart"/>
      <w:r w:rsidRPr="00044B75">
        <w:rPr>
          <w:i/>
          <w:iCs/>
        </w:rPr>
        <w:t>Sequence</w:t>
      </w:r>
      <w:proofErr w:type="spellEnd"/>
      <w:r w:rsidRPr="00044B75">
        <w:rPr>
          <w:i/>
          <w:iCs/>
        </w:rPr>
        <w:t xml:space="preserve"> Diagram</w:t>
      </w:r>
      <w:r>
        <w:t xml:space="preserve"> Mengisi Dokumen Laporan Kinerja </w:t>
      </w:r>
      <w:r>
        <w:t>Perguruan Tinggi</w:t>
      </w:r>
      <w:r>
        <w:t xml:space="preserve"> </w:t>
      </w:r>
    </w:p>
    <w:p w14:paraId="79C9B30F" w14:textId="47811E17" w:rsidR="00D31965" w:rsidRDefault="00D31965" w:rsidP="00D31965">
      <w:pPr>
        <w:pStyle w:val="ListParagraph"/>
        <w:ind w:left="1080"/>
      </w:pPr>
      <w:proofErr w:type="spellStart"/>
      <w:r w:rsidRPr="00044B75">
        <w:rPr>
          <w:i/>
          <w:iCs/>
        </w:rPr>
        <w:t>Sequence</w:t>
      </w:r>
      <w:proofErr w:type="spellEnd"/>
      <w:r>
        <w:t xml:space="preserve"> mengisi dokumen laporan evaluasi diri </w:t>
      </w:r>
      <w:r>
        <w:t>perguruan tinggi</w:t>
      </w:r>
      <w:r>
        <w:t xml:space="preserve"> merupakan bagian dari </w:t>
      </w:r>
      <w:proofErr w:type="spellStart"/>
      <w:r w:rsidRPr="00044B75">
        <w:rPr>
          <w:i/>
          <w:iCs/>
        </w:rPr>
        <w:t>usecase</w:t>
      </w:r>
      <w:proofErr w:type="spellEnd"/>
      <w:r w:rsidRPr="00044B75">
        <w:rPr>
          <w:i/>
          <w:iCs/>
        </w:rPr>
        <w:t xml:space="preserve"> </w:t>
      </w:r>
      <w:r>
        <w:t xml:space="preserve">manajemen </w:t>
      </w:r>
      <w:proofErr w:type="spellStart"/>
      <w:r>
        <w:t>led</w:t>
      </w:r>
      <w:proofErr w:type="spellEnd"/>
      <w:r>
        <w:t xml:space="preserve"> </w:t>
      </w:r>
      <w:r>
        <w:t>institusi</w:t>
      </w:r>
      <w:r>
        <w:t xml:space="preserve"> yang menjabarkan alur proses pengisian dokumen borang laporan evaluasi diri pada sistem. </w:t>
      </w:r>
      <w:proofErr w:type="spellStart"/>
      <w:r w:rsidRPr="00044B75">
        <w:rPr>
          <w:i/>
          <w:iCs/>
        </w:rPr>
        <w:t>Sequence</w:t>
      </w:r>
      <w:proofErr w:type="spellEnd"/>
      <w:r>
        <w:t xml:space="preserve"> ini terdiri dari </w:t>
      </w:r>
      <w:proofErr w:type="spellStart"/>
      <w:r>
        <w:t>ItemLk</w:t>
      </w:r>
      <w:proofErr w:type="spellEnd"/>
      <w:r>
        <w:t xml:space="preserve"> dan </w:t>
      </w:r>
      <w:proofErr w:type="spellStart"/>
      <w:r>
        <w:t>UploadForm</w:t>
      </w:r>
      <w:proofErr w:type="spellEnd"/>
      <w:r>
        <w:t xml:space="preserve"> </w:t>
      </w:r>
      <w:r>
        <w:lastRenderedPageBreak/>
        <w:t xml:space="preserve">sebagai tampilan yang muncul kepada pengguna, </w:t>
      </w:r>
      <w:proofErr w:type="spellStart"/>
      <w:r>
        <w:t>LkController</w:t>
      </w:r>
      <w:proofErr w:type="spellEnd"/>
      <w:r>
        <w:t xml:space="preserve"> sebagai </w:t>
      </w:r>
      <w:proofErr w:type="spellStart"/>
      <w:r w:rsidRPr="00044B75">
        <w:rPr>
          <w:i/>
          <w:iCs/>
        </w:rPr>
        <w:t>controller</w:t>
      </w:r>
      <w:proofErr w:type="spellEnd"/>
      <w:r>
        <w:t xml:space="preserve">, </w:t>
      </w:r>
      <w:proofErr w:type="spellStart"/>
      <w:r>
        <w:t>Lk</w:t>
      </w:r>
      <w:r>
        <w:t>Institusi</w:t>
      </w:r>
      <w:r>
        <w:t>Detail</w:t>
      </w:r>
      <w:proofErr w:type="spellEnd"/>
      <w:r>
        <w:t xml:space="preserve"> sebagai </w:t>
      </w:r>
      <w:r w:rsidRPr="00044B75">
        <w:rPr>
          <w:i/>
          <w:iCs/>
        </w:rPr>
        <w:t>model</w:t>
      </w:r>
      <w:r>
        <w:t xml:space="preserve">, dan aktor dari </w:t>
      </w:r>
      <w:proofErr w:type="spellStart"/>
      <w:r w:rsidRPr="00044B75">
        <w:rPr>
          <w:i/>
          <w:iCs/>
        </w:rPr>
        <w:t>sequence</w:t>
      </w:r>
      <w:proofErr w:type="spellEnd"/>
      <w:r>
        <w:t xml:space="preserve"> ini adalah Tim </w:t>
      </w:r>
      <w:r>
        <w:t>Institusi</w:t>
      </w:r>
      <w:r>
        <w:t>.</w:t>
      </w:r>
    </w:p>
    <w:p w14:paraId="49E749B9" w14:textId="77777777" w:rsidR="00D31965" w:rsidRDefault="00D31965" w:rsidP="00D31965">
      <w:pPr>
        <w:pStyle w:val="ListParagraph"/>
        <w:keepNext/>
        <w:ind w:left="0"/>
        <w:jc w:val="center"/>
      </w:pPr>
      <w:r>
        <w:rPr>
          <w:i/>
          <w:iCs/>
          <w:noProof/>
        </w:rPr>
        <w:drawing>
          <wp:inline distT="0" distB="0" distL="0" distR="0" wp14:anchorId="08003C1E" wp14:editId="2AC7AEA5">
            <wp:extent cx="4267969" cy="2632433"/>
            <wp:effectExtent l="0" t="0" r="0" b="0"/>
            <wp:docPr id="137" name="Picture 1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pic:cNvPicPr>
                      <a:picLocks noChangeAspect="1" noChangeArrowheads="1"/>
                    </pic:cNvPicPr>
                  </pic:nvPicPr>
                  <pic:blipFill>
                    <a:blip r:embed="rId95" cstate="print">
                      <a:extLst>
                        <a:ext uri="{28A0092B-C50C-407E-A947-70E740481C1C}">
                          <a14:useLocalDpi xmlns:a14="http://schemas.microsoft.com/office/drawing/2010/main" val="0"/>
                        </a:ext>
                      </a:extLst>
                    </a:blip>
                    <a:stretch>
                      <a:fillRect/>
                    </a:stretch>
                  </pic:blipFill>
                  <pic:spPr bwMode="auto">
                    <a:xfrm>
                      <a:off x="0" y="0"/>
                      <a:ext cx="4267969" cy="2632433"/>
                    </a:xfrm>
                    <a:prstGeom prst="rect">
                      <a:avLst/>
                    </a:prstGeom>
                    <a:noFill/>
                    <a:ln>
                      <a:noFill/>
                    </a:ln>
                  </pic:spPr>
                </pic:pic>
              </a:graphicData>
            </a:graphic>
          </wp:inline>
        </w:drawing>
      </w:r>
    </w:p>
    <w:p w14:paraId="4904210A" w14:textId="2E3FE3BD" w:rsidR="00D31965" w:rsidRDefault="00D31965" w:rsidP="00D31965">
      <w:pPr>
        <w:pStyle w:val="Caption"/>
      </w:pPr>
      <w:r>
        <w:t xml:space="preserve">Gambar </w:t>
      </w:r>
      <w:r>
        <w:fldChar w:fldCharType="begin"/>
      </w:r>
      <w:r>
        <w:instrText xml:space="preserve"> STYLEREF 1 \s </w:instrText>
      </w:r>
      <w:r>
        <w:fldChar w:fldCharType="separate"/>
      </w:r>
      <w:r>
        <w:rPr>
          <w:noProof/>
        </w:rPr>
        <w:t>IV</w:t>
      </w:r>
      <w:r>
        <w:fldChar w:fldCharType="end"/>
      </w:r>
      <w:r>
        <w:t>.</w:t>
      </w:r>
      <w:r>
        <w:fldChar w:fldCharType="begin"/>
      </w:r>
      <w:r>
        <w:instrText xml:space="preserve"> SEQ Gambar \* ARABIC \s 1 </w:instrText>
      </w:r>
      <w:r>
        <w:fldChar w:fldCharType="separate"/>
      </w:r>
      <w:r>
        <w:rPr>
          <w:noProof/>
        </w:rPr>
        <w:t>45</w:t>
      </w:r>
      <w:r>
        <w:fldChar w:fldCharType="end"/>
      </w:r>
      <w:r>
        <w:t xml:space="preserve"> </w:t>
      </w:r>
      <w:proofErr w:type="spellStart"/>
      <w:r>
        <w:rPr>
          <w:i/>
          <w:iCs/>
        </w:rPr>
        <w:t>Sequence</w:t>
      </w:r>
      <w:proofErr w:type="spellEnd"/>
      <w:r>
        <w:rPr>
          <w:i/>
          <w:iCs/>
        </w:rPr>
        <w:t xml:space="preserve"> Diagram</w:t>
      </w:r>
      <w:r>
        <w:t xml:space="preserve"> Pengisian Dokumen Laporan Kinerja </w:t>
      </w:r>
      <w:r>
        <w:t>Perguruan Tinggi</w:t>
      </w:r>
      <w:r>
        <w:t>.</w:t>
      </w:r>
    </w:p>
    <w:p w14:paraId="376674A1" w14:textId="77777777" w:rsidR="00D31965" w:rsidRPr="00E27ABC" w:rsidRDefault="00D31965" w:rsidP="00A33DBE"/>
    <w:p w14:paraId="5DAA6D0E" w14:textId="77777777" w:rsidR="000672D6" w:rsidRDefault="000672D6" w:rsidP="00CE2107">
      <w:pPr>
        <w:ind w:left="720"/>
      </w:pPr>
    </w:p>
    <w:p w14:paraId="19D67B69" w14:textId="1782F4E9" w:rsidR="000672D6" w:rsidRPr="00CE2107" w:rsidRDefault="000672D6" w:rsidP="000672D6"/>
    <w:p w14:paraId="232BF249" w14:textId="77777777" w:rsidR="00CE2107" w:rsidRDefault="00CE2107" w:rsidP="008C66B8"/>
    <w:p w14:paraId="6851057C" w14:textId="4B9554D5" w:rsidR="008C66B8" w:rsidRPr="008C66B8" w:rsidRDefault="008C66B8" w:rsidP="008C66B8">
      <w:pPr>
        <w:pStyle w:val="Heading4"/>
      </w:pPr>
      <w:r>
        <w:t xml:space="preserve">Modul </w:t>
      </w:r>
      <w:proofErr w:type="spellStart"/>
      <w:r>
        <w:t>Monitoring</w:t>
      </w:r>
      <w:proofErr w:type="spellEnd"/>
    </w:p>
    <w:p w14:paraId="26610C3B" w14:textId="77777777" w:rsidR="008C66B8" w:rsidRPr="008C66B8" w:rsidRDefault="008C66B8" w:rsidP="008C66B8"/>
    <w:p w14:paraId="487D4AEC" w14:textId="77777777" w:rsidR="008F7886" w:rsidRDefault="008F7886" w:rsidP="00C56B38">
      <w:pPr>
        <w:pStyle w:val="ListParagraph"/>
        <w:ind w:left="1080"/>
      </w:pPr>
    </w:p>
    <w:p w14:paraId="783927CA" w14:textId="43B8698B" w:rsidR="00C56B38" w:rsidRDefault="00C56B38" w:rsidP="00C56B38">
      <w:pPr>
        <w:pStyle w:val="ListParagraph"/>
        <w:ind w:left="1080"/>
      </w:pPr>
    </w:p>
    <w:p w14:paraId="14B5C866" w14:textId="1CD5AECC" w:rsidR="00C56B38" w:rsidRDefault="00C56B38" w:rsidP="00C56B38">
      <w:pPr>
        <w:pStyle w:val="ListParagraph"/>
        <w:ind w:left="1080"/>
      </w:pPr>
    </w:p>
    <w:p w14:paraId="4C9F955C" w14:textId="77777777" w:rsidR="00C56B38" w:rsidRPr="00C56B38" w:rsidRDefault="00C56B38" w:rsidP="00C56B38">
      <w:pPr>
        <w:pStyle w:val="ListParagraph"/>
        <w:ind w:left="1080"/>
      </w:pPr>
    </w:p>
    <w:p w14:paraId="1403481E" w14:textId="77777777" w:rsidR="00392A94" w:rsidRDefault="00392A94" w:rsidP="00392A94">
      <w:pPr>
        <w:pStyle w:val="Heading3"/>
      </w:pPr>
      <w:proofErr w:type="spellStart"/>
      <w:r>
        <w:t>Activity</w:t>
      </w:r>
      <w:proofErr w:type="spellEnd"/>
      <w:r>
        <w:t xml:space="preserve"> Diagram</w:t>
      </w:r>
    </w:p>
    <w:p w14:paraId="5700B7E0" w14:textId="77777777" w:rsidR="00392A94" w:rsidRDefault="00392A94" w:rsidP="00392A94"/>
    <w:p w14:paraId="3360D168" w14:textId="77777777" w:rsidR="00392A94" w:rsidRDefault="00392A94" w:rsidP="00392A94">
      <w:pPr>
        <w:pStyle w:val="Heading3"/>
      </w:pPr>
      <w:proofErr w:type="spellStart"/>
      <w:r>
        <w:lastRenderedPageBreak/>
        <w:t>Class</w:t>
      </w:r>
      <w:proofErr w:type="spellEnd"/>
      <w:r>
        <w:t xml:space="preserve"> Diagram</w:t>
      </w:r>
    </w:p>
    <w:p w14:paraId="32DA1BF2" w14:textId="7F256CAF" w:rsidR="00392A94" w:rsidRPr="00392A94" w:rsidRDefault="00392A94" w:rsidP="00392A94">
      <w:pPr>
        <w:pStyle w:val="Heading3"/>
        <w:sectPr w:rsidR="00392A94" w:rsidRPr="00392A94" w:rsidSect="00D41C03">
          <w:footerReference w:type="first" r:id="rId96"/>
          <w:pgSz w:w="11907" w:h="16839" w:code="9"/>
          <w:pgMar w:top="1701" w:right="1701" w:bottom="1701" w:left="2268" w:header="720" w:footer="720" w:gutter="0"/>
          <w:pgNumType w:chapStyle="1"/>
          <w:cols w:space="720"/>
          <w:docGrid w:linePitch="360"/>
        </w:sectPr>
      </w:pPr>
      <w:r>
        <w:t>Perancangan Basis Data</w:t>
      </w:r>
    </w:p>
    <w:p w14:paraId="35EEEDD1" w14:textId="77777777" w:rsidR="005559DD" w:rsidRPr="009F41B5" w:rsidRDefault="005559DD" w:rsidP="00C54BF9">
      <w:pPr>
        <w:pStyle w:val="Heading1"/>
      </w:pPr>
      <w:r w:rsidRPr="009F41B5">
        <w:lastRenderedPageBreak/>
        <w:br/>
      </w:r>
      <w:bookmarkStart w:id="153" w:name="_Toc21272827"/>
      <w:r w:rsidRPr="009F41B5">
        <w:t>IMPLEMENTASI DAN PENGUJIAN</w:t>
      </w:r>
      <w:bookmarkEnd w:id="153"/>
    </w:p>
    <w:p w14:paraId="2A262B24" w14:textId="77777777" w:rsidR="005559DD" w:rsidRPr="009F41B5" w:rsidRDefault="005559DD" w:rsidP="00C54BF9">
      <w:pPr>
        <w:pStyle w:val="Heading2"/>
      </w:pPr>
      <w:bookmarkStart w:id="154" w:name="_Toc21272828"/>
      <w:r w:rsidRPr="009F41B5">
        <w:t>Implementasi</w:t>
      </w:r>
      <w:bookmarkEnd w:id="154"/>
      <w:r w:rsidRPr="009F41B5">
        <w:t xml:space="preserve"> </w:t>
      </w:r>
    </w:p>
    <w:p w14:paraId="1551DC92" w14:textId="10CF818B" w:rsidR="005559DD" w:rsidRPr="009F41B5" w:rsidRDefault="005559DD" w:rsidP="00C54BF9">
      <w:pPr>
        <w:ind w:left="122" w:right="544" w:firstLine="445"/>
        <w:rPr>
          <w:szCs w:val="24"/>
        </w:rPr>
      </w:pPr>
      <w:r w:rsidRPr="009F41B5">
        <w:rPr>
          <w:szCs w:val="24"/>
        </w:rPr>
        <w:t>Ru</w:t>
      </w:r>
      <w:r w:rsidRPr="009F41B5">
        <w:rPr>
          <w:spacing w:val="-1"/>
          <w:szCs w:val="24"/>
        </w:rPr>
        <w:t>a</w:t>
      </w:r>
      <w:r w:rsidRPr="009F41B5">
        <w:rPr>
          <w:szCs w:val="24"/>
        </w:rPr>
        <w:t>ng l</w:t>
      </w:r>
      <w:r w:rsidRPr="009F41B5">
        <w:rPr>
          <w:spacing w:val="1"/>
          <w:szCs w:val="24"/>
        </w:rPr>
        <w:t>i</w:t>
      </w:r>
      <w:r w:rsidRPr="009F41B5">
        <w:rPr>
          <w:spacing w:val="2"/>
          <w:szCs w:val="24"/>
        </w:rPr>
        <w:t>n</w:t>
      </w:r>
      <w:r w:rsidRPr="009F41B5">
        <w:rPr>
          <w:spacing w:val="-2"/>
          <w:szCs w:val="24"/>
        </w:rPr>
        <w:t>g</w:t>
      </w:r>
      <w:r w:rsidRPr="009F41B5">
        <w:rPr>
          <w:szCs w:val="24"/>
        </w:rPr>
        <w:t>kup</w:t>
      </w:r>
      <w:r w:rsidRPr="009F41B5">
        <w:rPr>
          <w:spacing w:val="3"/>
          <w:szCs w:val="24"/>
        </w:rPr>
        <w:t xml:space="preserve"> </w:t>
      </w:r>
      <w:r w:rsidRPr="009F41B5">
        <w:rPr>
          <w:szCs w:val="24"/>
        </w:rPr>
        <w:t>i</w:t>
      </w:r>
      <w:r w:rsidRPr="009F41B5">
        <w:rPr>
          <w:spacing w:val="1"/>
          <w:szCs w:val="24"/>
        </w:rPr>
        <w:t>m</w:t>
      </w:r>
      <w:r w:rsidRPr="009F41B5">
        <w:rPr>
          <w:szCs w:val="24"/>
        </w:rPr>
        <w:t>plem</w:t>
      </w:r>
      <w:r w:rsidRPr="009F41B5">
        <w:rPr>
          <w:spacing w:val="1"/>
          <w:szCs w:val="24"/>
        </w:rPr>
        <w:t>e</w:t>
      </w:r>
      <w:r w:rsidRPr="009F41B5">
        <w:rPr>
          <w:szCs w:val="24"/>
        </w:rPr>
        <w:t>ntasi</w:t>
      </w:r>
      <w:r w:rsidRPr="009F41B5">
        <w:rPr>
          <w:spacing w:val="5"/>
          <w:szCs w:val="24"/>
        </w:rPr>
        <w:t xml:space="preserve"> </w:t>
      </w:r>
      <w:r w:rsidRPr="009F41B5">
        <w:rPr>
          <w:spacing w:val="-5"/>
          <w:szCs w:val="24"/>
        </w:rPr>
        <w:t>y</w:t>
      </w:r>
      <w:r w:rsidRPr="009F41B5">
        <w:rPr>
          <w:spacing w:val="-1"/>
          <w:szCs w:val="24"/>
        </w:rPr>
        <w:t>a</w:t>
      </w:r>
      <w:r w:rsidRPr="009F41B5">
        <w:rPr>
          <w:spacing w:val="2"/>
          <w:szCs w:val="24"/>
        </w:rPr>
        <w:t>n</w:t>
      </w:r>
      <w:r w:rsidRPr="009F41B5">
        <w:rPr>
          <w:szCs w:val="24"/>
        </w:rPr>
        <w:t>g dibu</w:t>
      </w:r>
      <w:r w:rsidRPr="009F41B5">
        <w:rPr>
          <w:spacing w:val="1"/>
          <w:szCs w:val="24"/>
        </w:rPr>
        <w:t>t</w:t>
      </w:r>
      <w:r w:rsidRPr="009F41B5">
        <w:rPr>
          <w:szCs w:val="24"/>
        </w:rPr>
        <w:t>uhk</w:t>
      </w:r>
      <w:r w:rsidRPr="009F41B5">
        <w:rPr>
          <w:spacing w:val="-1"/>
          <w:szCs w:val="24"/>
        </w:rPr>
        <w:t>a</w:t>
      </w:r>
      <w:r w:rsidRPr="009F41B5">
        <w:rPr>
          <w:szCs w:val="24"/>
        </w:rPr>
        <w:t>n</w:t>
      </w:r>
      <w:r w:rsidRPr="009F41B5">
        <w:rPr>
          <w:spacing w:val="3"/>
          <w:szCs w:val="24"/>
        </w:rPr>
        <w:t xml:space="preserve"> </w:t>
      </w:r>
      <w:r w:rsidRPr="009F41B5">
        <w:rPr>
          <w:spacing w:val="2"/>
          <w:szCs w:val="24"/>
        </w:rPr>
        <w:t>d</w:t>
      </w:r>
      <w:r w:rsidRPr="009F41B5">
        <w:rPr>
          <w:spacing w:val="1"/>
          <w:szCs w:val="24"/>
        </w:rPr>
        <w:t>a</w:t>
      </w:r>
      <w:r w:rsidRPr="009F41B5">
        <w:rPr>
          <w:szCs w:val="24"/>
        </w:rPr>
        <w:t>lam</w:t>
      </w:r>
      <w:r w:rsidRPr="009F41B5">
        <w:rPr>
          <w:spacing w:val="3"/>
          <w:szCs w:val="24"/>
        </w:rPr>
        <w:t xml:space="preserve"> </w:t>
      </w:r>
      <w:r w:rsidRPr="009F41B5">
        <w:rPr>
          <w:szCs w:val="24"/>
        </w:rPr>
        <w:t>p</w:t>
      </w:r>
      <w:r w:rsidRPr="009F41B5">
        <w:rPr>
          <w:spacing w:val="-1"/>
          <w:szCs w:val="24"/>
        </w:rPr>
        <w:t>e</w:t>
      </w:r>
      <w:r w:rsidRPr="009F41B5">
        <w:rPr>
          <w:szCs w:val="24"/>
        </w:rPr>
        <w:t>n</w:t>
      </w:r>
      <w:r w:rsidRPr="009F41B5">
        <w:rPr>
          <w:spacing w:val="-1"/>
          <w:szCs w:val="24"/>
        </w:rPr>
        <w:t>e</w:t>
      </w:r>
      <w:r w:rsidRPr="009F41B5">
        <w:rPr>
          <w:szCs w:val="24"/>
        </w:rPr>
        <w:t>l</w:t>
      </w:r>
      <w:r w:rsidRPr="009F41B5">
        <w:rPr>
          <w:spacing w:val="1"/>
          <w:szCs w:val="24"/>
        </w:rPr>
        <w:t>i</w:t>
      </w:r>
      <w:r w:rsidRPr="009F41B5">
        <w:rPr>
          <w:szCs w:val="24"/>
        </w:rPr>
        <w:t>t</w:t>
      </w:r>
      <w:r w:rsidRPr="009F41B5">
        <w:rPr>
          <w:spacing w:val="1"/>
          <w:szCs w:val="24"/>
        </w:rPr>
        <w:t>i</w:t>
      </w:r>
      <w:r w:rsidRPr="009F41B5">
        <w:rPr>
          <w:spacing w:val="-1"/>
          <w:szCs w:val="24"/>
        </w:rPr>
        <w:t>a</w:t>
      </w:r>
      <w:r w:rsidRPr="009F41B5">
        <w:rPr>
          <w:szCs w:val="24"/>
        </w:rPr>
        <w:t>n</w:t>
      </w:r>
      <w:r w:rsidRPr="009F41B5">
        <w:rPr>
          <w:spacing w:val="3"/>
          <w:szCs w:val="24"/>
        </w:rPr>
        <w:t xml:space="preserve"> </w:t>
      </w:r>
      <w:r w:rsidRPr="009F41B5">
        <w:rPr>
          <w:szCs w:val="24"/>
        </w:rPr>
        <w:t>ini</w:t>
      </w:r>
      <w:r w:rsidRPr="009F41B5">
        <w:rPr>
          <w:spacing w:val="3"/>
          <w:szCs w:val="24"/>
        </w:rPr>
        <w:t xml:space="preserve"> </w:t>
      </w:r>
      <w:r w:rsidRPr="009F41B5">
        <w:rPr>
          <w:szCs w:val="24"/>
        </w:rPr>
        <w:t>te</w:t>
      </w:r>
      <w:r w:rsidRPr="009F41B5">
        <w:rPr>
          <w:spacing w:val="-1"/>
          <w:szCs w:val="24"/>
        </w:rPr>
        <w:t>r</w:t>
      </w:r>
      <w:r w:rsidRPr="009F41B5">
        <w:rPr>
          <w:szCs w:val="24"/>
        </w:rPr>
        <w:t>b</w:t>
      </w:r>
      <w:r w:rsidRPr="009F41B5">
        <w:rPr>
          <w:spacing w:val="1"/>
          <w:szCs w:val="24"/>
        </w:rPr>
        <w:t>a</w:t>
      </w:r>
      <w:r w:rsidRPr="009F41B5">
        <w:rPr>
          <w:spacing w:val="-2"/>
          <w:szCs w:val="24"/>
        </w:rPr>
        <w:t>g</w:t>
      </w:r>
      <w:r w:rsidRPr="009F41B5">
        <w:rPr>
          <w:szCs w:val="24"/>
        </w:rPr>
        <w:t xml:space="preserve">i </w:t>
      </w:r>
      <w:r w:rsidR="007177EF" w:rsidRPr="009F41B5">
        <w:rPr>
          <w:spacing w:val="-1"/>
          <w:szCs w:val="24"/>
        </w:rPr>
        <w:t>m</w:t>
      </w:r>
      <w:r w:rsidR="007177EF" w:rsidRPr="009F41B5">
        <w:rPr>
          <w:szCs w:val="24"/>
        </w:rPr>
        <w:t>enjadi</w:t>
      </w:r>
      <w:r w:rsidRPr="009F41B5">
        <w:rPr>
          <w:spacing w:val="53"/>
          <w:szCs w:val="24"/>
        </w:rPr>
        <w:t xml:space="preserve"> </w:t>
      </w:r>
      <w:r w:rsidRPr="009F41B5">
        <w:rPr>
          <w:szCs w:val="24"/>
        </w:rPr>
        <w:t>du</w:t>
      </w:r>
      <w:r w:rsidRPr="009F41B5">
        <w:rPr>
          <w:spacing w:val="-1"/>
          <w:szCs w:val="24"/>
        </w:rPr>
        <w:t>a</w:t>
      </w:r>
      <w:r w:rsidRPr="009F41B5">
        <w:rPr>
          <w:szCs w:val="24"/>
        </w:rPr>
        <w:t xml:space="preserve">,  </w:t>
      </w:r>
      <w:r w:rsidRPr="009F41B5">
        <w:rPr>
          <w:spacing w:val="-5"/>
          <w:szCs w:val="24"/>
        </w:rPr>
        <w:t>y</w:t>
      </w:r>
      <w:r w:rsidRPr="009F41B5">
        <w:rPr>
          <w:spacing w:val="-1"/>
          <w:szCs w:val="24"/>
        </w:rPr>
        <w:t>a</w:t>
      </w:r>
      <w:r w:rsidRPr="009F41B5">
        <w:rPr>
          <w:szCs w:val="24"/>
        </w:rPr>
        <w:t>i</w:t>
      </w:r>
      <w:r w:rsidRPr="009F41B5">
        <w:rPr>
          <w:spacing w:val="1"/>
          <w:szCs w:val="24"/>
        </w:rPr>
        <w:t>t</w:t>
      </w:r>
      <w:r w:rsidRPr="009F41B5">
        <w:rPr>
          <w:szCs w:val="24"/>
        </w:rPr>
        <w:t>u</w:t>
      </w:r>
      <w:r w:rsidRPr="009F41B5">
        <w:rPr>
          <w:spacing w:val="53"/>
          <w:szCs w:val="24"/>
        </w:rPr>
        <w:t xml:space="preserve"> </w:t>
      </w:r>
      <w:r w:rsidRPr="009F41B5">
        <w:rPr>
          <w:szCs w:val="24"/>
        </w:rPr>
        <w:t>p</w:t>
      </w:r>
      <w:r w:rsidRPr="009F41B5">
        <w:rPr>
          <w:spacing w:val="1"/>
          <w:szCs w:val="24"/>
        </w:rPr>
        <w:t>e</w:t>
      </w:r>
      <w:r w:rsidRPr="009F41B5">
        <w:rPr>
          <w:szCs w:val="24"/>
        </w:rPr>
        <w:t>r</w:t>
      </w:r>
      <w:r w:rsidRPr="009F41B5">
        <w:rPr>
          <w:spacing w:val="-2"/>
          <w:szCs w:val="24"/>
        </w:rPr>
        <w:t>a</w:t>
      </w:r>
      <w:r w:rsidRPr="009F41B5">
        <w:rPr>
          <w:spacing w:val="2"/>
          <w:szCs w:val="24"/>
        </w:rPr>
        <w:t>n</w:t>
      </w:r>
      <w:r w:rsidRPr="009F41B5">
        <w:rPr>
          <w:spacing w:val="-2"/>
          <w:szCs w:val="24"/>
        </w:rPr>
        <w:t>g</w:t>
      </w:r>
      <w:r w:rsidRPr="009F41B5">
        <w:rPr>
          <w:szCs w:val="24"/>
        </w:rPr>
        <w:t>k</w:t>
      </w:r>
      <w:r w:rsidRPr="009F41B5">
        <w:rPr>
          <w:spacing w:val="-1"/>
          <w:szCs w:val="24"/>
        </w:rPr>
        <w:t>a</w:t>
      </w:r>
      <w:r w:rsidRPr="009F41B5">
        <w:rPr>
          <w:szCs w:val="24"/>
        </w:rPr>
        <w:t>t</w:t>
      </w:r>
      <w:r w:rsidRPr="009F41B5">
        <w:rPr>
          <w:spacing w:val="56"/>
          <w:szCs w:val="24"/>
        </w:rPr>
        <w:t xml:space="preserve"> </w:t>
      </w:r>
      <w:r w:rsidRPr="009F41B5">
        <w:rPr>
          <w:szCs w:val="24"/>
        </w:rPr>
        <w:t>lunak</w:t>
      </w:r>
      <w:r w:rsidRPr="009F41B5">
        <w:rPr>
          <w:spacing w:val="55"/>
          <w:szCs w:val="24"/>
        </w:rPr>
        <w:t xml:space="preserve"> </w:t>
      </w:r>
      <w:r w:rsidRPr="009F41B5">
        <w:rPr>
          <w:spacing w:val="2"/>
          <w:szCs w:val="24"/>
        </w:rPr>
        <w:t>(</w:t>
      </w:r>
      <w:proofErr w:type="spellStart"/>
      <w:r w:rsidRPr="009F41B5">
        <w:rPr>
          <w:i/>
          <w:szCs w:val="24"/>
        </w:rPr>
        <w:t>sof</w:t>
      </w:r>
      <w:r w:rsidRPr="009F41B5">
        <w:rPr>
          <w:i/>
          <w:spacing w:val="1"/>
          <w:szCs w:val="24"/>
        </w:rPr>
        <w:t>t</w:t>
      </w:r>
      <w:r w:rsidRPr="009F41B5">
        <w:rPr>
          <w:i/>
          <w:szCs w:val="24"/>
        </w:rPr>
        <w:t>ware</w:t>
      </w:r>
      <w:proofErr w:type="spellEnd"/>
      <w:r w:rsidRPr="009F41B5">
        <w:rPr>
          <w:szCs w:val="24"/>
        </w:rPr>
        <w:t>)</w:t>
      </w:r>
      <w:r w:rsidRPr="009F41B5">
        <w:rPr>
          <w:spacing w:val="52"/>
          <w:szCs w:val="24"/>
        </w:rPr>
        <w:t xml:space="preserve"> </w:t>
      </w:r>
      <w:r w:rsidRPr="009F41B5">
        <w:rPr>
          <w:spacing w:val="2"/>
          <w:szCs w:val="24"/>
        </w:rPr>
        <w:t>d</w:t>
      </w:r>
      <w:r w:rsidRPr="009F41B5">
        <w:rPr>
          <w:spacing w:val="-1"/>
          <w:szCs w:val="24"/>
        </w:rPr>
        <w:t>a</w:t>
      </w:r>
      <w:r w:rsidRPr="009F41B5">
        <w:rPr>
          <w:szCs w:val="24"/>
        </w:rPr>
        <w:t>n</w:t>
      </w:r>
      <w:r w:rsidRPr="009F41B5">
        <w:rPr>
          <w:spacing w:val="53"/>
          <w:szCs w:val="24"/>
        </w:rPr>
        <w:t xml:space="preserve"> </w:t>
      </w:r>
      <w:r w:rsidRPr="009F41B5">
        <w:rPr>
          <w:szCs w:val="24"/>
        </w:rPr>
        <w:t>p</w:t>
      </w:r>
      <w:r w:rsidRPr="009F41B5">
        <w:rPr>
          <w:spacing w:val="1"/>
          <w:szCs w:val="24"/>
        </w:rPr>
        <w:t>e</w:t>
      </w:r>
      <w:r w:rsidRPr="009F41B5">
        <w:rPr>
          <w:szCs w:val="24"/>
        </w:rPr>
        <w:t>r</w:t>
      </w:r>
      <w:r w:rsidRPr="009F41B5">
        <w:rPr>
          <w:spacing w:val="-2"/>
          <w:szCs w:val="24"/>
        </w:rPr>
        <w:t>a</w:t>
      </w:r>
      <w:r w:rsidRPr="009F41B5">
        <w:rPr>
          <w:spacing w:val="2"/>
          <w:szCs w:val="24"/>
        </w:rPr>
        <w:t>n</w:t>
      </w:r>
      <w:r w:rsidRPr="009F41B5">
        <w:rPr>
          <w:spacing w:val="-2"/>
          <w:szCs w:val="24"/>
        </w:rPr>
        <w:t>g</w:t>
      </w:r>
      <w:r w:rsidRPr="009F41B5">
        <w:rPr>
          <w:szCs w:val="24"/>
        </w:rPr>
        <w:t>k</w:t>
      </w:r>
      <w:r w:rsidRPr="009F41B5">
        <w:rPr>
          <w:spacing w:val="-1"/>
          <w:szCs w:val="24"/>
        </w:rPr>
        <w:t>a</w:t>
      </w:r>
      <w:r w:rsidRPr="009F41B5">
        <w:rPr>
          <w:szCs w:val="24"/>
        </w:rPr>
        <w:t>t</w:t>
      </w:r>
      <w:r w:rsidRPr="009F41B5">
        <w:rPr>
          <w:spacing w:val="56"/>
          <w:szCs w:val="24"/>
        </w:rPr>
        <w:t xml:space="preserve"> </w:t>
      </w:r>
      <w:r w:rsidRPr="009F41B5">
        <w:rPr>
          <w:szCs w:val="24"/>
        </w:rPr>
        <w:t>k</w:t>
      </w:r>
      <w:r w:rsidRPr="009F41B5">
        <w:rPr>
          <w:spacing w:val="-1"/>
          <w:szCs w:val="24"/>
        </w:rPr>
        <w:t>e</w:t>
      </w:r>
      <w:r w:rsidRPr="009F41B5">
        <w:rPr>
          <w:spacing w:val="1"/>
          <w:szCs w:val="24"/>
        </w:rPr>
        <w:t>r</w:t>
      </w:r>
      <w:r w:rsidRPr="009F41B5">
        <w:rPr>
          <w:spacing w:val="-1"/>
          <w:szCs w:val="24"/>
        </w:rPr>
        <w:t>a</w:t>
      </w:r>
      <w:r w:rsidRPr="009F41B5">
        <w:rPr>
          <w:szCs w:val="24"/>
        </w:rPr>
        <w:t>s</w:t>
      </w:r>
      <w:r w:rsidRPr="009F41B5">
        <w:rPr>
          <w:spacing w:val="53"/>
          <w:szCs w:val="24"/>
        </w:rPr>
        <w:t xml:space="preserve"> </w:t>
      </w:r>
      <w:r w:rsidRPr="009F41B5">
        <w:rPr>
          <w:spacing w:val="2"/>
          <w:szCs w:val="24"/>
        </w:rPr>
        <w:t>(</w:t>
      </w:r>
      <w:proofErr w:type="spellStart"/>
      <w:r w:rsidRPr="009F41B5">
        <w:rPr>
          <w:i/>
          <w:szCs w:val="24"/>
        </w:rPr>
        <w:t>ha</w:t>
      </w:r>
      <w:r w:rsidRPr="009F41B5">
        <w:rPr>
          <w:i/>
          <w:spacing w:val="2"/>
          <w:szCs w:val="24"/>
        </w:rPr>
        <w:t>r</w:t>
      </w:r>
      <w:r w:rsidRPr="009F41B5">
        <w:rPr>
          <w:i/>
          <w:szCs w:val="24"/>
        </w:rPr>
        <w:t>dwa</w:t>
      </w:r>
      <w:r w:rsidRPr="009F41B5">
        <w:rPr>
          <w:i/>
          <w:spacing w:val="1"/>
          <w:szCs w:val="24"/>
        </w:rPr>
        <w:t>r</w:t>
      </w:r>
      <w:r w:rsidRPr="009F41B5">
        <w:rPr>
          <w:i/>
          <w:szCs w:val="24"/>
        </w:rPr>
        <w:t>e</w:t>
      </w:r>
      <w:proofErr w:type="spellEnd"/>
      <w:r w:rsidRPr="009F41B5">
        <w:rPr>
          <w:szCs w:val="24"/>
        </w:rPr>
        <w:t>). Kompon</w:t>
      </w:r>
      <w:r w:rsidRPr="009F41B5">
        <w:rPr>
          <w:spacing w:val="-1"/>
          <w:szCs w:val="24"/>
        </w:rPr>
        <w:t>e</w:t>
      </w:r>
      <w:r w:rsidRPr="009F41B5">
        <w:rPr>
          <w:szCs w:val="24"/>
        </w:rPr>
        <w:t>n</w:t>
      </w:r>
      <w:r w:rsidRPr="009F41B5">
        <w:rPr>
          <w:spacing w:val="2"/>
          <w:szCs w:val="24"/>
        </w:rPr>
        <w:t xml:space="preserve"> </w:t>
      </w:r>
      <w:r w:rsidRPr="009F41B5">
        <w:rPr>
          <w:spacing w:val="-5"/>
          <w:szCs w:val="24"/>
        </w:rPr>
        <w:t>y</w:t>
      </w:r>
      <w:r w:rsidRPr="009F41B5">
        <w:rPr>
          <w:spacing w:val="1"/>
          <w:szCs w:val="24"/>
        </w:rPr>
        <w:t>a</w:t>
      </w:r>
      <w:r w:rsidRPr="009F41B5">
        <w:rPr>
          <w:spacing w:val="2"/>
          <w:szCs w:val="24"/>
        </w:rPr>
        <w:t>n</w:t>
      </w:r>
      <w:r w:rsidRPr="009F41B5">
        <w:rPr>
          <w:szCs w:val="24"/>
        </w:rPr>
        <w:t>g</w:t>
      </w:r>
      <w:r w:rsidRPr="009F41B5">
        <w:rPr>
          <w:spacing w:val="-2"/>
          <w:szCs w:val="24"/>
        </w:rPr>
        <w:t xml:space="preserve"> </w:t>
      </w:r>
      <w:r w:rsidRPr="009F41B5">
        <w:rPr>
          <w:szCs w:val="24"/>
        </w:rPr>
        <w:t>d</w:t>
      </w:r>
      <w:r w:rsidRPr="009F41B5">
        <w:rPr>
          <w:spacing w:val="3"/>
          <w:szCs w:val="24"/>
        </w:rPr>
        <w:t>i</w:t>
      </w:r>
      <w:r w:rsidRPr="009F41B5">
        <w:rPr>
          <w:spacing w:val="-2"/>
          <w:szCs w:val="24"/>
        </w:rPr>
        <w:t>g</w:t>
      </w:r>
      <w:r w:rsidRPr="009F41B5">
        <w:rPr>
          <w:szCs w:val="24"/>
        </w:rPr>
        <w:t>un</w:t>
      </w:r>
      <w:r w:rsidRPr="009F41B5">
        <w:rPr>
          <w:spacing w:val="-1"/>
          <w:szCs w:val="24"/>
        </w:rPr>
        <w:t>a</w:t>
      </w:r>
      <w:r w:rsidRPr="009F41B5">
        <w:rPr>
          <w:spacing w:val="2"/>
          <w:szCs w:val="24"/>
        </w:rPr>
        <w:t>k</w:t>
      </w:r>
      <w:r w:rsidRPr="009F41B5">
        <w:rPr>
          <w:spacing w:val="-1"/>
          <w:szCs w:val="24"/>
        </w:rPr>
        <w:t>a</w:t>
      </w:r>
      <w:r w:rsidRPr="009F41B5">
        <w:rPr>
          <w:szCs w:val="24"/>
        </w:rPr>
        <w:t>n</w:t>
      </w:r>
      <w:r w:rsidRPr="009F41B5">
        <w:rPr>
          <w:spacing w:val="2"/>
          <w:szCs w:val="24"/>
        </w:rPr>
        <w:t xml:space="preserve"> </w:t>
      </w:r>
      <w:r w:rsidRPr="009F41B5">
        <w:rPr>
          <w:szCs w:val="24"/>
        </w:rPr>
        <w:t>p</w:t>
      </w:r>
      <w:r w:rsidRPr="009F41B5">
        <w:rPr>
          <w:spacing w:val="-1"/>
          <w:szCs w:val="24"/>
        </w:rPr>
        <w:t>a</w:t>
      </w:r>
      <w:r w:rsidRPr="009F41B5">
        <w:rPr>
          <w:szCs w:val="24"/>
        </w:rPr>
        <w:t>da</w:t>
      </w:r>
      <w:r w:rsidRPr="009F41B5">
        <w:rPr>
          <w:spacing w:val="-1"/>
          <w:szCs w:val="24"/>
        </w:rPr>
        <w:t xml:space="preserve"> </w:t>
      </w:r>
      <w:r w:rsidRPr="009F41B5">
        <w:rPr>
          <w:spacing w:val="2"/>
          <w:szCs w:val="24"/>
        </w:rPr>
        <w:t>p</w:t>
      </w:r>
      <w:r w:rsidRPr="009F41B5">
        <w:rPr>
          <w:spacing w:val="-1"/>
          <w:szCs w:val="24"/>
        </w:rPr>
        <w:t>e</w:t>
      </w:r>
      <w:r w:rsidRPr="009F41B5">
        <w:rPr>
          <w:szCs w:val="24"/>
        </w:rPr>
        <w:t>n</w:t>
      </w:r>
      <w:r w:rsidRPr="009F41B5">
        <w:rPr>
          <w:spacing w:val="-1"/>
          <w:szCs w:val="24"/>
        </w:rPr>
        <w:t>e</w:t>
      </w:r>
      <w:r w:rsidRPr="009F41B5">
        <w:rPr>
          <w:szCs w:val="24"/>
        </w:rPr>
        <w:t>l</w:t>
      </w:r>
      <w:r w:rsidRPr="009F41B5">
        <w:rPr>
          <w:spacing w:val="1"/>
          <w:szCs w:val="24"/>
        </w:rPr>
        <w:t>i</w:t>
      </w:r>
      <w:r w:rsidRPr="009F41B5">
        <w:rPr>
          <w:szCs w:val="24"/>
        </w:rPr>
        <w:t>t</w:t>
      </w:r>
      <w:r w:rsidRPr="009F41B5">
        <w:rPr>
          <w:spacing w:val="1"/>
          <w:szCs w:val="24"/>
        </w:rPr>
        <w:t>i</w:t>
      </w:r>
      <w:r w:rsidRPr="009F41B5">
        <w:rPr>
          <w:spacing w:val="-1"/>
          <w:szCs w:val="24"/>
        </w:rPr>
        <w:t>a</w:t>
      </w:r>
      <w:r w:rsidRPr="009F41B5">
        <w:rPr>
          <w:szCs w:val="24"/>
        </w:rPr>
        <w:t>n ini</w:t>
      </w:r>
      <w:r w:rsidRPr="009F41B5">
        <w:rPr>
          <w:spacing w:val="1"/>
          <w:szCs w:val="24"/>
        </w:rPr>
        <w:t xml:space="preserve"> </w:t>
      </w:r>
      <w:r w:rsidRPr="009F41B5">
        <w:rPr>
          <w:spacing w:val="-1"/>
          <w:szCs w:val="24"/>
        </w:rPr>
        <w:t>a</w:t>
      </w:r>
      <w:r w:rsidRPr="009F41B5">
        <w:rPr>
          <w:szCs w:val="24"/>
        </w:rPr>
        <w:t>d</w:t>
      </w:r>
      <w:r w:rsidRPr="009F41B5">
        <w:rPr>
          <w:spacing w:val="1"/>
          <w:szCs w:val="24"/>
        </w:rPr>
        <w:t>a</w:t>
      </w:r>
      <w:r w:rsidRPr="009F41B5">
        <w:rPr>
          <w:szCs w:val="24"/>
        </w:rPr>
        <w:t>lah s</w:t>
      </w:r>
      <w:r w:rsidRPr="009F41B5">
        <w:rPr>
          <w:spacing w:val="-1"/>
          <w:szCs w:val="24"/>
        </w:rPr>
        <w:t>e</w:t>
      </w:r>
      <w:r w:rsidRPr="009F41B5">
        <w:rPr>
          <w:szCs w:val="24"/>
        </w:rPr>
        <w:t>b</w:t>
      </w:r>
      <w:r w:rsidRPr="009F41B5">
        <w:rPr>
          <w:spacing w:val="1"/>
          <w:szCs w:val="24"/>
        </w:rPr>
        <w:t>a</w:t>
      </w:r>
      <w:r w:rsidRPr="009F41B5">
        <w:rPr>
          <w:spacing w:val="-2"/>
          <w:szCs w:val="24"/>
        </w:rPr>
        <w:t>g</w:t>
      </w:r>
      <w:r w:rsidRPr="009F41B5">
        <w:rPr>
          <w:spacing w:val="-1"/>
          <w:szCs w:val="24"/>
        </w:rPr>
        <w:t>a</w:t>
      </w:r>
      <w:r w:rsidRPr="009F41B5">
        <w:rPr>
          <w:szCs w:val="24"/>
        </w:rPr>
        <w:t>i b</w:t>
      </w:r>
      <w:r w:rsidRPr="009F41B5">
        <w:rPr>
          <w:spacing w:val="2"/>
          <w:szCs w:val="24"/>
        </w:rPr>
        <w:t>e</w:t>
      </w:r>
      <w:r w:rsidRPr="009F41B5">
        <w:rPr>
          <w:szCs w:val="24"/>
        </w:rPr>
        <w:t xml:space="preserve">rikut : </w:t>
      </w:r>
    </w:p>
    <w:p w14:paraId="00879460" w14:textId="77777777" w:rsidR="005559DD" w:rsidRPr="009F41B5" w:rsidRDefault="005559DD" w:rsidP="00C54BF9">
      <w:pPr>
        <w:spacing w:after="0"/>
        <w:ind w:left="110"/>
        <w:rPr>
          <w:szCs w:val="24"/>
        </w:rPr>
      </w:pPr>
      <w:r w:rsidRPr="009F41B5">
        <w:rPr>
          <w:szCs w:val="24"/>
        </w:rPr>
        <w:t xml:space="preserve">1.         </w:t>
      </w:r>
      <w:r w:rsidRPr="009F41B5">
        <w:rPr>
          <w:spacing w:val="1"/>
          <w:szCs w:val="24"/>
        </w:rPr>
        <w:t>P</w:t>
      </w:r>
      <w:r w:rsidRPr="009F41B5">
        <w:rPr>
          <w:spacing w:val="-1"/>
          <w:szCs w:val="24"/>
        </w:rPr>
        <w:t>e</w:t>
      </w:r>
      <w:r w:rsidRPr="009F41B5">
        <w:rPr>
          <w:szCs w:val="24"/>
        </w:rPr>
        <w:t>r</w:t>
      </w:r>
      <w:r w:rsidRPr="009F41B5">
        <w:rPr>
          <w:spacing w:val="-2"/>
          <w:szCs w:val="24"/>
        </w:rPr>
        <w:t>a</w:t>
      </w:r>
      <w:r w:rsidRPr="009F41B5">
        <w:rPr>
          <w:spacing w:val="2"/>
          <w:szCs w:val="24"/>
        </w:rPr>
        <w:t>n</w:t>
      </w:r>
      <w:r w:rsidRPr="009F41B5">
        <w:rPr>
          <w:spacing w:val="-2"/>
          <w:szCs w:val="24"/>
        </w:rPr>
        <w:t>g</w:t>
      </w:r>
      <w:r w:rsidRPr="009F41B5">
        <w:rPr>
          <w:szCs w:val="24"/>
        </w:rPr>
        <w:t>k</w:t>
      </w:r>
      <w:r w:rsidRPr="009F41B5">
        <w:rPr>
          <w:spacing w:val="-1"/>
          <w:szCs w:val="24"/>
        </w:rPr>
        <w:t>a</w:t>
      </w:r>
      <w:r w:rsidRPr="009F41B5">
        <w:rPr>
          <w:szCs w:val="24"/>
        </w:rPr>
        <w:t>t K</w:t>
      </w:r>
      <w:r w:rsidRPr="009F41B5">
        <w:rPr>
          <w:spacing w:val="1"/>
          <w:szCs w:val="24"/>
        </w:rPr>
        <w:t>e</w:t>
      </w:r>
      <w:r w:rsidRPr="009F41B5">
        <w:rPr>
          <w:szCs w:val="24"/>
        </w:rPr>
        <w:t>r</w:t>
      </w:r>
      <w:r w:rsidRPr="009F41B5">
        <w:rPr>
          <w:spacing w:val="-2"/>
          <w:szCs w:val="24"/>
        </w:rPr>
        <w:t>a</w:t>
      </w:r>
      <w:r w:rsidRPr="009F41B5">
        <w:rPr>
          <w:szCs w:val="24"/>
        </w:rPr>
        <w:t>s (</w:t>
      </w:r>
      <w:r w:rsidRPr="009F41B5">
        <w:rPr>
          <w:spacing w:val="3"/>
          <w:szCs w:val="24"/>
        </w:rPr>
        <w:t xml:space="preserve"> </w:t>
      </w:r>
      <w:r w:rsidRPr="009F41B5">
        <w:rPr>
          <w:i/>
          <w:szCs w:val="24"/>
        </w:rPr>
        <w:t>Hardware</w:t>
      </w:r>
      <w:r w:rsidRPr="009F41B5">
        <w:rPr>
          <w:i/>
          <w:spacing w:val="-1"/>
          <w:szCs w:val="24"/>
        </w:rPr>
        <w:t xml:space="preserve"> </w:t>
      </w:r>
      <w:r w:rsidRPr="009F41B5">
        <w:rPr>
          <w:szCs w:val="24"/>
        </w:rPr>
        <w:t>)</w:t>
      </w:r>
    </w:p>
    <w:p w14:paraId="6C53D75A" w14:textId="77777777" w:rsidR="005559DD" w:rsidRPr="009F41B5" w:rsidRDefault="005559DD" w:rsidP="00C54BF9">
      <w:pPr>
        <w:spacing w:after="0"/>
        <w:ind w:left="830" w:right="551"/>
        <w:rPr>
          <w:szCs w:val="24"/>
        </w:rPr>
      </w:pPr>
      <w:r w:rsidRPr="009F41B5">
        <w:rPr>
          <w:spacing w:val="1"/>
          <w:szCs w:val="24"/>
        </w:rPr>
        <w:t>P</w:t>
      </w:r>
      <w:r w:rsidRPr="009F41B5">
        <w:rPr>
          <w:spacing w:val="-1"/>
          <w:szCs w:val="24"/>
        </w:rPr>
        <w:t>e</w:t>
      </w:r>
      <w:r w:rsidRPr="009F41B5">
        <w:rPr>
          <w:szCs w:val="24"/>
        </w:rPr>
        <w:t>r</w:t>
      </w:r>
      <w:r w:rsidRPr="009F41B5">
        <w:rPr>
          <w:spacing w:val="-2"/>
          <w:szCs w:val="24"/>
        </w:rPr>
        <w:t>a</w:t>
      </w:r>
      <w:r w:rsidRPr="009F41B5">
        <w:rPr>
          <w:spacing w:val="2"/>
          <w:szCs w:val="24"/>
        </w:rPr>
        <w:t>n</w:t>
      </w:r>
      <w:r w:rsidRPr="009F41B5">
        <w:rPr>
          <w:spacing w:val="-2"/>
          <w:szCs w:val="24"/>
        </w:rPr>
        <w:t>g</w:t>
      </w:r>
      <w:r w:rsidRPr="009F41B5">
        <w:rPr>
          <w:szCs w:val="24"/>
        </w:rPr>
        <w:t>k</w:t>
      </w:r>
      <w:r w:rsidRPr="009F41B5">
        <w:rPr>
          <w:spacing w:val="-1"/>
          <w:szCs w:val="24"/>
        </w:rPr>
        <w:t>a</w:t>
      </w:r>
      <w:r w:rsidRPr="009F41B5">
        <w:rPr>
          <w:szCs w:val="24"/>
        </w:rPr>
        <w:t xml:space="preserve">t </w:t>
      </w:r>
      <w:r w:rsidRPr="009F41B5">
        <w:rPr>
          <w:spacing w:val="27"/>
          <w:szCs w:val="24"/>
        </w:rPr>
        <w:t xml:space="preserve"> </w:t>
      </w:r>
      <w:r w:rsidRPr="009F41B5">
        <w:rPr>
          <w:szCs w:val="24"/>
        </w:rPr>
        <w:t>k</w:t>
      </w:r>
      <w:r w:rsidRPr="009F41B5">
        <w:rPr>
          <w:spacing w:val="-1"/>
          <w:szCs w:val="24"/>
        </w:rPr>
        <w:t>e</w:t>
      </w:r>
      <w:r w:rsidRPr="009F41B5">
        <w:rPr>
          <w:spacing w:val="1"/>
          <w:szCs w:val="24"/>
        </w:rPr>
        <w:t>r</w:t>
      </w:r>
      <w:r w:rsidRPr="009F41B5">
        <w:rPr>
          <w:spacing w:val="-1"/>
          <w:szCs w:val="24"/>
        </w:rPr>
        <w:t>a</w:t>
      </w:r>
      <w:r w:rsidRPr="009F41B5">
        <w:rPr>
          <w:szCs w:val="24"/>
        </w:rPr>
        <w:t xml:space="preserve">s </w:t>
      </w:r>
      <w:r w:rsidRPr="009F41B5">
        <w:rPr>
          <w:spacing w:val="29"/>
          <w:szCs w:val="24"/>
        </w:rPr>
        <w:t xml:space="preserve"> </w:t>
      </w:r>
      <w:r w:rsidRPr="009F41B5">
        <w:rPr>
          <w:spacing w:val="-5"/>
          <w:szCs w:val="24"/>
        </w:rPr>
        <w:t>y</w:t>
      </w:r>
      <w:r w:rsidRPr="009F41B5">
        <w:rPr>
          <w:spacing w:val="1"/>
          <w:szCs w:val="24"/>
        </w:rPr>
        <w:t>a</w:t>
      </w:r>
      <w:r w:rsidRPr="009F41B5">
        <w:rPr>
          <w:spacing w:val="2"/>
          <w:szCs w:val="24"/>
        </w:rPr>
        <w:t>n</w:t>
      </w:r>
      <w:r w:rsidRPr="009F41B5">
        <w:rPr>
          <w:szCs w:val="24"/>
        </w:rPr>
        <w:t xml:space="preserve">g </w:t>
      </w:r>
      <w:r w:rsidRPr="009F41B5">
        <w:rPr>
          <w:spacing w:val="24"/>
          <w:szCs w:val="24"/>
        </w:rPr>
        <w:t xml:space="preserve"> </w:t>
      </w:r>
      <w:r w:rsidRPr="009F41B5">
        <w:rPr>
          <w:szCs w:val="24"/>
        </w:rPr>
        <w:t>di</w:t>
      </w:r>
      <w:r w:rsidRPr="009F41B5">
        <w:rPr>
          <w:spacing w:val="-2"/>
          <w:szCs w:val="24"/>
        </w:rPr>
        <w:t>g</w:t>
      </w:r>
      <w:r w:rsidRPr="009F41B5">
        <w:rPr>
          <w:szCs w:val="24"/>
        </w:rPr>
        <w:t>un</w:t>
      </w:r>
      <w:r w:rsidRPr="009F41B5">
        <w:rPr>
          <w:spacing w:val="-1"/>
          <w:szCs w:val="24"/>
        </w:rPr>
        <w:t>a</w:t>
      </w:r>
      <w:r w:rsidRPr="009F41B5">
        <w:rPr>
          <w:spacing w:val="2"/>
          <w:szCs w:val="24"/>
        </w:rPr>
        <w:t>k</w:t>
      </w:r>
      <w:r w:rsidRPr="009F41B5">
        <w:rPr>
          <w:spacing w:val="-1"/>
          <w:szCs w:val="24"/>
        </w:rPr>
        <w:t>a</w:t>
      </w:r>
      <w:r w:rsidRPr="009F41B5">
        <w:rPr>
          <w:szCs w:val="24"/>
        </w:rPr>
        <w:t xml:space="preserve">n </w:t>
      </w:r>
      <w:r w:rsidRPr="009F41B5">
        <w:rPr>
          <w:spacing w:val="26"/>
          <w:szCs w:val="24"/>
        </w:rPr>
        <w:t xml:space="preserve"> </w:t>
      </w:r>
      <w:r w:rsidRPr="009F41B5">
        <w:rPr>
          <w:szCs w:val="24"/>
        </w:rPr>
        <w:t>d</w:t>
      </w:r>
      <w:r w:rsidRPr="009F41B5">
        <w:rPr>
          <w:spacing w:val="-1"/>
          <w:szCs w:val="24"/>
        </w:rPr>
        <w:t>a</w:t>
      </w:r>
      <w:r w:rsidRPr="009F41B5">
        <w:rPr>
          <w:szCs w:val="24"/>
        </w:rPr>
        <w:t xml:space="preserve">lam </w:t>
      </w:r>
      <w:r w:rsidRPr="009F41B5">
        <w:rPr>
          <w:spacing w:val="26"/>
          <w:szCs w:val="24"/>
        </w:rPr>
        <w:t xml:space="preserve"> </w:t>
      </w:r>
      <w:r w:rsidRPr="009F41B5">
        <w:rPr>
          <w:szCs w:val="24"/>
        </w:rPr>
        <w:t>p</w:t>
      </w:r>
      <w:r w:rsidRPr="009F41B5">
        <w:rPr>
          <w:spacing w:val="-1"/>
          <w:szCs w:val="24"/>
        </w:rPr>
        <w:t>e</w:t>
      </w:r>
      <w:r w:rsidRPr="009F41B5">
        <w:rPr>
          <w:szCs w:val="24"/>
        </w:rPr>
        <w:t>n</w:t>
      </w:r>
      <w:r w:rsidRPr="009F41B5">
        <w:rPr>
          <w:spacing w:val="-1"/>
          <w:szCs w:val="24"/>
        </w:rPr>
        <w:t>e</w:t>
      </w:r>
      <w:r w:rsidRPr="009F41B5">
        <w:rPr>
          <w:spacing w:val="3"/>
          <w:szCs w:val="24"/>
        </w:rPr>
        <w:t>l</w:t>
      </w:r>
      <w:r w:rsidRPr="009F41B5">
        <w:rPr>
          <w:szCs w:val="24"/>
        </w:rPr>
        <w:t>i</w:t>
      </w:r>
      <w:r w:rsidRPr="009F41B5">
        <w:rPr>
          <w:spacing w:val="1"/>
          <w:szCs w:val="24"/>
        </w:rPr>
        <w:t>t</w:t>
      </w:r>
      <w:r w:rsidRPr="009F41B5">
        <w:rPr>
          <w:szCs w:val="24"/>
        </w:rPr>
        <w:t xml:space="preserve">ian </w:t>
      </w:r>
      <w:r w:rsidRPr="009F41B5">
        <w:rPr>
          <w:spacing w:val="26"/>
          <w:szCs w:val="24"/>
        </w:rPr>
        <w:t xml:space="preserve"> </w:t>
      </w:r>
      <w:r w:rsidRPr="009F41B5">
        <w:rPr>
          <w:szCs w:val="24"/>
        </w:rPr>
        <w:t xml:space="preserve">ini </w:t>
      </w:r>
      <w:r w:rsidRPr="009F41B5">
        <w:rPr>
          <w:spacing w:val="27"/>
          <w:szCs w:val="24"/>
        </w:rPr>
        <w:t xml:space="preserve"> </w:t>
      </w:r>
      <w:r w:rsidRPr="009F41B5">
        <w:rPr>
          <w:spacing w:val="-1"/>
          <w:szCs w:val="24"/>
        </w:rPr>
        <w:t>a</w:t>
      </w:r>
      <w:r w:rsidRPr="009F41B5">
        <w:rPr>
          <w:szCs w:val="24"/>
        </w:rPr>
        <w:t>d</w:t>
      </w:r>
      <w:r w:rsidRPr="009F41B5">
        <w:rPr>
          <w:spacing w:val="-1"/>
          <w:szCs w:val="24"/>
        </w:rPr>
        <w:t>a</w:t>
      </w:r>
      <w:r w:rsidRPr="009F41B5">
        <w:rPr>
          <w:szCs w:val="24"/>
        </w:rPr>
        <w:t xml:space="preserve">lah </w:t>
      </w:r>
      <w:r w:rsidRPr="009F41B5">
        <w:rPr>
          <w:spacing w:val="26"/>
          <w:szCs w:val="24"/>
        </w:rPr>
        <w:t xml:space="preserve"> </w:t>
      </w:r>
      <w:r w:rsidRPr="009F41B5">
        <w:rPr>
          <w:szCs w:val="24"/>
        </w:rPr>
        <w:t>s</w:t>
      </w:r>
      <w:r w:rsidRPr="009F41B5">
        <w:rPr>
          <w:spacing w:val="-1"/>
          <w:szCs w:val="24"/>
        </w:rPr>
        <w:t>e</w:t>
      </w:r>
      <w:r w:rsidRPr="009F41B5">
        <w:rPr>
          <w:szCs w:val="24"/>
        </w:rPr>
        <w:t>b</w:t>
      </w:r>
      <w:r w:rsidRPr="009F41B5">
        <w:rPr>
          <w:spacing w:val="-1"/>
          <w:szCs w:val="24"/>
        </w:rPr>
        <w:t>a</w:t>
      </w:r>
      <w:r w:rsidRPr="009F41B5">
        <w:rPr>
          <w:spacing w:val="-2"/>
          <w:szCs w:val="24"/>
        </w:rPr>
        <w:t>g</w:t>
      </w:r>
      <w:r w:rsidRPr="009F41B5">
        <w:rPr>
          <w:spacing w:val="1"/>
          <w:szCs w:val="24"/>
        </w:rPr>
        <w:t>a</w:t>
      </w:r>
      <w:r w:rsidRPr="009F41B5">
        <w:rPr>
          <w:szCs w:val="24"/>
        </w:rPr>
        <w:t>i b</w:t>
      </w:r>
      <w:r w:rsidRPr="009F41B5">
        <w:rPr>
          <w:spacing w:val="-1"/>
          <w:szCs w:val="24"/>
        </w:rPr>
        <w:t>e</w:t>
      </w:r>
      <w:r w:rsidRPr="009F41B5">
        <w:rPr>
          <w:szCs w:val="24"/>
        </w:rPr>
        <w:t>rikut :</w:t>
      </w:r>
    </w:p>
    <w:p w14:paraId="6779858A" w14:textId="77777777" w:rsidR="005559DD" w:rsidRPr="009F41B5" w:rsidRDefault="005559DD" w:rsidP="00C54BF9">
      <w:pPr>
        <w:spacing w:after="0"/>
        <w:ind w:left="830"/>
        <w:rPr>
          <w:szCs w:val="24"/>
        </w:rPr>
      </w:pPr>
      <w:r w:rsidRPr="009F41B5">
        <w:rPr>
          <w:spacing w:val="-1"/>
          <w:szCs w:val="24"/>
        </w:rPr>
        <w:t>a</w:t>
      </w:r>
      <w:r w:rsidRPr="009F41B5">
        <w:rPr>
          <w:szCs w:val="24"/>
        </w:rPr>
        <w:t xml:space="preserve">.  </w:t>
      </w:r>
      <w:r w:rsidRPr="009F41B5">
        <w:rPr>
          <w:spacing w:val="14"/>
          <w:szCs w:val="24"/>
        </w:rPr>
        <w:t xml:space="preserve"> </w:t>
      </w:r>
      <w:proofErr w:type="spellStart"/>
      <w:r w:rsidRPr="009F41B5">
        <w:rPr>
          <w:i/>
          <w:szCs w:val="24"/>
        </w:rPr>
        <w:t>Pro</w:t>
      </w:r>
      <w:r w:rsidRPr="009F41B5">
        <w:rPr>
          <w:i/>
          <w:spacing w:val="-1"/>
          <w:szCs w:val="24"/>
        </w:rPr>
        <w:t>ce</w:t>
      </w:r>
      <w:r w:rsidRPr="009F41B5">
        <w:rPr>
          <w:i/>
          <w:szCs w:val="24"/>
        </w:rPr>
        <w:t>ssor</w:t>
      </w:r>
      <w:proofErr w:type="spellEnd"/>
      <w:r w:rsidRPr="009F41B5">
        <w:rPr>
          <w:i/>
          <w:szCs w:val="24"/>
        </w:rPr>
        <w:t xml:space="preserve">              </w:t>
      </w:r>
      <w:r w:rsidRPr="009F41B5">
        <w:rPr>
          <w:i/>
          <w:spacing w:val="1"/>
          <w:szCs w:val="24"/>
        </w:rPr>
        <w:t xml:space="preserve"> </w:t>
      </w:r>
      <w:r w:rsidRPr="009F41B5">
        <w:rPr>
          <w:szCs w:val="24"/>
        </w:rPr>
        <w:t>: A</w:t>
      </w:r>
      <w:r w:rsidRPr="009F41B5">
        <w:rPr>
          <w:spacing w:val="2"/>
          <w:szCs w:val="24"/>
        </w:rPr>
        <w:t>M</w:t>
      </w:r>
      <w:r w:rsidRPr="009F41B5">
        <w:rPr>
          <w:szCs w:val="24"/>
        </w:rPr>
        <w:t>D E-</w:t>
      </w:r>
      <w:r w:rsidRPr="009F41B5">
        <w:rPr>
          <w:spacing w:val="-1"/>
          <w:szCs w:val="24"/>
        </w:rPr>
        <w:t xml:space="preserve"> </w:t>
      </w:r>
      <w:r w:rsidRPr="009F41B5">
        <w:rPr>
          <w:szCs w:val="24"/>
        </w:rPr>
        <w:t>300 APU</w:t>
      </w:r>
    </w:p>
    <w:p w14:paraId="3C04EF73" w14:textId="77777777" w:rsidR="005559DD" w:rsidRPr="009F41B5" w:rsidRDefault="005559DD" w:rsidP="00C54BF9">
      <w:pPr>
        <w:spacing w:after="0"/>
        <w:ind w:left="830"/>
        <w:rPr>
          <w:szCs w:val="24"/>
        </w:rPr>
      </w:pPr>
      <w:r w:rsidRPr="009F41B5">
        <w:rPr>
          <w:szCs w:val="24"/>
        </w:rPr>
        <w:t xml:space="preserve">b.   </w:t>
      </w:r>
      <w:proofErr w:type="spellStart"/>
      <w:r w:rsidRPr="009F41B5">
        <w:rPr>
          <w:i/>
          <w:spacing w:val="-1"/>
          <w:szCs w:val="24"/>
        </w:rPr>
        <w:t>Me</w:t>
      </w:r>
      <w:r w:rsidRPr="009F41B5">
        <w:rPr>
          <w:i/>
          <w:szCs w:val="24"/>
        </w:rPr>
        <w:t>mory</w:t>
      </w:r>
      <w:proofErr w:type="spellEnd"/>
      <w:r w:rsidRPr="009F41B5">
        <w:rPr>
          <w:i/>
          <w:szCs w:val="24"/>
        </w:rPr>
        <w:t xml:space="preserve">                </w:t>
      </w:r>
      <w:r w:rsidRPr="009F41B5">
        <w:rPr>
          <w:i/>
          <w:spacing w:val="59"/>
          <w:szCs w:val="24"/>
        </w:rPr>
        <w:t xml:space="preserve"> </w:t>
      </w:r>
      <w:r w:rsidRPr="009F41B5">
        <w:rPr>
          <w:szCs w:val="24"/>
        </w:rPr>
        <w:t xml:space="preserve">: 2 </w:t>
      </w:r>
      <w:r w:rsidRPr="009F41B5">
        <w:rPr>
          <w:spacing w:val="2"/>
          <w:szCs w:val="24"/>
        </w:rPr>
        <w:t>G</w:t>
      </w:r>
      <w:r w:rsidRPr="009F41B5">
        <w:rPr>
          <w:szCs w:val="24"/>
        </w:rPr>
        <w:t>B</w:t>
      </w:r>
    </w:p>
    <w:p w14:paraId="2462F355" w14:textId="77777777" w:rsidR="005559DD" w:rsidRPr="009F41B5" w:rsidRDefault="005559DD" w:rsidP="00C54BF9">
      <w:pPr>
        <w:spacing w:after="0"/>
        <w:ind w:left="830"/>
        <w:rPr>
          <w:szCs w:val="24"/>
        </w:rPr>
      </w:pPr>
      <w:r w:rsidRPr="009F41B5">
        <w:rPr>
          <w:spacing w:val="-1"/>
          <w:szCs w:val="24"/>
        </w:rPr>
        <w:t>c</w:t>
      </w:r>
      <w:r w:rsidRPr="009F41B5">
        <w:rPr>
          <w:szCs w:val="24"/>
        </w:rPr>
        <w:t xml:space="preserve">.  </w:t>
      </w:r>
      <w:r w:rsidRPr="009F41B5">
        <w:rPr>
          <w:spacing w:val="14"/>
          <w:szCs w:val="24"/>
        </w:rPr>
        <w:t xml:space="preserve"> </w:t>
      </w:r>
      <w:proofErr w:type="spellStart"/>
      <w:r w:rsidRPr="009F41B5">
        <w:rPr>
          <w:i/>
          <w:szCs w:val="24"/>
        </w:rPr>
        <w:t>Harddisk</w:t>
      </w:r>
      <w:proofErr w:type="spellEnd"/>
      <w:r w:rsidRPr="009F41B5">
        <w:rPr>
          <w:i/>
          <w:szCs w:val="24"/>
        </w:rPr>
        <w:t xml:space="preserve">                 </w:t>
      </w:r>
      <w:r w:rsidRPr="009F41B5">
        <w:rPr>
          <w:szCs w:val="24"/>
        </w:rPr>
        <w:t>: 500 GB</w:t>
      </w:r>
    </w:p>
    <w:p w14:paraId="031DD495" w14:textId="77777777" w:rsidR="005559DD" w:rsidRPr="009F41B5" w:rsidRDefault="005559DD" w:rsidP="00C54BF9">
      <w:pPr>
        <w:spacing w:after="0"/>
        <w:ind w:left="830"/>
        <w:rPr>
          <w:szCs w:val="24"/>
        </w:rPr>
      </w:pPr>
      <w:r w:rsidRPr="009F41B5">
        <w:rPr>
          <w:i/>
          <w:szCs w:val="24"/>
        </w:rPr>
        <w:t xml:space="preserve">d.   </w:t>
      </w:r>
      <w:r w:rsidRPr="009F41B5">
        <w:rPr>
          <w:szCs w:val="24"/>
        </w:rPr>
        <w:t>Al</w:t>
      </w:r>
      <w:r w:rsidRPr="009F41B5">
        <w:rPr>
          <w:spacing w:val="-1"/>
          <w:szCs w:val="24"/>
        </w:rPr>
        <w:t>a</w:t>
      </w:r>
      <w:r w:rsidRPr="009F41B5">
        <w:rPr>
          <w:szCs w:val="24"/>
        </w:rPr>
        <w:t xml:space="preserve">t </w:t>
      </w:r>
      <w:proofErr w:type="spellStart"/>
      <w:r w:rsidRPr="009F41B5">
        <w:rPr>
          <w:spacing w:val="1"/>
          <w:szCs w:val="24"/>
        </w:rPr>
        <w:t>S</w:t>
      </w:r>
      <w:r w:rsidRPr="009F41B5">
        <w:rPr>
          <w:spacing w:val="-1"/>
          <w:szCs w:val="24"/>
        </w:rPr>
        <w:t>ca</w:t>
      </w:r>
      <w:r w:rsidRPr="009F41B5">
        <w:rPr>
          <w:szCs w:val="24"/>
        </w:rPr>
        <w:t>ne</w:t>
      </w:r>
      <w:proofErr w:type="spellEnd"/>
      <w:r w:rsidRPr="009F41B5">
        <w:rPr>
          <w:szCs w:val="24"/>
        </w:rPr>
        <w:t xml:space="preserve">               : </w:t>
      </w:r>
      <w:r w:rsidRPr="009F41B5">
        <w:rPr>
          <w:spacing w:val="1"/>
          <w:szCs w:val="24"/>
        </w:rPr>
        <w:t>Ca</w:t>
      </w:r>
      <w:r w:rsidRPr="009F41B5">
        <w:rPr>
          <w:szCs w:val="24"/>
        </w:rPr>
        <w:t>non M</w:t>
      </w:r>
      <w:r w:rsidRPr="009F41B5">
        <w:rPr>
          <w:spacing w:val="1"/>
          <w:szCs w:val="24"/>
        </w:rPr>
        <w:t>P</w:t>
      </w:r>
      <w:r w:rsidRPr="009F41B5">
        <w:rPr>
          <w:szCs w:val="24"/>
        </w:rPr>
        <w:t>230</w:t>
      </w:r>
    </w:p>
    <w:p w14:paraId="2A70FD4C" w14:textId="77777777" w:rsidR="005559DD" w:rsidRPr="009F41B5" w:rsidRDefault="005559DD" w:rsidP="00C54BF9">
      <w:pPr>
        <w:ind w:left="110"/>
        <w:rPr>
          <w:szCs w:val="24"/>
        </w:rPr>
      </w:pPr>
      <w:r w:rsidRPr="009F41B5">
        <w:rPr>
          <w:szCs w:val="24"/>
        </w:rPr>
        <w:t xml:space="preserve">2.         </w:t>
      </w:r>
      <w:r w:rsidRPr="009F41B5">
        <w:rPr>
          <w:spacing w:val="1"/>
          <w:szCs w:val="24"/>
        </w:rPr>
        <w:t>P</w:t>
      </w:r>
      <w:r w:rsidRPr="009F41B5">
        <w:rPr>
          <w:spacing w:val="-1"/>
          <w:szCs w:val="24"/>
        </w:rPr>
        <w:t>e</w:t>
      </w:r>
      <w:r w:rsidRPr="009F41B5">
        <w:rPr>
          <w:szCs w:val="24"/>
        </w:rPr>
        <w:t>r</w:t>
      </w:r>
      <w:r w:rsidRPr="009F41B5">
        <w:rPr>
          <w:spacing w:val="-2"/>
          <w:szCs w:val="24"/>
        </w:rPr>
        <w:t>a</w:t>
      </w:r>
      <w:r w:rsidRPr="009F41B5">
        <w:rPr>
          <w:spacing w:val="2"/>
          <w:szCs w:val="24"/>
        </w:rPr>
        <w:t>n</w:t>
      </w:r>
      <w:r w:rsidRPr="009F41B5">
        <w:rPr>
          <w:spacing w:val="-2"/>
          <w:szCs w:val="24"/>
        </w:rPr>
        <w:t>g</w:t>
      </w:r>
      <w:r w:rsidRPr="009F41B5">
        <w:rPr>
          <w:szCs w:val="24"/>
        </w:rPr>
        <w:t>k</w:t>
      </w:r>
      <w:r w:rsidRPr="009F41B5">
        <w:rPr>
          <w:spacing w:val="-1"/>
          <w:szCs w:val="24"/>
        </w:rPr>
        <w:t>a</w:t>
      </w:r>
      <w:r w:rsidRPr="009F41B5">
        <w:rPr>
          <w:szCs w:val="24"/>
        </w:rPr>
        <w:t>t</w:t>
      </w:r>
      <w:r w:rsidRPr="009F41B5">
        <w:rPr>
          <w:spacing w:val="3"/>
          <w:szCs w:val="24"/>
        </w:rPr>
        <w:t xml:space="preserve"> </w:t>
      </w:r>
      <w:r w:rsidRPr="009F41B5">
        <w:rPr>
          <w:spacing w:val="-3"/>
          <w:szCs w:val="24"/>
        </w:rPr>
        <w:t>L</w:t>
      </w:r>
      <w:r w:rsidRPr="009F41B5">
        <w:rPr>
          <w:szCs w:val="24"/>
        </w:rPr>
        <w:t>un</w:t>
      </w:r>
      <w:r w:rsidRPr="009F41B5">
        <w:rPr>
          <w:spacing w:val="-1"/>
          <w:szCs w:val="24"/>
        </w:rPr>
        <w:t>a</w:t>
      </w:r>
      <w:r w:rsidRPr="009F41B5">
        <w:rPr>
          <w:szCs w:val="24"/>
        </w:rPr>
        <w:t>k</w:t>
      </w:r>
      <w:r w:rsidRPr="009F41B5">
        <w:rPr>
          <w:spacing w:val="2"/>
          <w:szCs w:val="24"/>
        </w:rPr>
        <w:t xml:space="preserve"> </w:t>
      </w:r>
      <w:r w:rsidRPr="009F41B5">
        <w:rPr>
          <w:spacing w:val="1"/>
          <w:szCs w:val="24"/>
        </w:rPr>
        <w:t>(</w:t>
      </w:r>
      <w:proofErr w:type="spellStart"/>
      <w:r w:rsidRPr="009F41B5">
        <w:rPr>
          <w:i/>
          <w:szCs w:val="24"/>
        </w:rPr>
        <w:t>Sof</w:t>
      </w:r>
      <w:r w:rsidRPr="009F41B5">
        <w:rPr>
          <w:i/>
          <w:spacing w:val="1"/>
          <w:szCs w:val="24"/>
        </w:rPr>
        <w:t>t</w:t>
      </w:r>
      <w:r w:rsidRPr="009F41B5">
        <w:rPr>
          <w:i/>
          <w:szCs w:val="24"/>
        </w:rPr>
        <w:t>ware</w:t>
      </w:r>
      <w:proofErr w:type="spellEnd"/>
      <w:r w:rsidRPr="009F41B5">
        <w:rPr>
          <w:i/>
          <w:szCs w:val="24"/>
        </w:rPr>
        <w:t xml:space="preserve"> </w:t>
      </w:r>
      <w:r w:rsidRPr="009F41B5">
        <w:rPr>
          <w:szCs w:val="24"/>
        </w:rPr>
        <w:t>)</w:t>
      </w:r>
    </w:p>
    <w:p w14:paraId="4BB203AF" w14:textId="77777777" w:rsidR="005559DD" w:rsidRPr="009F41B5" w:rsidRDefault="005559DD" w:rsidP="00C54BF9">
      <w:pPr>
        <w:spacing w:after="0"/>
        <w:ind w:left="830" w:right="554"/>
        <w:rPr>
          <w:szCs w:val="24"/>
        </w:rPr>
      </w:pPr>
      <w:r w:rsidRPr="009F41B5">
        <w:rPr>
          <w:spacing w:val="1"/>
          <w:szCs w:val="24"/>
        </w:rPr>
        <w:t>P</w:t>
      </w:r>
      <w:r w:rsidRPr="009F41B5">
        <w:rPr>
          <w:spacing w:val="-1"/>
          <w:szCs w:val="24"/>
        </w:rPr>
        <w:t>e</w:t>
      </w:r>
      <w:r w:rsidRPr="009F41B5">
        <w:rPr>
          <w:szCs w:val="24"/>
        </w:rPr>
        <w:t>r</w:t>
      </w:r>
      <w:r w:rsidRPr="009F41B5">
        <w:rPr>
          <w:spacing w:val="-2"/>
          <w:szCs w:val="24"/>
        </w:rPr>
        <w:t>a</w:t>
      </w:r>
      <w:r w:rsidRPr="009F41B5">
        <w:rPr>
          <w:spacing w:val="2"/>
          <w:szCs w:val="24"/>
        </w:rPr>
        <w:t>n</w:t>
      </w:r>
      <w:r w:rsidRPr="009F41B5">
        <w:rPr>
          <w:spacing w:val="-2"/>
          <w:szCs w:val="24"/>
        </w:rPr>
        <w:t>g</w:t>
      </w:r>
      <w:r w:rsidRPr="009F41B5">
        <w:rPr>
          <w:szCs w:val="24"/>
        </w:rPr>
        <w:t>k</w:t>
      </w:r>
      <w:r w:rsidRPr="009F41B5">
        <w:rPr>
          <w:spacing w:val="-1"/>
          <w:szCs w:val="24"/>
        </w:rPr>
        <w:t>a</w:t>
      </w:r>
      <w:r w:rsidRPr="009F41B5">
        <w:rPr>
          <w:szCs w:val="24"/>
        </w:rPr>
        <w:t xml:space="preserve">t </w:t>
      </w:r>
      <w:r w:rsidRPr="009F41B5">
        <w:rPr>
          <w:spacing w:val="22"/>
          <w:szCs w:val="24"/>
        </w:rPr>
        <w:t xml:space="preserve"> </w:t>
      </w:r>
      <w:r w:rsidRPr="009F41B5">
        <w:rPr>
          <w:szCs w:val="24"/>
        </w:rPr>
        <w:t xml:space="preserve">lunak </w:t>
      </w:r>
      <w:r w:rsidRPr="009F41B5">
        <w:rPr>
          <w:spacing w:val="28"/>
          <w:szCs w:val="24"/>
        </w:rPr>
        <w:t xml:space="preserve"> </w:t>
      </w:r>
      <w:r w:rsidRPr="009F41B5">
        <w:rPr>
          <w:spacing w:val="-5"/>
          <w:szCs w:val="24"/>
        </w:rPr>
        <w:t>y</w:t>
      </w:r>
      <w:r w:rsidRPr="009F41B5">
        <w:rPr>
          <w:spacing w:val="-1"/>
          <w:szCs w:val="24"/>
        </w:rPr>
        <w:t>a</w:t>
      </w:r>
      <w:r w:rsidRPr="009F41B5">
        <w:rPr>
          <w:spacing w:val="2"/>
          <w:szCs w:val="24"/>
        </w:rPr>
        <w:t>n</w:t>
      </w:r>
      <w:r w:rsidRPr="009F41B5">
        <w:rPr>
          <w:szCs w:val="24"/>
        </w:rPr>
        <w:t xml:space="preserve">g </w:t>
      </w:r>
      <w:r w:rsidRPr="009F41B5">
        <w:rPr>
          <w:spacing w:val="21"/>
          <w:szCs w:val="24"/>
        </w:rPr>
        <w:t xml:space="preserve"> </w:t>
      </w:r>
      <w:r w:rsidRPr="009F41B5">
        <w:rPr>
          <w:szCs w:val="24"/>
        </w:rPr>
        <w:t>di</w:t>
      </w:r>
      <w:r w:rsidRPr="009F41B5">
        <w:rPr>
          <w:spacing w:val="-2"/>
          <w:szCs w:val="24"/>
        </w:rPr>
        <w:t>g</w:t>
      </w:r>
      <w:r w:rsidRPr="009F41B5">
        <w:rPr>
          <w:szCs w:val="24"/>
        </w:rPr>
        <w:t>un</w:t>
      </w:r>
      <w:r w:rsidRPr="009F41B5">
        <w:rPr>
          <w:spacing w:val="-1"/>
          <w:szCs w:val="24"/>
        </w:rPr>
        <w:t>a</w:t>
      </w:r>
      <w:r w:rsidRPr="009F41B5">
        <w:rPr>
          <w:spacing w:val="2"/>
          <w:szCs w:val="24"/>
        </w:rPr>
        <w:t>k</w:t>
      </w:r>
      <w:r w:rsidRPr="009F41B5">
        <w:rPr>
          <w:spacing w:val="-1"/>
          <w:szCs w:val="24"/>
        </w:rPr>
        <w:t>a</w:t>
      </w:r>
      <w:r w:rsidRPr="009F41B5">
        <w:rPr>
          <w:szCs w:val="24"/>
        </w:rPr>
        <w:t xml:space="preserve">n </w:t>
      </w:r>
      <w:r w:rsidRPr="009F41B5">
        <w:rPr>
          <w:spacing w:val="21"/>
          <w:szCs w:val="24"/>
        </w:rPr>
        <w:t xml:space="preserve"> </w:t>
      </w:r>
      <w:r w:rsidRPr="009F41B5">
        <w:rPr>
          <w:szCs w:val="24"/>
        </w:rPr>
        <w:t>d</w:t>
      </w:r>
      <w:r w:rsidRPr="009F41B5">
        <w:rPr>
          <w:spacing w:val="-1"/>
          <w:szCs w:val="24"/>
        </w:rPr>
        <w:t>a</w:t>
      </w:r>
      <w:r w:rsidRPr="009F41B5">
        <w:rPr>
          <w:szCs w:val="24"/>
        </w:rPr>
        <w:t xml:space="preserve">lam </w:t>
      </w:r>
      <w:r w:rsidRPr="009F41B5">
        <w:rPr>
          <w:spacing w:val="21"/>
          <w:szCs w:val="24"/>
        </w:rPr>
        <w:t xml:space="preserve"> </w:t>
      </w:r>
      <w:r w:rsidRPr="009F41B5">
        <w:rPr>
          <w:spacing w:val="2"/>
          <w:szCs w:val="24"/>
        </w:rPr>
        <w:t>p</w:t>
      </w:r>
      <w:r w:rsidRPr="009F41B5">
        <w:rPr>
          <w:spacing w:val="-1"/>
          <w:szCs w:val="24"/>
        </w:rPr>
        <w:t>e</w:t>
      </w:r>
      <w:r w:rsidRPr="009F41B5">
        <w:rPr>
          <w:szCs w:val="24"/>
        </w:rPr>
        <w:t>n</w:t>
      </w:r>
      <w:r w:rsidRPr="009F41B5">
        <w:rPr>
          <w:spacing w:val="-1"/>
          <w:szCs w:val="24"/>
        </w:rPr>
        <w:t>e</w:t>
      </w:r>
      <w:r w:rsidRPr="009F41B5">
        <w:rPr>
          <w:spacing w:val="3"/>
          <w:szCs w:val="24"/>
        </w:rPr>
        <w:t>l</w:t>
      </w:r>
      <w:r w:rsidRPr="009F41B5">
        <w:rPr>
          <w:szCs w:val="24"/>
        </w:rPr>
        <w:t>i</w:t>
      </w:r>
      <w:r w:rsidRPr="009F41B5">
        <w:rPr>
          <w:spacing w:val="1"/>
          <w:szCs w:val="24"/>
        </w:rPr>
        <w:t>t</w:t>
      </w:r>
      <w:r w:rsidRPr="009F41B5">
        <w:rPr>
          <w:szCs w:val="24"/>
        </w:rPr>
        <w:t xml:space="preserve">ian </w:t>
      </w:r>
      <w:r w:rsidRPr="009F41B5">
        <w:rPr>
          <w:spacing w:val="21"/>
          <w:szCs w:val="24"/>
        </w:rPr>
        <w:t xml:space="preserve"> </w:t>
      </w:r>
      <w:r w:rsidRPr="009F41B5">
        <w:rPr>
          <w:szCs w:val="24"/>
        </w:rPr>
        <w:t xml:space="preserve">ini </w:t>
      </w:r>
      <w:r w:rsidRPr="009F41B5">
        <w:rPr>
          <w:spacing w:val="22"/>
          <w:szCs w:val="24"/>
        </w:rPr>
        <w:t xml:space="preserve"> </w:t>
      </w:r>
      <w:r w:rsidRPr="009F41B5">
        <w:rPr>
          <w:spacing w:val="-1"/>
          <w:szCs w:val="24"/>
        </w:rPr>
        <w:t>a</w:t>
      </w:r>
      <w:r w:rsidRPr="009F41B5">
        <w:rPr>
          <w:szCs w:val="24"/>
        </w:rPr>
        <w:t>d</w:t>
      </w:r>
      <w:r w:rsidRPr="009F41B5">
        <w:rPr>
          <w:spacing w:val="-1"/>
          <w:szCs w:val="24"/>
        </w:rPr>
        <w:t>a</w:t>
      </w:r>
      <w:r w:rsidRPr="009F41B5">
        <w:rPr>
          <w:szCs w:val="24"/>
        </w:rPr>
        <w:t xml:space="preserve">lah </w:t>
      </w:r>
      <w:r w:rsidRPr="009F41B5">
        <w:rPr>
          <w:spacing w:val="21"/>
          <w:szCs w:val="24"/>
        </w:rPr>
        <w:t xml:space="preserve"> </w:t>
      </w:r>
      <w:r w:rsidRPr="009F41B5">
        <w:rPr>
          <w:szCs w:val="24"/>
        </w:rPr>
        <w:t>s</w:t>
      </w:r>
      <w:r w:rsidRPr="009F41B5">
        <w:rPr>
          <w:spacing w:val="-1"/>
          <w:szCs w:val="24"/>
        </w:rPr>
        <w:t>e</w:t>
      </w:r>
      <w:r w:rsidRPr="009F41B5">
        <w:rPr>
          <w:spacing w:val="2"/>
          <w:szCs w:val="24"/>
        </w:rPr>
        <w:t>b</w:t>
      </w:r>
      <w:r w:rsidRPr="009F41B5">
        <w:rPr>
          <w:spacing w:val="1"/>
          <w:szCs w:val="24"/>
        </w:rPr>
        <w:t>a</w:t>
      </w:r>
      <w:r w:rsidRPr="009F41B5">
        <w:rPr>
          <w:spacing w:val="-2"/>
          <w:szCs w:val="24"/>
        </w:rPr>
        <w:t>g</w:t>
      </w:r>
      <w:r w:rsidRPr="009F41B5">
        <w:rPr>
          <w:spacing w:val="-1"/>
          <w:szCs w:val="24"/>
        </w:rPr>
        <w:t>a</w:t>
      </w:r>
      <w:r w:rsidRPr="009F41B5">
        <w:rPr>
          <w:szCs w:val="24"/>
        </w:rPr>
        <w:t>i b</w:t>
      </w:r>
      <w:r w:rsidRPr="009F41B5">
        <w:rPr>
          <w:spacing w:val="-1"/>
          <w:szCs w:val="24"/>
        </w:rPr>
        <w:t>e</w:t>
      </w:r>
      <w:r w:rsidRPr="009F41B5">
        <w:rPr>
          <w:szCs w:val="24"/>
        </w:rPr>
        <w:t>rikut :</w:t>
      </w:r>
    </w:p>
    <w:p w14:paraId="07442E77" w14:textId="77777777" w:rsidR="005559DD" w:rsidRPr="009F41B5" w:rsidRDefault="005559DD" w:rsidP="00C54BF9">
      <w:pPr>
        <w:spacing w:before="7" w:after="0"/>
        <w:ind w:left="933"/>
        <w:rPr>
          <w:szCs w:val="24"/>
        </w:rPr>
      </w:pPr>
      <w:r w:rsidRPr="009F41B5">
        <w:rPr>
          <w:i/>
          <w:szCs w:val="24"/>
        </w:rPr>
        <w:t xml:space="preserve">a.   </w:t>
      </w:r>
      <w:proofErr w:type="spellStart"/>
      <w:r w:rsidRPr="009F41B5">
        <w:rPr>
          <w:i/>
          <w:szCs w:val="24"/>
        </w:rPr>
        <w:t>Op</w:t>
      </w:r>
      <w:r w:rsidRPr="009F41B5">
        <w:rPr>
          <w:i/>
          <w:spacing w:val="-1"/>
          <w:szCs w:val="24"/>
        </w:rPr>
        <w:t>e</w:t>
      </w:r>
      <w:r w:rsidRPr="009F41B5">
        <w:rPr>
          <w:i/>
          <w:szCs w:val="24"/>
        </w:rPr>
        <w:t>rat</w:t>
      </w:r>
      <w:r w:rsidRPr="009F41B5">
        <w:rPr>
          <w:i/>
          <w:spacing w:val="1"/>
          <w:szCs w:val="24"/>
        </w:rPr>
        <w:t>i</w:t>
      </w:r>
      <w:r w:rsidRPr="009F41B5">
        <w:rPr>
          <w:i/>
          <w:szCs w:val="24"/>
        </w:rPr>
        <w:t>ng</w:t>
      </w:r>
      <w:proofErr w:type="spellEnd"/>
      <w:r w:rsidRPr="009F41B5">
        <w:rPr>
          <w:i/>
          <w:szCs w:val="24"/>
        </w:rPr>
        <w:t xml:space="preserve"> S</w:t>
      </w:r>
      <w:r w:rsidRPr="009F41B5">
        <w:rPr>
          <w:i/>
          <w:spacing w:val="-1"/>
          <w:szCs w:val="24"/>
        </w:rPr>
        <w:t>y</w:t>
      </w:r>
      <w:r w:rsidRPr="009F41B5">
        <w:rPr>
          <w:i/>
          <w:szCs w:val="24"/>
        </w:rPr>
        <w:t xml:space="preserve">stem     </w:t>
      </w:r>
      <w:r w:rsidRPr="009F41B5">
        <w:rPr>
          <w:szCs w:val="24"/>
        </w:rPr>
        <w:t xml:space="preserve">: </w:t>
      </w:r>
      <w:r w:rsidRPr="009F41B5">
        <w:rPr>
          <w:spacing w:val="2"/>
          <w:szCs w:val="24"/>
        </w:rPr>
        <w:t>W</w:t>
      </w:r>
      <w:r w:rsidRPr="009F41B5">
        <w:rPr>
          <w:szCs w:val="24"/>
        </w:rPr>
        <w:t>indows 8</w:t>
      </w:r>
    </w:p>
    <w:p w14:paraId="5DB72F32" w14:textId="77777777" w:rsidR="005559DD" w:rsidRPr="009F41B5" w:rsidRDefault="005559DD" w:rsidP="00C54BF9">
      <w:pPr>
        <w:spacing w:after="0"/>
        <w:ind w:left="933"/>
        <w:rPr>
          <w:szCs w:val="24"/>
        </w:rPr>
      </w:pPr>
      <w:r w:rsidRPr="009F41B5">
        <w:rPr>
          <w:i/>
          <w:szCs w:val="24"/>
        </w:rPr>
        <w:t xml:space="preserve">b.   </w:t>
      </w:r>
      <w:proofErr w:type="spellStart"/>
      <w:r w:rsidRPr="009F41B5">
        <w:rPr>
          <w:szCs w:val="24"/>
        </w:rPr>
        <w:t>Tool</w:t>
      </w:r>
      <w:proofErr w:type="spellEnd"/>
      <w:r w:rsidRPr="009F41B5">
        <w:rPr>
          <w:szCs w:val="24"/>
        </w:rPr>
        <w:t xml:space="preserve">                        : MA</w:t>
      </w:r>
      <w:r w:rsidRPr="009F41B5">
        <w:rPr>
          <w:spacing w:val="2"/>
          <w:szCs w:val="24"/>
        </w:rPr>
        <w:t>T</w:t>
      </w:r>
      <w:r w:rsidRPr="009F41B5">
        <w:rPr>
          <w:spacing w:val="-5"/>
          <w:szCs w:val="24"/>
        </w:rPr>
        <w:t>L</w:t>
      </w:r>
      <w:r w:rsidRPr="009F41B5">
        <w:rPr>
          <w:spacing w:val="2"/>
          <w:szCs w:val="24"/>
        </w:rPr>
        <w:t>A</w:t>
      </w:r>
      <w:r w:rsidRPr="009F41B5">
        <w:rPr>
          <w:szCs w:val="24"/>
        </w:rPr>
        <w:t>B</w:t>
      </w:r>
      <w:r w:rsidRPr="009F41B5">
        <w:rPr>
          <w:spacing w:val="-2"/>
          <w:szCs w:val="24"/>
        </w:rPr>
        <w:t xml:space="preserve"> </w:t>
      </w:r>
      <w:r w:rsidRPr="009F41B5">
        <w:rPr>
          <w:szCs w:val="24"/>
        </w:rPr>
        <w:t>2014b</w:t>
      </w:r>
    </w:p>
    <w:p w14:paraId="579A7232" w14:textId="77777777" w:rsidR="005559DD" w:rsidRPr="009F41B5" w:rsidRDefault="005559DD" w:rsidP="00C54BF9">
      <w:pPr>
        <w:spacing w:after="0"/>
        <w:ind w:left="933"/>
        <w:rPr>
          <w:szCs w:val="24"/>
        </w:rPr>
      </w:pPr>
    </w:p>
    <w:p w14:paraId="5B1BCA9E" w14:textId="77777777" w:rsidR="005559DD" w:rsidRPr="009F41B5" w:rsidRDefault="005559DD" w:rsidP="00C54BF9">
      <w:pPr>
        <w:spacing w:after="0"/>
        <w:ind w:firstLine="576"/>
        <w:rPr>
          <w:szCs w:val="24"/>
        </w:rPr>
      </w:pPr>
      <w:r w:rsidRPr="009F41B5">
        <w:rPr>
          <w:szCs w:val="24"/>
        </w:rPr>
        <w:t>Implementasi yang dipaparkan seperti halaman (</w:t>
      </w:r>
      <w:proofErr w:type="spellStart"/>
      <w:r w:rsidRPr="009F41B5">
        <w:rPr>
          <w:szCs w:val="24"/>
        </w:rPr>
        <w:t>home</w:t>
      </w:r>
      <w:proofErr w:type="spellEnd"/>
      <w:r w:rsidRPr="009F41B5">
        <w:rPr>
          <w:szCs w:val="24"/>
        </w:rPr>
        <w:t xml:space="preserve">), halaman pelatihan data, dan lain </w:t>
      </w:r>
      <w:proofErr w:type="spellStart"/>
      <w:r w:rsidRPr="009F41B5">
        <w:rPr>
          <w:szCs w:val="24"/>
        </w:rPr>
        <w:t>sebagianya</w:t>
      </w:r>
      <w:proofErr w:type="spellEnd"/>
      <w:r w:rsidRPr="009F41B5">
        <w:rPr>
          <w:szCs w:val="24"/>
        </w:rPr>
        <w:t>.</w:t>
      </w:r>
    </w:p>
    <w:p w14:paraId="54390329" w14:textId="77777777" w:rsidR="005559DD" w:rsidRPr="009F41B5" w:rsidRDefault="005559DD" w:rsidP="00C54BF9">
      <w:pPr>
        <w:pStyle w:val="Heading2"/>
      </w:pPr>
      <w:bookmarkStart w:id="155" w:name="_Toc21272829"/>
      <w:r w:rsidRPr="009F41B5">
        <w:t>Pengujian</w:t>
      </w:r>
      <w:bookmarkEnd w:id="155"/>
      <w:r w:rsidRPr="009F41B5">
        <w:t xml:space="preserve"> </w:t>
      </w:r>
    </w:p>
    <w:p w14:paraId="2A3B2E16" w14:textId="77777777" w:rsidR="005559DD" w:rsidRPr="009F41B5" w:rsidRDefault="005559DD" w:rsidP="00C54BF9">
      <w:pPr>
        <w:ind w:firstLine="709"/>
      </w:pPr>
      <w:r w:rsidRPr="009F41B5">
        <w:t>Kasih narasi….</w:t>
      </w:r>
    </w:p>
    <w:p w14:paraId="3B63D4F0" w14:textId="77777777" w:rsidR="005559DD" w:rsidRPr="009F41B5" w:rsidRDefault="005559DD" w:rsidP="00C54BF9">
      <w:pPr>
        <w:pStyle w:val="Heading3"/>
      </w:pPr>
      <w:bookmarkStart w:id="156" w:name="_Toc21272830"/>
      <w:commentRangeStart w:id="157"/>
      <w:proofErr w:type="spellStart"/>
      <w:r w:rsidRPr="009F41B5">
        <w:lastRenderedPageBreak/>
        <w:t>Blackbox</w:t>
      </w:r>
      <w:proofErr w:type="spellEnd"/>
      <w:r w:rsidRPr="009F41B5">
        <w:t xml:space="preserve"> / </w:t>
      </w:r>
      <w:proofErr w:type="spellStart"/>
      <w:r w:rsidRPr="009F41B5">
        <w:t>whitebox</w:t>
      </w:r>
      <w:proofErr w:type="spellEnd"/>
      <w:r w:rsidRPr="009F41B5">
        <w:t xml:space="preserve">/ algoritma </w:t>
      </w:r>
      <w:commentRangeEnd w:id="157"/>
      <w:r w:rsidRPr="009F41B5">
        <w:rPr>
          <w:rStyle w:val="CommentReference"/>
          <w:rFonts w:eastAsiaTheme="minorHAnsi" w:cstheme="minorBidi"/>
          <w:b w:val="0"/>
          <w:bCs w:val="0"/>
        </w:rPr>
        <w:commentReference w:id="157"/>
      </w:r>
      <w:bookmarkEnd w:id="156"/>
    </w:p>
    <w:p w14:paraId="7FECD7F2" w14:textId="77777777" w:rsidR="005559DD" w:rsidRPr="009F41B5" w:rsidRDefault="005559DD" w:rsidP="00C54BF9">
      <w:pPr>
        <w:pStyle w:val="Heading3"/>
      </w:pPr>
      <w:bookmarkStart w:id="158" w:name="_Toc21272831"/>
      <w:commentRangeStart w:id="159"/>
      <w:r w:rsidRPr="009F41B5">
        <w:t>Performa Metode</w:t>
      </w:r>
      <w:bookmarkEnd w:id="158"/>
    </w:p>
    <w:p w14:paraId="3C255A2C" w14:textId="77777777" w:rsidR="005559DD" w:rsidRPr="009F41B5" w:rsidRDefault="005559DD" w:rsidP="00C54BF9">
      <w:pPr>
        <w:pStyle w:val="Heading3"/>
      </w:pPr>
      <w:bookmarkStart w:id="160" w:name="_Toc21272832"/>
      <w:r w:rsidRPr="009F41B5">
        <w:t xml:space="preserve">Kesimpulan Pengujian </w:t>
      </w:r>
      <w:commentRangeEnd w:id="159"/>
      <w:r w:rsidRPr="009F41B5">
        <w:rPr>
          <w:rStyle w:val="CommentReference"/>
          <w:rFonts w:eastAsiaTheme="minorHAnsi" w:cstheme="minorBidi"/>
          <w:b w:val="0"/>
          <w:bCs w:val="0"/>
        </w:rPr>
        <w:commentReference w:id="159"/>
      </w:r>
      <w:bookmarkEnd w:id="160"/>
    </w:p>
    <w:p w14:paraId="00011C2F" w14:textId="77777777" w:rsidR="005559DD" w:rsidRPr="009F41B5" w:rsidRDefault="005559DD" w:rsidP="00C54BF9">
      <w:pPr>
        <w:ind w:left="720"/>
      </w:pPr>
      <w:r w:rsidRPr="009F41B5">
        <w:t xml:space="preserve">Berisikan kesimpulan akhir dari pengujian yang telah dilakukan (dibuat </w:t>
      </w:r>
      <w:proofErr w:type="spellStart"/>
      <w:r w:rsidRPr="009F41B5">
        <w:t>point-point</w:t>
      </w:r>
      <w:proofErr w:type="spellEnd"/>
      <w:r w:rsidRPr="009F41B5">
        <w:t xml:space="preserve"> kesimpulan)</w:t>
      </w:r>
    </w:p>
    <w:p w14:paraId="45A2F484" w14:textId="77777777" w:rsidR="005559DD" w:rsidRPr="009F41B5" w:rsidRDefault="005559DD" w:rsidP="00C54BF9"/>
    <w:p w14:paraId="178B43B3" w14:textId="77777777" w:rsidR="005559DD" w:rsidRPr="009F41B5" w:rsidRDefault="005559DD" w:rsidP="00C54BF9">
      <w:pPr>
        <w:pStyle w:val="Heading2"/>
        <w:sectPr w:rsidR="005559DD" w:rsidRPr="009F41B5" w:rsidSect="00213D64">
          <w:footerReference w:type="first" r:id="rId97"/>
          <w:pgSz w:w="11907" w:h="16839" w:code="9"/>
          <w:pgMar w:top="1701" w:right="1701" w:bottom="1701" w:left="2268" w:header="720" w:footer="720" w:gutter="0"/>
          <w:pgNumType w:start="1" w:chapStyle="1"/>
          <w:cols w:space="720"/>
          <w:titlePg/>
          <w:docGrid w:linePitch="360"/>
        </w:sectPr>
      </w:pPr>
    </w:p>
    <w:p w14:paraId="54B0DFE6" w14:textId="77777777" w:rsidR="005559DD" w:rsidRPr="009F41B5" w:rsidRDefault="005559DD" w:rsidP="00C54BF9">
      <w:pPr>
        <w:pStyle w:val="Heading1"/>
      </w:pPr>
      <w:bookmarkStart w:id="161" w:name="_Ref399711811"/>
      <w:r w:rsidRPr="009F41B5">
        <w:lastRenderedPageBreak/>
        <w:br/>
      </w:r>
      <w:bookmarkStart w:id="162" w:name="_Toc21272833"/>
      <w:r w:rsidRPr="009F41B5">
        <w:t>PENUTUP</w:t>
      </w:r>
      <w:bookmarkEnd w:id="162"/>
    </w:p>
    <w:p w14:paraId="208A6B66" w14:textId="77777777" w:rsidR="005559DD" w:rsidRPr="009F41B5" w:rsidRDefault="005559DD" w:rsidP="00C54BF9"/>
    <w:p w14:paraId="7946F0A8" w14:textId="77777777" w:rsidR="005559DD" w:rsidRPr="009F41B5" w:rsidRDefault="005559DD" w:rsidP="00C54BF9">
      <w:pPr>
        <w:pStyle w:val="Heading2"/>
      </w:pPr>
      <w:bookmarkStart w:id="163" w:name="_Toc21272834"/>
      <w:r w:rsidRPr="009F41B5">
        <w:t>Kesimpulan</w:t>
      </w:r>
      <w:bookmarkEnd w:id="163"/>
    </w:p>
    <w:p w14:paraId="318B5D9C" w14:textId="77777777" w:rsidR="005559DD" w:rsidRPr="009F41B5" w:rsidRDefault="005559DD" w:rsidP="00C54BF9">
      <w:pPr>
        <w:ind w:left="576"/>
      </w:pPr>
      <w:r w:rsidRPr="009F41B5">
        <w:t xml:space="preserve">Mendeskripsikan kesimpulan akhir (berisi hasil Analisa dari kesimpulan pengujian). Tidak </w:t>
      </w:r>
      <w:proofErr w:type="spellStart"/>
      <w:r w:rsidRPr="009F41B5">
        <w:t>memamarkan</w:t>
      </w:r>
      <w:proofErr w:type="spellEnd"/>
      <w:r w:rsidRPr="009F41B5">
        <w:t xml:space="preserve"> kembali apa yang telah ditulis di sub-bab kesimpulan pengujian, tapi sudah kesimpulan akhirnya.</w:t>
      </w:r>
    </w:p>
    <w:p w14:paraId="4A92F7D2" w14:textId="77777777" w:rsidR="005559DD" w:rsidRPr="009F41B5" w:rsidRDefault="005559DD" w:rsidP="00C54BF9">
      <w:pPr>
        <w:pStyle w:val="Heading2"/>
      </w:pPr>
      <w:bookmarkStart w:id="164" w:name="_Toc21272835"/>
      <w:r w:rsidRPr="009F41B5">
        <w:t>Saran</w:t>
      </w:r>
      <w:bookmarkEnd w:id="164"/>
      <w:r w:rsidRPr="009F41B5">
        <w:t xml:space="preserve"> </w:t>
      </w:r>
    </w:p>
    <w:p w14:paraId="6EDD4DE8" w14:textId="77777777" w:rsidR="00127066" w:rsidRDefault="005559DD" w:rsidP="00C54BF9">
      <w:pPr>
        <w:ind w:left="576"/>
        <w:sectPr w:rsidR="00127066" w:rsidSect="00213D64">
          <w:footerReference w:type="first" r:id="rId98"/>
          <w:pgSz w:w="11907" w:h="16839" w:code="9"/>
          <w:pgMar w:top="1701" w:right="1701" w:bottom="1701" w:left="2268" w:header="720" w:footer="720" w:gutter="0"/>
          <w:pgNumType w:start="1" w:chapStyle="1"/>
          <w:cols w:space="720"/>
          <w:titlePg/>
          <w:docGrid w:linePitch="360"/>
        </w:sectPr>
      </w:pPr>
      <w:r w:rsidRPr="009F41B5">
        <w:t xml:space="preserve">Kekurangan-kekurangan yang ada dari penelitian yang sudah dilakukan, kemudian dipaparkan saran apa yang sebaiknya dilakukan untuk penelitian berikutnya demi perbaikan penelitian. </w:t>
      </w:r>
    </w:p>
    <w:p w14:paraId="67AE7EC9" w14:textId="77777777" w:rsidR="005559DD" w:rsidRPr="009F41B5" w:rsidRDefault="005559DD" w:rsidP="00C54BF9">
      <w:pPr>
        <w:pStyle w:val="Heading1"/>
        <w:numPr>
          <w:ilvl w:val="0"/>
          <w:numId w:val="0"/>
        </w:numPr>
      </w:pPr>
      <w:bookmarkStart w:id="165" w:name="_Toc21272836"/>
      <w:r w:rsidRPr="009F41B5">
        <w:lastRenderedPageBreak/>
        <w:t xml:space="preserve">DAFTAR </w:t>
      </w:r>
      <w:commentRangeStart w:id="166"/>
      <w:r w:rsidRPr="009F41B5">
        <w:t>PUSTAKA</w:t>
      </w:r>
      <w:bookmarkEnd w:id="161"/>
      <w:commentRangeEnd w:id="166"/>
      <w:r w:rsidR="00C37C4C" w:rsidRPr="009F41B5">
        <w:rPr>
          <w:rStyle w:val="CommentReference"/>
          <w:rFonts w:eastAsiaTheme="minorHAnsi" w:cstheme="minorBidi"/>
          <w:b w:val="0"/>
          <w:bCs w:val="0"/>
        </w:rPr>
        <w:commentReference w:id="166"/>
      </w:r>
      <w:bookmarkEnd w:id="165"/>
    </w:p>
    <w:p w14:paraId="117423F5" w14:textId="77777777" w:rsidR="00790A33" w:rsidRPr="009F41B5" w:rsidRDefault="005559DD" w:rsidP="00790A33">
      <w:pPr>
        <w:pStyle w:val="Bibliography"/>
        <w:ind w:left="720" w:hanging="720"/>
        <w:rPr>
          <w:szCs w:val="24"/>
        </w:rPr>
      </w:pPr>
      <w:r w:rsidRPr="009F41B5">
        <w:fldChar w:fldCharType="begin"/>
      </w:r>
      <w:r w:rsidRPr="009F41B5">
        <w:instrText xml:space="preserve"> BIBLIOGRAPHY </w:instrText>
      </w:r>
      <w:r w:rsidRPr="009F41B5">
        <w:fldChar w:fldCharType="separate"/>
      </w:r>
      <w:r w:rsidR="00790A33" w:rsidRPr="009F41B5">
        <w:t xml:space="preserve">Affandes, M. (2014). </w:t>
      </w:r>
      <w:r w:rsidR="00790A33" w:rsidRPr="009F41B5">
        <w:rPr>
          <w:i/>
          <w:iCs/>
        </w:rPr>
        <w:t>Panduan Menulis Laporan Tugas Akhir.</w:t>
      </w:r>
      <w:r w:rsidR="00790A33" w:rsidRPr="009F41B5">
        <w:t xml:space="preserve"> Pekanbaru, Indonesia: UIN SUSKA Press.</w:t>
      </w:r>
    </w:p>
    <w:p w14:paraId="2F943111" w14:textId="77777777" w:rsidR="00790A33" w:rsidRPr="009F41B5" w:rsidRDefault="00790A33" w:rsidP="00790A33">
      <w:pPr>
        <w:pStyle w:val="Bibliography"/>
        <w:ind w:left="720" w:hanging="720"/>
      </w:pPr>
      <w:r w:rsidRPr="009F41B5">
        <w:t xml:space="preserve">Anti-Phising Work-Group. (2010). </w:t>
      </w:r>
      <w:r w:rsidRPr="009F41B5">
        <w:rPr>
          <w:i/>
          <w:iCs/>
        </w:rPr>
        <w:t>Phising Activity Trend Report 2nd Half 2010.</w:t>
      </w:r>
      <w:r w:rsidRPr="009F41B5">
        <w:t xml:space="preserve"> </w:t>
      </w:r>
    </w:p>
    <w:p w14:paraId="632B2274" w14:textId="77777777" w:rsidR="00790A33" w:rsidRPr="009F41B5" w:rsidRDefault="00790A33" w:rsidP="00790A33">
      <w:pPr>
        <w:pStyle w:val="Bibliography"/>
        <w:ind w:left="720" w:hanging="720"/>
      </w:pPr>
      <w:r w:rsidRPr="009F41B5">
        <w:t xml:space="preserve">Anti-Phising Work-Group. (2011). </w:t>
      </w:r>
      <w:r w:rsidRPr="009F41B5">
        <w:rPr>
          <w:i/>
          <w:iCs/>
        </w:rPr>
        <w:t>Phising Activity Trend Report 1st Half 2011.</w:t>
      </w:r>
      <w:r w:rsidRPr="009F41B5">
        <w:t xml:space="preserve"> </w:t>
      </w:r>
    </w:p>
    <w:p w14:paraId="08D5AEB6" w14:textId="77777777" w:rsidR="00790A33" w:rsidRPr="009F41B5" w:rsidRDefault="00790A33" w:rsidP="00790A33">
      <w:pPr>
        <w:pStyle w:val="Bibliography"/>
        <w:ind w:left="720" w:hanging="720"/>
      </w:pPr>
      <w:r w:rsidRPr="009F41B5">
        <w:t xml:space="preserve">Federal Financial Institutions Examination Council. (2005). </w:t>
      </w:r>
      <w:r w:rsidRPr="009F41B5">
        <w:rPr>
          <w:i/>
          <w:iCs/>
        </w:rPr>
        <w:t>Authentication in an Internet Banking Environment.</w:t>
      </w:r>
      <w:r w:rsidRPr="009F41B5">
        <w:t xml:space="preserve"> Federal Financial Institutions Examination Council.</w:t>
      </w:r>
    </w:p>
    <w:p w14:paraId="089C252E" w14:textId="77777777" w:rsidR="00790A33" w:rsidRPr="009F41B5" w:rsidRDefault="00790A33" w:rsidP="00790A33">
      <w:pPr>
        <w:pStyle w:val="Bibliography"/>
        <w:ind w:left="720" w:hanging="720"/>
      </w:pPr>
      <w:r w:rsidRPr="009F41B5">
        <w:t xml:space="preserve">Javeline Strategies &amp; Research. (2012). </w:t>
      </w:r>
      <w:r w:rsidRPr="009F41B5">
        <w:rPr>
          <w:i/>
          <w:iCs/>
        </w:rPr>
        <w:t>2012 Identity Fraud Report: Consumers Taking Control to Reduce their Risk of Fraud.</w:t>
      </w:r>
      <w:r w:rsidRPr="009F41B5">
        <w:t xml:space="preserve"> Javeline Strategies &amp; Research, Pleasanton.</w:t>
      </w:r>
    </w:p>
    <w:p w14:paraId="694B1DDD" w14:textId="77777777" w:rsidR="00790A33" w:rsidRPr="009F41B5" w:rsidRDefault="00790A33" w:rsidP="00790A33">
      <w:pPr>
        <w:pStyle w:val="Bibliography"/>
        <w:ind w:left="720" w:hanging="720"/>
      </w:pPr>
      <w:r w:rsidRPr="009F41B5">
        <w:t xml:space="preserve">OWASP. (2009, Maret 4). </w:t>
      </w:r>
      <w:r w:rsidRPr="009F41B5">
        <w:rPr>
          <w:i/>
          <w:iCs/>
        </w:rPr>
        <w:t>Testing Multiple Factors Authentication (OWASP-AT-009).</w:t>
      </w:r>
      <w:r w:rsidRPr="009F41B5">
        <w:t xml:space="preserve"> Dipetik Agustus 4, 2012, dari OWASP : https://www.owasp.org/index.php/Testing_Multiple_Factors_Authentication_(OWASP-AT-009)</w:t>
      </w:r>
    </w:p>
    <w:p w14:paraId="01C5A46B" w14:textId="77777777" w:rsidR="00790A33" w:rsidRPr="009F41B5" w:rsidRDefault="00790A33" w:rsidP="00790A33">
      <w:pPr>
        <w:pStyle w:val="Bibliography"/>
        <w:ind w:left="720" w:hanging="720"/>
      </w:pPr>
      <w:r w:rsidRPr="009F41B5">
        <w:t xml:space="preserve">Rational. (2001). </w:t>
      </w:r>
      <w:r w:rsidRPr="009F41B5">
        <w:rPr>
          <w:i/>
          <w:iCs/>
        </w:rPr>
        <w:t>Rational Unified Process: Best Practices for Software Development Teams.</w:t>
      </w:r>
      <w:r w:rsidRPr="009F41B5">
        <w:t xml:space="preserve"> Whitepaper.</w:t>
      </w:r>
    </w:p>
    <w:p w14:paraId="70A54706" w14:textId="77777777" w:rsidR="005559DD" w:rsidRPr="009F41B5" w:rsidRDefault="005559DD" w:rsidP="00790A33">
      <w:pPr>
        <w:rPr>
          <w:b/>
          <w:bCs/>
        </w:rPr>
      </w:pPr>
      <w:r w:rsidRPr="009F41B5">
        <w:rPr>
          <w:b/>
          <w:bCs/>
        </w:rPr>
        <w:fldChar w:fldCharType="end"/>
      </w:r>
      <w:r w:rsidRPr="009F41B5">
        <w:t xml:space="preserve"> </w:t>
      </w:r>
      <w:r w:rsidRPr="009F41B5">
        <w:rPr>
          <w:b/>
          <w:bCs/>
        </w:rPr>
        <w:t xml:space="preserve">Data atau dokumen yang </w:t>
      </w:r>
      <w:proofErr w:type="spellStart"/>
      <w:r w:rsidRPr="009F41B5">
        <w:rPr>
          <w:b/>
          <w:bCs/>
        </w:rPr>
        <w:t>di-download</w:t>
      </w:r>
      <w:proofErr w:type="spellEnd"/>
      <w:r w:rsidRPr="009F41B5">
        <w:rPr>
          <w:b/>
          <w:bCs/>
        </w:rPr>
        <w:t xml:space="preserve"> melalui </w:t>
      </w:r>
      <w:proofErr w:type="spellStart"/>
      <w:r w:rsidRPr="009F41B5">
        <w:rPr>
          <w:b/>
          <w:bCs/>
        </w:rPr>
        <w:t>ftp</w:t>
      </w:r>
      <w:proofErr w:type="spellEnd"/>
      <w:r w:rsidRPr="009F41B5">
        <w:rPr>
          <w:b/>
          <w:bCs/>
        </w:rPr>
        <w:t xml:space="preserve"> :</w:t>
      </w:r>
    </w:p>
    <w:p w14:paraId="0FA2B030" w14:textId="77777777" w:rsidR="005559DD" w:rsidRPr="009F41B5" w:rsidRDefault="005559DD" w:rsidP="00C54BF9">
      <w:pPr>
        <w:rPr>
          <w:bCs/>
        </w:rPr>
      </w:pPr>
      <w:r w:rsidRPr="009F41B5">
        <w:rPr>
          <w:bCs/>
        </w:rPr>
        <w:t xml:space="preserve">Irvi </w:t>
      </w:r>
      <w:proofErr w:type="spellStart"/>
      <w:r w:rsidRPr="009F41B5">
        <w:rPr>
          <w:bCs/>
        </w:rPr>
        <w:t>ng</w:t>
      </w:r>
      <w:proofErr w:type="spellEnd"/>
      <w:r w:rsidRPr="009F41B5">
        <w:rPr>
          <w:bCs/>
        </w:rPr>
        <w:t xml:space="preserve">, </w:t>
      </w:r>
      <w:proofErr w:type="spellStart"/>
      <w:r w:rsidRPr="009F41B5">
        <w:rPr>
          <w:bCs/>
        </w:rPr>
        <w:t>Jackie</w:t>
      </w:r>
      <w:proofErr w:type="spellEnd"/>
      <w:r w:rsidRPr="009F41B5">
        <w:rPr>
          <w:bCs/>
        </w:rPr>
        <w:t xml:space="preserve"> “</w:t>
      </w:r>
      <w:proofErr w:type="spellStart"/>
      <w:r w:rsidRPr="009F41B5">
        <w:rPr>
          <w:bCs/>
        </w:rPr>
        <w:t>Approaches</w:t>
      </w:r>
      <w:proofErr w:type="spellEnd"/>
      <w:r w:rsidRPr="009F41B5">
        <w:rPr>
          <w:bCs/>
        </w:rPr>
        <w:t xml:space="preserve"> </w:t>
      </w:r>
      <w:proofErr w:type="spellStart"/>
      <w:r w:rsidRPr="009F41B5">
        <w:rPr>
          <w:bCs/>
        </w:rPr>
        <w:t>to</w:t>
      </w:r>
      <w:proofErr w:type="spellEnd"/>
      <w:r w:rsidRPr="009F41B5">
        <w:rPr>
          <w:bCs/>
        </w:rPr>
        <w:t xml:space="preserve"> </w:t>
      </w:r>
      <w:proofErr w:type="spellStart"/>
      <w:r w:rsidRPr="009F41B5">
        <w:rPr>
          <w:bCs/>
        </w:rPr>
        <w:t>managing</w:t>
      </w:r>
      <w:proofErr w:type="spellEnd"/>
      <w:r w:rsidRPr="009F41B5">
        <w:rPr>
          <w:bCs/>
        </w:rPr>
        <w:t xml:space="preserve"> </w:t>
      </w:r>
      <w:proofErr w:type="spellStart"/>
      <w:r w:rsidRPr="009F41B5">
        <w:rPr>
          <w:bCs/>
        </w:rPr>
        <w:t>Deviant</w:t>
      </w:r>
      <w:proofErr w:type="spellEnd"/>
      <w:r w:rsidRPr="009F41B5">
        <w:rPr>
          <w:bCs/>
        </w:rPr>
        <w:t xml:space="preserve"> </w:t>
      </w:r>
      <w:proofErr w:type="spellStart"/>
      <w:r w:rsidRPr="009F41B5">
        <w:rPr>
          <w:bCs/>
        </w:rPr>
        <w:t>Behavior</w:t>
      </w:r>
      <w:proofErr w:type="spellEnd"/>
      <w:r w:rsidRPr="009F41B5">
        <w:rPr>
          <w:bCs/>
        </w:rPr>
        <w:t xml:space="preserve"> in </w:t>
      </w:r>
      <w:proofErr w:type="spellStart"/>
      <w:r w:rsidRPr="009F41B5">
        <w:rPr>
          <w:bCs/>
        </w:rPr>
        <w:t>Vitual</w:t>
      </w:r>
      <w:proofErr w:type="spellEnd"/>
      <w:r w:rsidRPr="009F41B5">
        <w:rPr>
          <w:bCs/>
        </w:rPr>
        <w:t xml:space="preserve"> </w:t>
      </w:r>
      <w:proofErr w:type="spellStart"/>
      <w:r w:rsidRPr="009F41B5">
        <w:rPr>
          <w:bCs/>
        </w:rPr>
        <w:t>Communities</w:t>
      </w:r>
      <w:proofErr w:type="spellEnd"/>
      <w:r w:rsidRPr="009F41B5">
        <w:rPr>
          <w:bCs/>
        </w:rPr>
        <w:t xml:space="preserve">” </w:t>
      </w:r>
      <w:proofErr w:type="spellStart"/>
      <w:r w:rsidRPr="009F41B5">
        <w:rPr>
          <w:bCs/>
        </w:rPr>
        <w:t>Apr</w:t>
      </w:r>
      <w:proofErr w:type="spellEnd"/>
      <w:r w:rsidRPr="009F41B5">
        <w:rPr>
          <w:bCs/>
        </w:rPr>
        <w:t xml:space="preserve">. 1994. [Online] </w:t>
      </w:r>
      <w:proofErr w:type="spellStart"/>
      <w:r w:rsidRPr="009F41B5">
        <w:rPr>
          <w:bCs/>
        </w:rPr>
        <w:t>Available</w:t>
      </w:r>
      <w:proofErr w:type="spellEnd"/>
      <w:r w:rsidRPr="009F41B5">
        <w:rPr>
          <w:bCs/>
        </w:rPr>
        <w:t xml:space="preserve"> ftp://ftp.media.mit.edu/pub/asb /</w:t>
      </w:r>
      <w:proofErr w:type="spellStart"/>
      <w:r w:rsidRPr="009F41B5">
        <w:rPr>
          <w:bCs/>
        </w:rPr>
        <w:t>papers</w:t>
      </w:r>
      <w:proofErr w:type="spellEnd"/>
      <w:r w:rsidRPr="009F41B5">
        <w:rPr>
          <w:bCs/>
        </w:rPr>
        <w:t>/deviance-chi94.txt, diakses 4 Desember. 1994.</w:t>
      </w:r>
    </w:p>
    <w:p w14:paraId="6F4DD06A" w14:textId="77777777" w:rsidR="005559DD" w:rsidRPr="009F41B5" w:rsidRDefault="005559DD" w:rsidP="00C54BF9">
      <w:pPr>
        <w:rPr>
          <w:b/>
          <w:bCs/>
        </w:rPr>
      </w:pPr>
      <w:proofErr w:type="spellStart"/>
      <w:r w:rsidRPr="009F41B5">
        <w:rPr>
          <w:b/>
          <w:bCs/>
        </w:rPr>
        <w:t>Download</w:t>
      </w:r>
      <w:proofErr w:type="spellEnd"/>
      <w:r w:rsidRPr="009F41B5">
        <w:rPr>
          <w:b/>
          <w:bCs/>
        </w:rPr>
        <w:t xml:space="preserve"> dari </w:t>
      </w:r>
      <w:proofErr w:type="spellStart"/>
      <w:r w:rsidRPr="009F41B5">
        <w:rPr>
          <w:b/>
          <w:bCs/>
        </w:rPr>
        <w:t>www</w:t>
      </w:r>
      <w:proofErr w:type="spellEnd"/>
      <w:r w:rsidRPr="009F41B5">
        <w:rPr>
          <w:b/>
          <w:bCs/>
        </w:rPr>
        <w:t xml:space="preserve"> :</w:t>
      </w:r>
    </w:p>
    <w:p w14:paraId="45C635BE" w14:textId="77777777" w:rsidR="00127066" w:rsidRDefault="005559DD" w:rsidP="00C54BF9">
      <w:pPr>
        <w:rPr>
          <w:bCs/>
        </w:rPr>
        <w:sectPr w:rsidR="00127066" w:rsidSect="00127066">
          <w:footerReference w:type="first" r:id="rId99"/>
          <w:pgSz w:w="11907" w:h="16839" w:code="9"/>
          <w:pgMar w:top="1701" w:right="1701" w:bottom="1701" w:left="2268" w:header="720" w:footer="720" w:gutter="0"/>
          <w:pgNumType w:fmt="lowerRoman" w:start="1"/>
          <w:cols w:space="720"/>
          <w:titlePg/>
          <w:docGrid w:linePitch="360"/>
        </w:sectPr>
      </w:pPr>
      <w:proofErr w:type="spellStart"/>
      <w:r w:rsidRPr="009F41B5">
        <w:rPr>
          <w:bCs/>
        </w:rPr>
        <w:t>Stefano,Vince</w:t>
      </w:r>
      <w:proofErr w:type="spellEnd"/>
      <w:r w:rsidRPr="009F41B5">
        <w:rPr>
          <w:bCs/>
        </w:rPr>
        <w:t xml:space="preserve"> “</w:t>
      </w:r>
      <w:proofErr w:type="spellStart"/>
      <w:r w:rsidRPr="009F41B5">
        <w:rPr>
          <w:bCs/>
        </w:rPr>
        <w:t>Guidelines</w:t>
      </w:r>
      <w:proofErr w:type="spellEnd"/>
      <w:r w:rsidRPr="009F41B5">
        <w:rPr>
          <w:bCs/>
        </w:rPr>
        <w:t xml:space="preserve"> </w:t>
      </w:r>
      <w:proofErr w:type="spellStart"/>
      <w:r w:rsidRPr="009F41B5">
        <w:rPr>
          <w:bCs/>
        </w:rPr>
        <w:t>for</w:t>
      </w:r>
      <w:proofErr w:type="spellEnd"/>
      <w:r w:rsidRPr="009F41B5">
        <w:rPr>
          <w:bCs/>
        </w:rPr>
        <w:t xml:space="preserve"> </w:t>
      </w:r>
      <w:proofErr w:type="spellStart"/>
      <w:r w:rsidRPr="009F41B5">
        <w:rPr>
          <w:bCs/>
        </w:rPr>
        <w:t>better</w:t>
      </w:r>
      <w:proofErr w:type="spellEnd"/>
      <w:r w:rsidRPr="009F41B5">
        <w:rPr>
          <w:bCs/>
        </w:rPr>
        <w:t xml:space="preserve"> </w:t>
      </w:r>
      <w:proofErr w:type="spellStart"/>
      <w:r w:rsidRPr="009F41B5">
        <w:rPr>
          <w:bCs/>
        </w:rPr>
        <w:t>writing</w:t>
      </w:r>
      <w:proofErr w:type="spellEnd"/>
      <w:r w:rsidRPr="009F41B5">
        <w:rPr>
          <w:bCs/>
        </w:rPr>
        <w:t xml:space="preserve">” [Online] </w:t>
      </w:r>
      <w:proofErr w:type="spellStart"/>
      <w:r w:rsidRPr="009F41B5">
        <w:rPr>
          <w:bCs/>
        </w:rPr>
        <w:t>Available</w:t>
      </w:r>
      <w:proofErr w:type="spellEnd"/>
      <w:r w:rsidRPr="009F41B5">
        <w:rPr>
          <w:bCs/>
        </w:rPr>
        <w:t xml:space="preserve"> http://www.usa.net/'vinced/home/better-writing.html,  diakses 9 Januari 1996</w:t>
      </w:r>
      <w:r w:rsidR="0004273F" w:rsidRPr="009F41B5">
        <w:rPr>
          <w:bCs/>
        </w:rPr>
        <w:t>.</w:t>
      </w:r>
    </w:p>
    <w:p w14:paraId="7A061429" w14:textId="00CAD58D" w:rsidR="002074A7" w:rsidRPr="002074A7" w:rsidRDefault="0004273F" w:rsidP="002074A7">
      <w:pPr>
        <w:pStyle w:val="Heading1"/>
      </w:pPr>
      <w:bookmarkStart w:id="167" w:name="_Toc21272837"/>
      <w:r w:rsidRPr="00AE38A0">
        <w:lastRenderedPageBreak/>
        <w:t>LAMPIRAN</w:t>
      </w:r>
      <w:bookmarkEnd w:id="167"/>
      <w:r w:rsidR="00127066">
        <w:t xml:space="preserve"> A</w:t>
      </w:r>
      <w:r w:rsidR="00127066">
        <w:br/>
      </w:r>
      <w:r w:rsidR="00AE38A0">
        <w:t>BORANG AKREDITASI</w:t>
      </w:r>
    </w:p>
    <w:p w14:paraId="2994A3CE" w14:textId="3E0138FA" w:rsidR="00D73AF2" w:rsidRPr="009F41B5" w:rsidRDefault="00512682" w:rsidP="0004273F">
      <w:r w:rsidRPr="009F41B5">
        <w:t xml:space="preserve">Dalam mencantumkan lampiran, posisi </w:t>
      </w:r>
      <w:r w:rsidRPr="009F41B5">
        <w:rPr>
          <w:b/>
        </w:rPr>
        <w:t xml:space="preserve">judul lampiran harus </w:t>
      </w:r>
      <w:proofErr w:type="spellStart"/>
      <w:r w:rsidRPr="009F41B5">
        <w:rPr>
          <w:b/>
        </w:rPr>
        <w:t>Portrait</w:t>
      </w:r>
      <w:proofErr w:type="spellEnd"/>
      <w:r w:rsidRPr="009F41B5">
        <w:rPr>
          <w:b/>
        </w:rPr>
        <w:t xml:space="preserve">. </w:t>
      </w:r>
      <w:r w:rsidRPr="009F41B5">
        <w:t xml:space="preserve">Meskipun pada lampiran ada tabel yang panjang dan di </w:t>
      </w:r>
      <w:proofErr w:type="spellStart"/>
      <w:r w:rsidRPr="009F41B5">
        <w:t>landscape</w:t>
      </w:r>
      <w:proofErr w:type="spellEnd"/>
      <w:r w:rsidRPr="009F41B5">
        <w:t>.</w:t>
      </w:r>
      <w:r w:rsidR="00D73AF2" w:rsidRPr="009F41B5">
        <w:t xml:space="preserve"> </w:t>
      </w:r>
      <w:r w:rsidR="008D68B5" w:rsidRPr="009F41B5">
        <w:t xml:space="preserve">Judul tabel menyesuaikan lampirannya. </w:t>
      </w:r>
      <w:r w:rsidR="00137285" w:rsidRPr="009F41B5">
        <w:t xml:space="preserve">Diberi halaman lampiran sesuai dengan urutan </w:t>
      </w:r>
      <w:proofErr w:type="spellStart"/>
      <w:r w:rsidR="00137285" w:rsidRPr="009F41B5">
        <w:t>abjab</w:t>
      </w:r>
      <w:proofErr w:type="spellEnd"/>
      <w:r w:rsidR="00137285" w:rsidRPr="009F41B5">
        <w:t xml:space="preserve"> lampiran (misalkan Lampiran A, </w:t>
      </w:r>
      <w:r w:rsidR="00137285" w:rsidRPr="009F41B5">
        <w:rPr>
          <w:highlight w:val="yellow"/>
        </w:rPr>
        <w:t>maka no. halamannya A-1</w:t>
      </w:r>
      <w:r w:rsidR="00137285" w:rsidRPr="009F41B5">
        <w:t xml:space="preserve">). </w:t>
      </w:r>
      <w:r w:rsidR="00D73AF2" w:rsidRPr="009F41B5">
        <w:t xml:space="preserve">Contoh. </w:t>
      </w:r>
    </w:p>
    <w:p w14:paraId="5B4842B5" w14:textId="710ACE6A" w:rsidR="008D68B5" w:rsidRPr="009F41B5" w:rsidRDefault="00C54BF9" w:rsidP="00137285">
      <w:r w:rsidRPr="009F41B5">
        <w:rPr>
          <w:noProof/>
          <w:lang w:eastAsia="id-ID"/>
        </w:rPr>
        <mc:AlternateContent>
          <mc:Choice Requires="wps">
            <w:drawing>
              <wp:anchor distT="0" distB="0" distL="114300" distR="114300" simplePos="0" relativeHeight="251660288" behindDoc="0" locked="0" layoutInCell="1" allowOverlap="1" wp14:anchorId="469DAD2C" wp14:editId="416328DD">
                <wp:simplePos x="0" y="0"/>
                <wp:positionH relativeFrom="column">
                  <wp:posOffset>4296592</wp:posOffset>
                </wp:positionH>
                <wp:positionV relativeFrom="paragraph">
                  <wp:posOffset>3688047</wp:posOffset>
                </wp:positionV>
                <wp:extent cx="666115" cy="276225"/>
                <wp:effectExtent l="0" t="0" r="635" b="9525"/>
                <wp:wrapNone/>
                <wp:docPr id="21" name="Rectangle 21"/>
                <wp:cNvGraphicFramePr/>
                <a:graphic xmlns:a="http://schemas.openxmlformats.org/drawingml/2006/main">
                  <a:graphicData uri="http://schemas.microsoft.com/office/word/2010/wordprocessingShape">
                    <wps:wsp>
                      <wps:cNvSpPr/>
                      <wps:spPr>
                        <a:xfrm>
                          <a:off x="0" y="0"/>
                          <a:ext cx="666115" cy="276225"/>
                        </a:xfrm>
                        <a:prstGeom prst="rect">
                          <a:avLst/>
                        </a:prstGeom>
                        <a:ln>
                          <a:noFill/>
                        </a:ln>
                      </wps:spPr>
                      <wps:style>
                        <a:lnRef idx="2">
                          <a:schemeClr val="dk1"/>
                        </a:lnRef>
                        <a:fillRef idx="1">
                          <a:schemeClr val="lt1"/>
                        </a:fillRef>
                        <a:effectRef idx="0">
                          <a:schemeClr val="dk1"/>
                        </a:effectRef>
                        <a:fontRef idx="minor">
                          <a:schemeClr val="dk1"/>
                        </a:fontRef>
                      </wps:style>
                      <wps:txbx>
                        <w:txbxContent>
                          <w:p w14:paraId="4F88EF04" w14:textId="34AE9865" w:rsidR="006C5F87" w:rsidRPr="00C54BF9" w:rsidRDefault="006C5F87" w:rsidP="00C54BF9">
                            <w:pPr>
                              <w:jc w:val="center"/>
                            </w:pPr>
                            <w:r w:rsidRPr="00C54BF9">
                              <w:t>A-1</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9DAD2C" id="Rectangle 21" o:spid="_x0000_s1064" style="position:absolute;left:0;text-align:left;margin-left:338.3pt;margin-top:290.4pt;width:52.45pt;height:21.7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" fillcolor="white [3201]" stroked="f" strokeweight="2pt">
                <v:textbox>
                  <w:txbxContent>
                    <w:p w14:paraId="4F88EF04" w14:textId="34AE9865" w:rsidR="006C5F87" w:rsidRPr="00C54BF9" w:rsidRDefault="006C5F87" w:rsidP="00C54BF9">
                      <w:pPr>
                        <w:jc w:val="center"/>
                      </w:pPr>
                      <w:r w:rsidRPr="00C54BF9">
                        <w:t>A-1</w:t>
                      </w:r>
                    </w:p>
                  </w:txbxContent>
                </v:textbox>
              </v:rect>
            </w:pict>
          </mc:Fallback>
        </mc:AlternateContent>
      </w:r>
      <w:r w:rsidR="008D68B5" w:rsidRPr="009F41B5">
        <w:rPr>
          <w:noProof/>
          <w:lang w:eastAsia="id-ID"/>
        </w:rPr>
        <w:drawing>
          <wp:inline distT="0" distB="0" distL="0" distR="0" wp14:anchorId="6F734A15" wp14:editId="657D968A">
            <wp:extent cx="4895850" cy="3528933"/>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0">
                      <a:extLst>
                        <a:ext uri="{BEBA8EAE-BF5A-486C-A8C5-ECC9F3942E4B}">
                          <a14:imgProps xmlns:a14="http://schemas.microsoft.com/office/drawing/2010/main">
                            <a14:imgLayer r:embed="rId101">
                              <a14:imgEffect>
                                <a14:sharpenSoften amount="25000"/>
                              </a14:imgEffect>
                            </a14:imgLayer>
                          </a14:imgProps>
                        </a:ext>
                      </a:extLst>
                    </a:blip>
                    <a:srcRect l="28955" t="32771" r="23847" b="10782"/>
                    <a:stretch/>
                  </pic:blipFill>
                  <pic:spPr bwMode="auto">
                    <a:xfrm>
                      <a:off x="0" y="0"/>
                      <a:ext cx="4928886" cy="3552746"/>
                    </a:xfrm>
                    <a:prstGeom prst="rect">
                      <a:avLst/>
                    </a:prstGeom>
                    <a:ln>
                      <a:noFill/>
                    </a:ln>
                    <a:extLst>
                      <a:ext uri="{53640926-AAD7-44D8-BBD7-CCE9431645EC}">
                        <a14:shadowObscured xmlns:a14="http://schemas.microsoft.com/office/drawing/2010/main"/>
                      </a:ext>
                    </a:extLst>
                  </pic:spPr>
                </pic:pic>
              </a:graphicData>
            </a:graphic>
          </wp:inline>
        </w:drawing>
      </w:r>
    </w:p>
    <w:p w14:paraId="2E92AC29" w14:textId="618DC4BD" w:rsidR="00C54BF9" w:rsidRPr="009F41B5" w:rsidRDefault="00C54BF9" w:rsidP="0004273F"/>
    <w:p w14:paraId="5676E28B" w14:textId="77777777" w:rsidR="00137285" w:rsidRPr="009F41B5" w:rsidRDefault="00137285" w:rsidP="0004273F"/>
    <w:p w14:paraId="16C1624D" w14:textId="6500B258" w:rsidR="00C54BF9" w:rsidRPr="009F41B5" w:rsidRDefault="00C54BF9" w:rsidP="0004273F">
      <w:r w:rsidRPr="009F41B5">
        <w:t xml:space="preserve">Atau contoh seperti ini. Apabila tabel data yang dilampirkan memiliki banyak kolom. Maka </w:t>
      </w:r>
      <w:proofErr w:type="spellStart"/>
      <w:r w:rsidR="00E40447" w:rsidRPr="009F41B5">
        <w:t>layout</w:t>
      </w:r>
      <w:proofErr w:type="spellEnd"/>
      <w:r w:rsidR="00E40447" w:rsidRPr="009F41B5">
        <w:t xml:space="preserve"> laporan</w:t>
      </w:r>
      <w:r w:rsidRPr="009F41B5">
        <w:t xml:space="preserve"> harus “</w:t>
      </w:r>
      <w:proofErr w:type="spellStart"/>
      <w:r w:rsidRPr="009F41B5">
        <w:rPr>
          <w:i/>
        </w:rPr>
        <w:t>landscape</w:t>
      </w:r>
      <w:proofErr w:type="spellEnd"/>
      <w:r w:rsidRPr="009F41B5">
        <w:t>”</w:t>
      </w:r>
      <w:r w:rsidR="00E40447" w:rsidRPr="009F41B5">
        <w:t xml:space="preserve">. </w:t>
      </w:r>
    </w:p>
    <w:p w14:paraId="07B88923" w14:textId="642262B4" w:rsidR="00127066" w:rsidRDefault="00127066" w:rsidP="0004273F">
      <w:pPr>
        <w:rPr>
          <w:noProof/>
          <w:lang w:eastAsia="id-ID"/>
        </w:rPr>
      </w:pPr>
      <w:r w:rsidRPr="009F41B5">
        <w:rPr>
          <w:noProof/>
          <w:lang w:eastAsia="id-ID"/>
        </w:rPr>
        <w:lastRenderedPageBreak/>
        <w:drawing>
          <wp:anchor distT="0" distB="0" distL="114300" distR="114300" simplePos="0" relativeHeight="251661312" behindDoc="0" locked="0" layoutInCell="1" allowOverlap="1" wp14:anchorId="154D5F72" wp14:editId="0756809F">
            <wp:simplePos x="0" y="0"/>
            <wp:positionH relativeFrom="column">
              <wp:posOffset>-170815</wp:posOffset>
            </wp:positionH>
            <wp:positionV relativeFrom="paragraph">
              <wp:posOffset>0</wp:posOffset>
            </wp:positionV>
            <wp:extent cx="5209540" cy="4429760"/>
            <wp:effectExtent l="0" t="0" r="0" b="8890"/>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2">
                      <a:extLst>
                        <a:ext uri="{28A0092B-C50C-407E-A947-70E740481C1C}">
                          <a14:useLocalDpi xmlns:a14="http://schemas.microsoft.com/office/drawing/2010/main" val="0"/>
                        </a:ext>
                      </a:extLst>
                    </a:blip>
                    <a:srcRect l="32313" t="4629" r="14966" b="15640"/>
                    <a:stretch/>
                  </pic:blipFill>
                  <pic:spPr bwMode="auto">
                    <a:xfrm>
                      <a:off x="0" y="0"/>
                      <a:ext cx="5209540" cy="44297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41B5">
        <w:rPr>
          <w:noProof/>
          <w:lang w:eastAsia="id-ID"/>
        </w:rPr>
        <w:drawing>
          <wp:inline distT="0" distB="0" distL="0" distR="0" wp14:anchorId="3B6AE353" wp14:editId="4965813D">
            <wp:extent cx="5040630" cy="4119125"/>
            <wp:effectExtent l="0" t="0" r="762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3"/>
                    <a:srcRect l="18897" t="4729" r="6084" b="15976"/>
                    <a:stretch/>
                  </pic:blipFill>
                  <pic:spPr bwMode="auto">
                    <a:xfrm>
                      <a:off x="0" y="0"/>
                      <a:ext cx="5040630" cy="4119125"/>
                    </a:xfrm>
                    <a:prstGeom prst="rect">
                      <a:avLst/>
                    </a:prstGeom>
                    <a:ln>
                      <a:noFill/>
                    </a:ln>
                    <a:extLst>
                      <a:ext uri="{53640926-AAD7-44D8-BBD7-CCE9431645EC}">
                        <a14:shadowObscured xmlns:a14="http://schemas.microsoft.com/office/drawing/2010/main"/>
                      </a:ext>
                    </a:extLst>
                  </pic:spPr>
                </pic:pic>
              </a:graphicData>
            </a:graphic>
          </wp:inline>
        </w:drawing>
      </w:r>
    </w:p>
    <w:p w14:paraId="3875EE03" w14:textId="3BFC9665" w:rsidR="00127066" w:rsidRDefault="00127066" w:rsidP="0004273F">
      <w:pPr>
        <w:rPr>
          <w:noProof/>
          <w:lang w:eastAsia="id-ID"/>
        </w:rPr>
      </w:pPr>
    </w:p>
    <w:p w14:paraId="489C7BB8" w14:textId="68CDE208" w:rsidR="00C54BF9" w:rsidRPr="009F41B5" w:rsidRDefault="00C54BF9" w:rsidP="0004273F"/>
    <w:p w14:paraId="28A8E60D" w14:textId="77777777" w:rsidR="00D41C03" w:rsidRPr="009F41B5" w:rsidRDefault="00D41C03" w:rsidP="00CF0880">
      <w:pPr>
        <w:pStyle w:val="Heading1"/>
        <w:numPr>
          <w:ilvl w:val="0"/>
          <w:numId w:val="0"/>
        </w:numPr>
        <w:sectPr w:rsidR="00D41C03" w:rsidRPr="009F41B5" w:rsidSect="00127066">
          <w:footerReference w:type="first" r:id="rId104"/>
          <w:pgSz w:w="11907" w:h="16839" w:code="9"/>
          <w:pgMar w:top="1701" w:right="1701" w:bottom="1701" w:left="2268" w:header="720" w:footer="720" w:gutter="0"/>
          <w:pgNumType w:start="1" w:chapStyle="1"/>
          <w:cols w:space="720"/>
          <w:titlePg/>
          <w:docGrid w:linePitch="360"/>
        </w:sectPr>
      </w:pPr>
    </w:p>
    <w:p w14:paraId="6F73ECA6" w14:textId="700EE421" w:rsidR="001559DB" w:rsidRPr="009F41B5" w:rsidRDefault="00CF0880" w:rsidP="005C738B">
      <w:pPr>
        <w:pStyle w:val="Heading1"/>
        <w:numPr>
          <w:ilvl w:val="0"/>
          <w:numId w:val="0"/>
        </w:numPr>
      </w:pPr>
      <w:bookmarkStart w:id="168" w:name="_Toc21272838"/>
      <w:r w:rsidRPr="009F41B5">
        <w:rPr>
          <w:noProof/>
          <w:lang w:eastAsia="id-ID"/>
        </w:rPr>
        <w:lastRenderedPageBreak/>
        <w:drawing>
          <wp:anchor distT="0" distB="0" distL="114300" distR="114300" simplePos="0" relativeHeight="251658240" behindDoc="1" locked="0" layoutInCell="1" allowOverlap="1" wp14:anchorId="40F78630" wp14:editId="2E99AC09">
            <wp:simplePos x="0" y="0"/>
            <wp:positionH relativeFrom="column">
              <wp:posOffset>-1905</wp:posOffset>
            </wp:positionH>
            <wp:positionV relativeFrom="paragraph">
              <wp:posOffset>5092065</wp:posOffset>
            </wp:positionV>
            <wp:extent cx="5172075" cy="3352800"/>
            <wp:effectExtent l="0" t="0" r="9525" b="0"/>
            <wp:wrapThrough wrapText="bothSides">
              <wp:wrapPolygon edited="0">
                <wp:start x="0" y="0"/>
                <wp:lineTo x="0" y="21477"/>
                <wp:lineTo x="21560" y="21477"/>
                <wp:lineTo x="21560" y="0"/>
                <wp:lineTo x="0" y="0"/>
              </wp:wrapPolygon>
            </wp:wrapThrough>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5">
                      <a:extLst>
                        <a:ext uri="{28A0092B-C50C-407E-A947-70E740481C1C}">
                          <a14:useLocalDpi xmlns:a14="http://schemas.microsoft.com/office/drawing/2010/main" val="0"/>
                        </a:ext>
                      </a:extLst>
                    </a:blip>
                    <a:srcRect l="31557" t="33273" r="27815" b="15640"/>
                    <a:stretch/>
                  </pic:blipFill>
                  <pic:spPr bwMode="auto">
                    <a:xfrm>
                      <a:off x="0" y="0"/>
                      <a:ext cx="5172075" cy="33528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F41B5">
        <w:rPr>
          <w:noProof/>
          <w:lang w:eastAsia="id-ID"/>
        </w:rPr>
        <w:drawing>
          <wp:anchor distT="0" distB="0" distL="114300" distR="114300" simplePos="0" relativeHeight="251659264" behindDoc="1" locked="0" layoutInCell="1" allowOverlap="1" wp14:anchorId="082D56DD" wp14:editId="4CE3807C">
            <wp:simplePos x="0" y="0"/>
            <wp:positionH relativeFrom="column">
              <wp:posOffset>-1905</wp:posOffset>
            </wp:positionH>
            <wp:positionV relativeFrom="paragraph">
              <wp:posOffset>752475</wp:posOffset>
            </wp:positionV>
            <wp:extent cx="5172075" cy="4381500"/>
            <wp:effectExtent l="0" t="0" r="9525" b="0"/>
            <wp:wrapTight wrapText="bothSides">
              <wp:wrapPolygon edited="0">
                <wp:start x="0" y="0"/>
                <wp:lineTo x="0" y="21506"/>
                <wp:lineTo x="21560" y="21506"/>
                <wp:lineTo x="21560" y="0"/>
                <wp:lineTo x="0" y="0"/>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6">
                      <a:extLst>
                        <a:ext uri="{28A0092B-C50C-407E-A947-70E740481C1C}">
                          <a14:useLocalDpi xmlns:a14="http://schemas.microsoft.com/office/drawing/2010/main" val="0"/>
                        </a:ext>
                      </a:extLst>
                    </a:blip>
                    <a:srcRect l="31557" t="30490" r="27626" b="4632"/>
                    <a:stretch/>
                  </pic:blipFill>
                  <pic:spPr bwMode="auto">
                    <a:xfrm>
                      <a:off x="0" y="0"/>
                      <a:ext cx="5172075" cy="4381500"/>
                    </a:xfrm>
                    <a:prstGeom prst="rect">
                      <a:avLst/>
                    </a:prstGeom>
                    <a:ln>
                      <a:noFill/>
                    </a:ln>
                    <a:extLst>
                      <a:ext uri="{53640926-AAD7-44D8-BBD7-CCE9431645EC}">
                        <a14:shadowObscured xmlns:a14="http://schemas.microsoft.com/office/drawing/2010/main"/>
                      </a:ext>
                    </a:extLst>
                  </pic:spPr>
                </pic:pic>
              </a:graphicData>
            </a:graphic>
          </wp:anchor>
        </w:drawing>
      </w:r>
      <w:r w:rsidR="0004273F" w:rsidRPr="009F41B5">
        <w:t>DAFTAR RIWAYAT HIDUP</w:t>
      </w:r>
      <w:bookmarkEnd w:id="168"/>
    </w:p>
    <w:sectPr w:rsidR="001559DB" w:rsidRPr="009F41B5" w:rsidSect="00D41C03">
      <w:pgSz w:w="11907" w:h="16839" w:code="9"/>
      <w:pgMar w:top="1701" w:right="1701" w:bottom="1701" w:left="2268" w:header="720" w:footer="720" w:gutter="0"/>
      <w:pgNumType w:fmt="lowerRoman"/>
      <w:cols w:space="720"/>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3" w:author="IIS AFRIANTI" w:date="2019-09-26T16:15:00Z" w:initials="IA">
    <w:p w14:paraId="068B9ED1" w14:textId="77777777" w:rsidR="006C5F87" w:rsidRDefault="006C5F87" w:rsidP="00C54BF9">
      <w:pPr>
        <w:pStyle w:val="CommentText"/>
      </w:pPr>
      <w:r>
        <w:rPr>
          <w:rStyle w:val="CommentReference"/>
        </w:rPr>
        <w:annotationRef/>
      </w:r>
      <w:r>
        <w:t>Tanggal sidang terakhir</w:t>
      </w:r>
    </w:p>
  </w:comment>
  <w:comment w:id="5" w:author="IIS AFRIANTI" w:date="2019-09-28T22:16:00Z" w:initials="IA">
    <w:p w14:paraId="1BE6828D" w14:textId="77777777" w:rsidR="006C5F87" w:rsidRDefault="006C5F87" w:rsidP="00C54BF9">
      <w:pPr>
        <w:pStyle w:val="CommentText"/>
      </w:pPr>
      <w:r>
        <w:rPr>
          <w:rStyle w:val="CommentReference"/>
        </w:rPr>
        <w:annotationRef/>
      </w:r>
      <w:r>
        <w:rPr>
          <w:rStyle w:val="CommentReference"/>
        </w:rPr>
        <w:annotationRef/>
      </w:r>
      <w:r>
        <w:t>Size=14pt, capitalized, bold</w:t>
      </w:r>
    </w:p>
    <w:p w14:paraId="752B0FD2" w14:textId="77777777" w:rsidR="006C5F87" w:rsidRDefault="006C5F87" w:rsidP="00C54BF9">
      <w:pPr>
        <w:pStyle w:val="CommentText"/>
      </w:pPr>
    </w:p>
  </w:comment>
  <w:comment w:id="6" w:author="IIS AFRIANTI" w:date="2019-09-28T22:17:00Z" w:initials="IA">
    <w:p w14:paraId="100AD8C3" w14:textId="77777777" w:rsidR="006C5F87" w:rsidRDefault="006C5F87" w:rsidP="00C54BF9">
      <w:pPr>
        <w:pStyle w:val="CommentText"/>
      </w:pPr>
      <w:r>
        <w:rPr>
          <w:rStyle w:val="CommentReference"/>
        </w:rPr>
        <w:annotationRef/>
      </w:r>
      <w:r>
        <w:t>Size=14pt, no bold</w:t>
      </w:r>
    </w:p>
  </w:comment>
  <w:comment w:id="7" w:author="IIS AFRIANTI" w:date="2019-09-28T22:22:00Z" w:initials="IA">
    <w:p w14:paraId="26F84098" w14:textId="77777777" w:rsidR="006C5F87" w:rsidRDefault="006C5F87" w:rsidP="00C54BF9">
      <w:pPr>
        <w:pStyle w:val="CommentText"/>
      </w:pPr>
      <w:r>
        <w:rPr>
          <w:rStyle w:val="CommentReference"/>
        </w:rPr>
        <w:annotationRef/>
      </w:r>
      <w:r>
        <w:rPr>
          <w:rStyle w:val="CommentReference"/>
        </w:rPr>
        <w:annotationRef/>
      </w:r>
      <w:r>
        <w:t>Baris ke 2 dimulai dari ‘sebagai’</w:t>
      </w:r>
    </w:p>
  </w:comment>
  <w:comment w:id="8" w:author="IIS AFRIANTI" w:date="2019-09-28T22:23:00Z" w:initials="IA">
    <w:p w14:paraId="1CD2E149" w14:textId="77777777" w:rsidR="006C5F87" w:rsidRDefault="006C5F87" w:rsidP="00C54BF9">
      <w:pPr>
        <w:pStyle w:val="CommentText"/>
      </w:pPr>
      <w:r>
        <w:rPr>
          <w:rStyle w:val="CommentReference"/>
        </w:rPr>
        <w:annotationRef/>
      </w:r>
      <w:r>
        <w:t>Baris ke 3 dimulai dari ‘Fakultas’</w:t>
      </w:r>
    </w:p>
  </w:comment>
  <w:comment w:id="9" w:author="IIS AFRIANTI" w:date="2019-09-28T22:23:00Z" w:initials="IA">
    <w:p w14:paraId="61196DBB" w14:textId="77777777" w:rsidR="006C5F87" w:rsidRDefault="006C5F87" w:rsidP="00C54BF9">
      <w:pPr>
        <w:pStyle w:val="CommentText"/>
      </w:pPr>
      <w:r>
        <w:rPr>
          <w:rStyle w:val="CommentReference"/>
        </w:rPr>
        <w:annotationRef/>
      </w:r>
      <w:r>
        <w:t>Baris ke 4 dimulai dari ‘di’</w:t>
      </w:r>
    </w:p>
  </w:comment>
  <w:comment w:id="10" w:author="IIS AFRIANTI" w:date="2019-09-28T22:23:00Z" w:initials="IA">
    <w:p w14:paraId="27939253" w14:textId="77777777" w:rsidR="006C5F87" w:rsidRDefault="006C5F87" w:rsidP="00C54BF9">
      <w:pPr>
        <w:pStyle w:val="CommentText"/>
      </w:pPr>
      <w:r>
        <w:rPr>
          <w:rStyle w:val="CommentReference"/>
        </w:rPr>
        <w:annotationRef/>
      </w:r>
      <w:r>
        <w:t>Tanggal Sidang Terakhir</w:t>
      </w:r>
    </w:p>
  </w:comment>
  <w:comment w:id="11" w:author="Muhammad Affandes" w:date="2018-08-09T11:21:00Z" w:initials="MA">
    <w:p w14:paraId="63614980" w14:textId="77777777" w:rsidR="006C5F87" w:rsidRDefault="006C5F87" w:rsidP="00C54BF9">
      <w:pPr>
        <w:pStyle w:val="CommentText"/>
      </w:pPr>
      <w:r>
        <w:rPr>
          <w:rStyle w:val="CommentReference"/>
        </w:rPr>
        <w:annotationRef/>
      </w:r>
      <w:r>
        <w:t>Tanggal Sidang pada Undangan Sidang</w:t>
      </w:r>
    </w:p>
  </w:comment>
  <w:comment w:id="12" w:author="Muhammad Affandes" w:date="2018-08-09T11:28:00Z" w:initials="MA">
    <w:p w14:paraId="264D9B0E" w14:textId="77777777" w:rsidR="006C5F87" w:rsidRDefault="006C5F87" w:rsidP="00C54BF9">
      <w:pPr>
        <w:pStyle w:val="CommentText"/>
      </w:pPr>
      <w:r>
        <w:rPr>
          <w:rStyle w:val="CommentReference"/>
        </w:rPr>
        <w:annotationRef/>
      </w:r>
      <w:r>
        <w:t>Tanggal tidak dibuat, dikosongkan</w:t>
      </w:r>
    </w:p>
  </w:comment>
  <w:comment w:id="13" w:author="Muhammad Affandes" w:date="2018-08-09T11:23:00Z" w:initials="MA">
    <w:p w14:paraId="0A421C9D" w14:textId="77777777" w:rsidR="006C5F87" w:rsidRDefault="006C5F87" w:rsidP="00C54BF9">
      <w:pPr>
        <w:pStyle w:val="CommentText"/>
      </w:pPr>
      <w:r>
        <w:rPr>
          <w:rStyle w:val="CommentReference"/>
        </w:rPr>
        <w:annotationRef/>
      </w:r>
      <w:r>
        <w:t>Tanda tangan Dekan + Stempel Fakultas</w:t>
      </w:r>
    </w:p>
  </w:comment>
  <w:comment w:id="14" w:author="Iis TIF" w:date="2019-10-21T15:09:00Z" w:initials="IA">
    <w:p w14:paraId="073E7D57" w14:textId="7B1745BA" w:rsidR="006C5F87" w:rsidRDefault="006C5F87">
      <w:pPr>
        <w:pStyle w:val="CommentText"/>
      </w:pPr>
      <w:r>
        <w:rPr>
          <w:rStyle w:val="CommentReference"/>
        </w:rPr>
        <w:annotationRef/>
      </w:r>
      <w:r>
        <w:t>Jika ada 2 Pembimbing..</w:t>
      </w:r>
    </w:p>
    <w:p w14:paraId="3AAC326D" w14:textId="77777777" w:rsidR="006C5F87" w:rsidRDefault="006C5F87">
      <w:pPr>
        <w:pStyle w:val="CommentText"/>
      </w:pPr>
    </w:p>
    <w:p w14:paraId="46DAF15F" w14:textId="77777777" w:rsidR="006C5F87" w:rsidRDefault="006C5F87">
      <w:pPr>
        <w:pStyle w:val="CommentText"/>
      </w:pPr>
    </w:p>
    <w:p w14:paraId="586AACA4" w14:textId="0F6DF556" w:rsidR="006C5F87" w:rsidRPr="007E2BDE" w:rsidRDefault="006C5F87">
      <w:pPr>
        <w:pStyle w:val="CommentText"/>
      </w:pPr>
      <w:r>
        <w:t>Jika 1 Pembimbing, maka setelah ketua sekretaris</w:t>
      </w:r>
    </w:p>
  </w:comment>
  <w:comment w:id="17" w:author="IIS AFRIANTI" w:date="2019-09-28T22:25:00Z" w:initials="IA">
    <w:p w14:paraId="2550732D" w14:textId="77777777" w:rsidR="006C5F87" w:rsidRDefault="006C5F87" w:rsidP="00C54BF9">
      <w:pPr>
        <w:pStyle w:val="CommentText"/>
      </w:pPr>
      <w:r>
        <w:rPr>
          <w:rStyle w:val="CommentReference"/>
        </w:rPr>
        <w:annotationRef/>
      </w:r>
      <w:r w:rsidRPr="005B6892">
        <w:t>Tanggal Sidang Terakhir</w:t>
      </w:r>
    </w:p>
  </w:comment>
  <w:comment w:id="18" w:author="IIS AFRIANTI" w:date="2019-09-28T22:26:00Z" w:initials="IA">
    <w:p w14:paraId="1A5F4B69" w14:textId="77777777" w:rsidR="006C5F87" w:rsidRDefault="006C5F87" w:rsidP="00C54BF9">
      <w:pPr>
        <w:pStyle w:val="CommentText"/>
      </w:pPr>
      <w:r>
        <w:rPr>
          <w:rStyle w:val="CommentReference"/>
        </w:rPr>
        <w:annotationRef/>
      </w:r>
      <w:r>
        <w:t>Bold, underline</w:t>
      </w:r>
    </w:p>
  </w:comment>
  <w:comment w:id="20" w:author="Muhammad Affandes [2]" w:date="2017-01-12T10:43:00Z" w:initials="Aff">
    <w:p w14:paraId="302F866D" w14:textId="77777777" w:rsidR="006C5F87" w:rsidRDefault="006C5F87" w:rsidP="00C54BF9">
      <w:pPr>
        <w:pStyle w:val="CommentText"/>
      </w:pPr>
      <w:r>
        <w:rPr>
          <w:rStyle w:val="CommentReference"/>
        </w:rPr>
        <w:annotationRef/>
      </w:r>
      <w:r>
        <w:t>Secara Wajar, tidak menyinggung, tidak hoax, tidak SARA</w:t>
      </w:r>
    </w:p>
  </w:comment>
  <w:comment w:id="21" w:author="IIS AFRIANTI" w:date="2019-09-28T22:28:00Z" w:initials="IA">
    <w:p w14:paraId="03042B29" w14:textId="77777777" w:rsidR="006C5F87" w:rsidRDefault="006C5F87" w:rsidP="00C54BF9">
      <w:pPr>
        <w:pStyle w:val="CommentText"/>
      </w:pPr>
      <w:r>
        <w:rPr>
          <w:rStyle w:val="CommentReference"/>
        </w:rPr>
        <w:annotationRef/>
      </w:r>
      <w:r>
        <w:t>Bulan dan Tahun Wisuda, antar paragraph : 1.5 spasi</w:t>
      </w:r>
    </w:p>
  </w:comment>
  <w:comment w:id="25" w:author="IIS AFRIANTI" w:date="2019-09-28T22:31:00Z" w:initials="IA">
    <w:p w14:paraId="51F878A5" w14:textId="77777777" w:rsidR="006C5F87" w:rsidRDefault="006C5F87" w:rsidP="00C54BF9">
      <w:pPr>
        <w:pStyle w:val="CommentText"/>
      </w:pPr>
      <w:r>
        <w:rPr>
          <w:rStyle w:val="CommentReference"/>
        </w:rPr>
        <w:annotationRef/>
      </w:r>
      <w:r>
        <w:t>10pt, 1 spasi., maks. 200 kata.</w:t>
      </w:r>
    </w:p>
    <w:p w14:paraId="443926FD" w14:textId="77777777" w:rsidR="006C5F87" w:rsidRDefault="006C5F87" w:rsidP="00C54BF9">
      <w:pPr>
        <w:pStyle w:val="CommentText"/>
      </w:pPr>
      <w:r>
        <w:t>Komponen abstrak:</w:t>
      </w:r>
    </w:p>
    <w:p w14:paraId="5F99889B" w14:textId="77777777" w:rsidR="006C5F87" w:rsidRDefault="006C5F87" w:rsidP="00C54BF9">
      <w:pPr>
        <w:pStyle w:val="CommentText"/>
      </w:pPr>
      <w:r>
        <w:t>1. latar belakang/permasalahan</w:t>
      </w:r>
    </w:p>
    <w:p w14:paraId="201A9434" w14:textId="77777777" w:rsidR="006C5F87" w:rsidRDefault="006C5F87" w:rsidP="00C54BF9">
      <w:pPr>
        <w:pStyle w:val="CommentText"/>
      </w:pPr>
      <w:r>
        <w:t xml:space="preserve">2. solusi </w:t>
      </w:r>
    </w:p>
    <w:p w14:paraId="36B445F7" w14:textId="77777777" w:rsidR="006C5F87" w:rsidRDefault="006C5F87" w:rsidP="00C54BF9">
      <w:pPr>
        <w:pStyle w:val="CommentText"/>
      </w:pPr>
      <w:r>
        <w:t>3. caranya/tahapan pengerjaan (jumlah data, variable yang digunakan, parameter uji yang dipakai, dll)</w:t>
      </w:r>
    </w:p>
    <w:p w14:paraId="3CECDB9D" w14:textId="77777777" w:rsidR="006C5F87" w:rsidRDefault="006C5F87" w:rsidP="00C54BF9">
      <w:pPr>
        <w:pStyle w:val="CommentText"/>
      </w:pPr>
      <w:r>
        <w:t>4. hasil/pembahasan</w:t>
      </w:r>
    </w:p>
    <w:p w14:paraId="65B1E96E" w14:textId="77777777" w:rsidR="006C5F87" w:rsidRDefault="006C5F87" w:rsidP="00C54BF9">
      <w:pPr>
        <w:pStyle w:val="CommentText"/>
      </w:pPr>
      <w:r>
        <w:t>5. kesimpulan</w:t>
      </w:r>
    </w:p>
  </w:comment>
  <w:comment w:id="29" w:author="IIS AFRIANTI" w:date="2019-09-28T22:31:00Z" w:initials="IA">
    <w:p w14:paraId="7555012A" w14:textId="77777777" w:rsidR="006C5F87" w:rsidRDefault="006C5F87" w:rsidP="00C54BF9">
      <w:pPr>
        <w:pStyle w:val="CommentText"/>
      </w:pPr>
      <w:r>
        <w:rPr>
          <w:rStyle w:val="CommentReference"/>
        </w:rPr>
        <w:annotationRef/>
      </w:r>
      <w:r>
        <w:t>Bold</w:t>
      </w:r>
    </w:p>
  </w:comment>
  <w:comment w:id="30" w:author="IIS AFRIANTI" w:date="2019-09-28T22:32:00Z" w:initials="IA">
    <w:p w14:paraId="591AB127" w14:textId="77777777" w:rsidR="006C5F87" w:rsidRDefault="006C5F87" w:rsidP="00C54BF9">
      <w:pPr>
        <w:pStyle w:val="CommentText"/>
      </w:pPr>
      <w:r>
        <w:rPr>
          <w:rStyle w:val="CommentReference"/>
        </w:rPr>
        <w:annotationRef/>
      </w:r>
      <w:r>
        <w:t>Urut abjad. Maks. 5 kata</w:t>
      </w:r>
    </w:p>
  </w:comment>
  <w:comment w:id="32" w:author="IIS AFRIANTI" w:date="2019-09-28T22:39:00Z" w:initials="IA">
    <w:p w14:paraId="7016CAB5" w14:textId="77777777" w:rsidR="006C5F87" w:rsidRDefault="006C5F87" w:rsidP="00C54BF9">
      <w:pPr>
        <w:pStyle w:val="CommentText"/>
      </w:pPr>
      <w:r>
        <w:rPr>
          <w:rStyle w:val="CommentReference"/>
        </w:rPr>
        <w:annotationRef/>
      </w:r>
      <w:r>
        <w:t>Size=14pt, bold</w:t>
      </w:r>
    </w:p>
  </w:comment>
  <w:comment w:id="33" w:author="IIS AFRIANTI" w:date="2019-09-28T22:39:00Z" w:initials="IA">
    <w:p w14:paraId="356B7778" w14:textId="77777777" w:rsidR="006C5F87" w:rsidRDefault="006C5F87" w:rsidP="00C54BF9">
      <w:pPr>
        <w:pStyle w:val="CommentText"/>
      </w:pPr>
      <w:r>
        <w:rPr>
          <w:rStyle w:val="CommentReference"/>
        </w:rPr>
        <w:annotationRef/>
      </w:r>
      <w:r>
        <w:t>Size= 12pt</w:t>
      </w:r>
      <w:r>
        <w:br/>
      </w:r>
      <w:r>
        <w:rPr>
          <w:rStyle w:val="CommentReference"/>
        </w:rPr>
        <w:annotationRef/>
      </w:r>
      <w:r>
        <w:t>Format Tanggal: MM  DD, YYYY</w:t>
      </w:r>
    </w:p>
    <w:p w14:paraId="76D2F7DA" w14:textId="77777777" w:rsidR="006C5F87" w:rsidRDefault="006C5F87" w:rsidP="00C54BF9">
      <w:pPr>
        <w:pStyle w:val="CommentText"/>
      </w:pPr>
    </w:p>
  </w:comment>
  <w:comment w:id="35" w:author="IIS AFRIANTI" w:date="2019-09-28T22:40:00Z" w:initials="IA">
    <w:p w14:paraId="167B6E6B" w14:textId="77777777" w:rsidR="006C5F87" w:rsidRDefault="006C5F87" w:rsidP="00C54BF9">
      <w:pPr>
        <w:spacing w:before="42" w:line="200" w:lineRule="exact"/>
        <w:ind w:left="180"/>
        <w:jc w:val="right"/>
        <w:rPr>
          <w:rFonts w:eastAsia="Times New Roman" w:cs="Times New Roman"/>
          <w:i/>
          <w:spacing w:val="1"/>
          <w:w w:val="101"/>
          <w:sz w:val="19"/>
          <w:szCs w:val="19"/>
        </w:rPr>
      </w:pPr>
      <w:r>
        <w:rPr>
          <w:rStyle w:val="CommentReference"/>
        </w:rPr>
        <w:annotationRef/>
      </w:r>
      <w:r>
        <w:t>Size=10pt, No Italic</w:t>
      </w:r>
      <w:r>
        <w:rPr>
          <w:noProof/>
        </w:rPr>
        <w:br/>
      </w:r>
      <w:r>
        <w:rPr>
          <w:rFonts w:eastAsia="Times New Roman" w:cs="Times New Roman"/>
          <w:spacing w:val="-6"/>
          <w:w w:val="101"/>
          <w:sz w:val="19"/>
          <w:szCs w:val="19"/>
        </w:rPr>
        <w:t>I</w:t>
      </w:r>
      <w:r>
        <w:rPr>
          <w:rFonts w:eastAsia="Times New Roman" w:cs="Times New Roman"/>
          <w:spacing w:val="2"/>
          <w:w w:val="101"/>
          <w:sz w:val="19"/>
          <w:szCs w:val="19"/>
        </w:rPr>
        <w:t>s</w:t>
      </w:r>
      <w:r>
        <w:rPr>
          <w:rFonts w:eastAsia="Times New Roman" w:cs="Times New Roman"/>
          <w:w w:val="101"/>
          <w:sz w:val="19"/>
          <w:szCs w:val="19"/>
        </w:rPr>
        <w:t>i</w:t>
      </w:r>
      <w:r>
        <w:rPr>
          <w:rFonts w:eastAsia="Times New Roman" w:cs="Times New Roman"/>
          <w:noProof/>
          <w:w w:val="101"/>
          <w:sz w:val="19"/>
          <w:szCs w:val="19"/>
        </w:rPr>
        <w:t xml:space="preserve"> </w:t>
      </w:r>
      <w:r>
        <w:rPr>
          <w:rFonts w:eastAsia="Times New Roman" w:cs="Times New Roman"/>
          <w:sz w:val="19"/>
          <w:szCs w:val="19"/>
        </w:rPr>
        <w:t>d</w:t>
      </w:r>
      <w:r>
        <w:rPr>
          <w:rFonts w:eastAsia="Times New Roman" w:cs="Times New Roman"/>
          <w:spacing w:val="4"/>
          <w:sz w:val="19"/>
          <w:szCs w:val="19"/>
        </w:rPr>
        <w:t>it</w:t>
      </w:r>
      <w:r>
        <w:rPr>
          <w:rFonts w:eastAsia="Times New Roman" w:cs="Times New Roman"/>
          <w:spacing w:val="10"/>
          <w:sz w:val="19"/>
          <w:szCs w:val="19"/>
        </w:rPr>
        <w:t>u</w:t>
      </w:r>
      <w:r>
        <w:rPr>
          <w:rFonts w:eastAsia="Times New Roman" w:cs="Times New Roman"/>
          <w:spacing w:val="4"/>
          <w:sz w:val="19"/>
          <w:szCs w:val="19"/>
        </w:rPr>
        <w:t>li</w:t>
      </w:r>
      <w:r>
        <w:rPr>
          <w:rFonts w:eastAsia="Times New Roman" w:cs="Times New Roman"/>
          <w:sz w:val="19"/>
          <w:szCs w:val="19"/>
        </w:rPr>
        <w:t xml:space="preserve">s </w:t>
      </w:r>
      <w:r>
        <w:rPr>
          <w:rFonts w:eastAsia="Times New Roman" w:cs="Times New Roman"/>
          <w:spacing w:val="36"/>
          <w:sz w:val="19"/>
          <w:szCs w:val="19"/>
        </w:rPr>
        <w:t xml:space="preserve"> </w:t>
      </w:r>
      <w:r>
        <w:rPr>
          <w:rFonts w:eastAsia="Times New Roman" w:cs="Times New Roman"/>
          <w:sz w:val="19"/>
          <w:szCs w:val="19"/>
        </w:rPr>
        <w:t>d</w:t>
      </w:r>
      <w:r>
        <w:rPr>
          <w:rFonts w:eastAsia="Times New Roman" w:cs="Times New Roman"/>
          <w:spacing w:val="1"/>
          <w:sz w:val="19"/>
          <w:szCs w:val="19"/>
        </w:rPr>
        <w:t>e</w:t>
      </w:r>
      <w:r>
        <w:rPr>
          <w:rFonts w:eastAsia="Times New Roman" w:cs="Times New Roman"/>
          <w:sz w:val="19"/>
          <w:szCs w:val="19"/>
        </w:rPr>
        <w:t>ng</w:t>
      </w:r>
      <w:r>
        <w:rPr>
          <w:rFonts w:eastAsia="Times New Roman" w:cs="Times New Roman"/>
          <w:spacing w:val="1"/>
          <w:sz w:val="19"/>
          <w:szCs w:val="19"/>
        </w:rPr>
        <w:t>a</w:t>
      </w:r>
      <w:r>
        <w:rPr>
          <w:rFonts w:eastAsia="Times New Roman" w:cs="Times New Roman"/>
          <w:sz w:val="19"/>
          <w:szCs w:val="19"/>
        </w:rPr>
        <w:t xml:space="preserve">n </w:t>
      </w:r>
      <w:r>
        <w:rPr>
          <w:rFonts w:eastAsia="Times New Roman" w:cs="Times New Roman"/>
          <w:spacing w:val="35"/>
          <w:sz w:val="19"/>
          <w:szCs w:val="19"/>
        </w:rPr>
        <w:t xml:space="preserve"> </w:t>
      </w:r>
      <w:r>
        <w:rPr>
          <w:rFonts w:eastAsia="Times New Roman" w:cs="Times New Roman"/>
          <w:sz w:val="19"/>
          <w:szCs w:val="19"/>
        </w:rPr>
        <w:t>b</w:t>
      </w:r>
      <w:r>
        <w:rPr>
          <w:rFonts w:eastAsia="Times New Roman" w:cs="Times New Roman"/>
          <w:spacing w:val="11"/>
          <w:sz w:val="19"/>
          <w:szCs w:val="19"/>
        </w:rPr>
        <w:t>a</w:t>
      </w:r>
      <w:r>
        <w:rPr>
          <w:rFonts w:eastAsia="Times New Roman" w:cs="Times New Roman"/>
          <w:sz w:val="19"/>
          <w:szCs w:val="19"/>
        </w:rPr>
        <w:t>h</w:t>
      </w:r>
      <w:r>
        <w:rPr>
          <w:rFonts w:eastAsia="Times New Roman" w:cs="Times New Roman"/>
          <w:spacing w:val="1"/>
          <w:sz w:val="19"/>
          <w:szCs w:val="19"/>
        </w:rPr>
        <w:t>a</w:t>
      </w:r>
      <w:r>
        <w:rPr>
          <w:rFonts w:eastAsia="Times New Roman" w:cs="Times New Roman"/>
          <w:spacing w:val="2"/>
          <w:sz w:val="19"/>
          <w:szCs w:val="19"/>
        </w:rPr>
        <w:t>s</w:t>
      </w:r>
      <w:r>
        <w:rPr>
          <w:rFonts w:eastAsia="Times New Roman" w:cs="Times New Roman"/>
          <w:sz w:val="19"/>
          <w:szCs w:val="19"/>
        </w:rPr>
        <w:t xml:space="preserve">a </w:t>
      </w:r>
      <w:r>
        <w:rPr>
          <w:rFonts w:eastAsia="Times New Roman" w:cs="Times New Roman"/>
          <w:spacing w:val="46"/>
          <w:sz w:val="19"/>
          <w:szCs w:val="19"/>
        </w:rPr>
        <w:t xml:space="preserve"> </w:t>
      </w:r>
      <w:r>
        <w:rPr>
          <w:rFonts w:eastAsia="Times New Roman" w:cs="Times New Roman"/>
          <w:spacing w:val="-6"/>
          <w:sz w:val="19"/>
          <w:szCs w:val="19"/>
        </w:rPr>
        <w:t>I</w:t>
      </w:r>
      <w:r>
        <w:rPr>
          <w:rFonts w:eastAsia="Times New Roman" w:cs="Times New Roman"/>
          <w:spacing w:val="10"/>
          <w:sz w:val="19"/>
          <w:szCs w:val="19"/>
        </w:rPr>
        <w:t>n</w:t>
      </w:r>
      <w:r>
        <w:rPr>
          <w:rFonts w:eastAsia="Times New Roman" w:cs="Times New Roman"/>
          <w:sz w:val="19"/>
          <w:szCs w:val="19"/>
        </w:rPr>
        <w:t>gg</w:t>
      </w:r>
      <w:r>
        <w:rPr>
          <w:rFonts w:eastAsia="Times New Roman" w:cs="Times New Roman"/>
          <w:spacing w:val="3"/>
          <w:sz w:val="19"/>
          <w:szCs w:val="19"/>
        </w:rPr>
        <w:t>r</w:t>
      </w:r>
      <w:r>
        <w:rPr>
          <w:rFonts w:eastAsia="Times New Roman" w:cs="Times New Roman"/>
          <w:spacing w:val="4"/>
          <w:sz w:val="19"/>
          <w:szCs w:val="19"/>
        </w:rPr>
        <w:t>i</w:t>
      </w:r>
      <w:r>
        <w:rPr>
          <w:rFonts w:eastAsia="Times New Roman" w:cs="Times New Roman"/>
          <w:spacing w:val="2"/>
          <w:sz w:val="19"/>
          <w:szCs w:val="19"/>
        </w:rPr>
        <w:t xml:space="preserve">s </w:t>
      </w:r>
      <w:r>
        <w:rPr>
          <w:rFonts w:eastAsia="Times New Roman" w:cs="Times New Roman"/>
          <w:w w:val="101"/>
          <w:sz w:val="19"/>
          <w:szCs w:val="19"/>
        </w:rPr>
        <w:t>m</w:t>
      </w:r>
      <w:r>
        <w:rPr>
          <w:rFonts w:eastAsia="Times New Roman" w:cs="Times New Roman"/>
          <w:spacing w:val="1"/>
          <w:w w:val="101"/>
          <w:sz w:val="19"/>
          <w:szCs w:val="19"/>
        </w:rPr>
        <w:t>e</w:t>
      </w:r>
      <w:r>
        <w:rPr>
          <w:rFonts w:eastAsia="Times New Roman" w:cs="Times New Roman"/>
          <w:w w:val="101"/>
          <w:sz w:val="19"/>
          <w:szCs w:val="19"/>
        </w:rPr>
        <w:t>n</w:t>
      </w:r>
      <w:r>
        <w:rPr>
          <w:rFonts w:eastAsia="Times New Roman" w:cs="Times New Roman"/>
          <w:spacing w:val="10"/>
          <w:w w:val="101"/>
          <w:sz w:val="19"/>
          <w:szCs w:val="19"/>
        </w:rPr>
        <w:t>g</w:t>
      </w:r>
      <w:r>
        <w:rPr>
          <w:rFonts w:eastAsia="Times New Roman" w:cs="Times New Roman"/>
          <w:w w:val="101"/>
          <w:sz w:val="19"/>
          <w:szCs w:val="19"/>
        </w:rPr>
        <w:t>g</w:t>
      </w:r>
      <w:r>
        <w:rPr>
          <w:rFonts w:eastAsia="Times New Roman" w:cs="Times New Roman"/>
          <w:spacing w:val="10"/>
          <w:w w:val="101"/>
          <w:sz w:val="19"/>
          <w:szCs w:val="19"/>
        </w:rPr>
        <w:t>u</w:t>
      </w:r>
      <w:r>
        <w:rPr>
          <w:rFonts w:eastAsia="Times New Roman" w:cs="Times New Roman"/>
          <w:w w:val="101"/>
          <w:sz w:val="19"/>
          <w:szCs w:val="19"/>
        </w:rPr>
        <w:t>n</w:t>
      </w:r>
      <w:r>
        <w:rPr>
          <w:rFonts w:eastAsia="Times New Roman" w:cs="Times New Roman"/>
          <w:spacing w:val="1"/>
          <w:w w:val="101"/>
          <w:sz w:val="19"/>
          <w:szCs w:val="19"/>
        </w:rPr>
        <w:t>a</w:t>
      </w:r>
      <w:r>
        <w:rPr>
          <w:rFonts w:eastAsia="Times New Roman" w:cs="Times New Roman"/>
          <w:spacing w:val="10"/>
          <w:w w:val="101"/>
          <w:sz w:val="19"/>
          <w:szCs w:val="19"/>
        </w:rPr>
        <w:t>k</w:t>
      </w:r>
      <w:r>
        <w:rPr>
          <w:rFonts w:eastAsia="Times New Roman" w:cs="Times New Roman"/>
          <w:spacing w:val="1"/>
          <w:w w:val="101"/>
          <w:sz w:val="19"/>
          <w:szCs w:val="19"/>
        </w:rPr>
        <w:t>a</w:t>
      </w:r>
      <w:r>
        <w:rPr>
          <w:rFonts w:eastAsia="Times New Roman" w:cs="Times New Roman"/>
          <w:w w:val="101"/>
          <w:sz w:val="19"/>
          <w:szCs w:val="19"/>
        </w:rPr>
        <w:t>n h</w:t>
      </w:r>
      <w:r>
        <w:rPr>
          <w:rFonts w:eastAsia="Times New Roman" w:cs="Times New Roman"/>
          <w:spacing w:val="10"/>
          <w:w w:val="101"/>
          <w:sz w:val="19"/>
          <w:szCs w:val="19"/>
        </w:rPr>
        <w:t>u</w:t>
      </w:r>
      <w:r>
        <w:rPr>
          <w:rFonts w:eastAsia="Times New Roman" w:cs="Times New Roman"/>
          <w:spacing w:val="3"/>
          <w:w w:val="101"/>
          <w:sz w:val="19"/>
          <w:szCs w:val="19"/>
        </w:rPr>
        <w:t>r</w:t>
      </w:r>
      <w:r>
        <w:rPr>
          <w:rFonts w:eastAsia="Times New Roman" w:cs="Times New Roman"/>
          <w:spacing w:val="10"/>
          <w:w w:val="101"/>
          <w:sz w:val="19"/>
          <w:szCs w:val="19"/>
        </w:rPr>
        <w:t>u</w:t>
      </w:r>
      <w:r>
        <w:rPr>
          <w:rFonts w:eastAsia="Times New Roman" w:cs="Times New Roman"/>
          <w:w w:val="101"/>
          <w:sz w:val="19"/>
          <w:szCs w:val="19"/>
        </w:rPr>
        <w:t>f</w:t>
      </w:r>
      <w:r>
        <w:rPr>
          <w:rFonts w:eastAsia="Times New Roman" w:cs="Times New Roman"/>
          <w:noProof/>
          <w:w w:val="101"/>
          <w:sz w:val="19"/>
          <w:szCs w:val="19"/>
        </w:rPr>
        <w:t xml:space="preserve"> </w:t>
      </w:r>
      <w:r>
        <w:rPr>
          <w:rFonts w:eastAsia="Times New Roman" w:cs="Times New Roman"/>
          <w:i/>
          <w:spacing w:val="4"/>
          <w:w w:val="101"/>
          <w:sz w:val="19"/>
          <w:szCs w:val="19"/>
        </w:rPr>
        <w:t>j</w:t>
      </w:r>
      <w:r>
        <w:rPr>
          <w:rFonts w:eastAsia="Times New Roman" w:cs="Times New Roman"/>
          <w:i/>
          <w:spacing w:val="10"/>
          <w:w w:val="101"/>
          <w:sz w:val="19"/>
          <w:szCs w:val="19"/>
        </w:rPr>
        <w:t>u</w:t>
      </w:r>
      <w:r>
        <w:rPr>
          <w:rFonts w:eastAsia="Times New Roman" w:cs="Times New Roman"/>
          <w:i/>
          <w:spacing w:val="2"/>
          <w:w w:val="101"/>
          <w:sz w:val="19"/>
          <w:szCs w:val="19"/>
        </w:rPr>
        <w:t>s</w:t>
      </w:r>
      <w:r>
        <w:rPr>
          <w:rFonts w:eastAsia="Times New Roman" w:cs="Times New Roman"/>
          <w:i/>
          <w:spacing w:val="4"/>
          <w:w w:val="101"/>
          <w:sz w:val="19"/>
          <w:szCs w:val="19"/>
        </w:rPr>
        <w:t>tif</w:t>
      </w:r>
      <w:r>
        <w:rPr>
          <w:rFonts w:eastAsia="Times New Roman" w:cs="Times New Roman"/>
          <w:i/>
          <w:spacing w:val="1"/>
          <w:w w:val="101"/>
          <w:sz w:val="19"/>
          <w:szCs w:val="19"/>
        </w:rPr>
        <w:t xml:space="preserve">y. </w:t>
      </w:r>
    </w:p>
    <w:p w14:paraId="1847BB0B" w14:textId="77777777" w:rsidR="006C5F87" w:rsidRDefault="006C5F87" w:rsidP="00C54BF9">
      <w:pPr>
        <w:spacing w:before="42" w:line="200" w:lineRule="exact"/>
        <w:ind w:left="180"/>
        <w:jc w:val="right"/>
        <w:rPr>
          <w:rFonts w:eastAsia="Times New Roman" w:cs="Times New Roman"/>
          <w:i/>
          <w:spacing w:val="1"/>
          <w:w w:val="101"/>
          <w:sz w:val="19"/>
          <w:szCs w:val="19"/>
        </w:rPr>
      </w:pPr>
    </w:p>
    <w:p w14:paraId="12DF4301" w14:textId="77777777" w:rsidR="006C5F87" w:rsidRPr="00B012E2" w:rsidRDefault="006C5F87" w:rsidP="00C54BF9">
      <w:pPr>
        <w:spacing w:before="42" w:line="200" w:lineRule="exact"/>
        <w:ind w:left="180"/>
        <w:jc w:val="right"/>
        <w:rPr>
          <w:sz w:val="19"/>
          <w:szCs w:val="19"/>
        </w:rPr>
      </w:pPr>
    </w:p>
  </w:comment>
  <w:comment w:id="36" w:author="IIS AFRIANTI" w:date="2019-09-28T22:41:00Z" w:initials="IA">
    <w:p w14:paraId="1A1A4513" w14:textId="77777777" w:rsidR="006C5F87" w:rsidRDefault="006C5F87" w:rsidP="00C54BF9">
      <w:pPr>
        <w:spacing w:line="240" w:lineRule="auto"/>
        <w:ind w:right="-34"/>
      </w:pPr>
      <w:r>
        <w:rPr>
          <w:rStyle w:val="CommentReference"/>
        </w:rPr>
        <w:annotationRef/>
      </w:r>
      <w:r>
        <w:t xml:space="preserve">Bold, Italic, </w:t>
      </w:r>
      <w:r>
        <w:rPr>
          <w:rFonts w:eastAsia="Times New Roman" w:cs="Times New Roman"/>
          <w:spacing w:val="3"/>
          <w:sz w:val="19"/>
          <w:szCs w:val="19"/>
        </w:rPr>
        <w:t>r</w:t>
      </w:r>
      <w:r>
        <w:rPr>
          <w:rFonts w:eastAsia="Times New Roman" w:cs="Times New Roman"/>
          <w:spacing w:val="1"/>
          <w:sz w:val="19"/>
          <w:szCs w:val="19"/>
        </w:rPr>
        <w:t>a</w:t>
      </w:r>
      <w:r>
        <w:rPr>
          <w:rFonts w:eastAsia="Times New Roman" w:cs="Times New Roman"/>
          <w:spacing w:val="4"/>
          <w:sz w:val="19"/>
          <w:szCs w:val="19"/>
        </w:rPr>
        <w:t>t</w:t>
      </w:r>
      <w:r>
        <w:rPr>
          <w:rFonts w:eastAsia="Times New Roman" w:cs="Times New Roman"/>
          <w:sz w:val="19"/>
          <w:szCs w:val="19"/>
        </w:rPr>
        <w:t xml:space="preserve">a </w:t>
      </w:r>
      <w:r>
        <w:rPr>
          <w:rFonts w:eastAsia="Times New Roman" w:cs="Times New Roman"/>
          <w:spacing w:val="25"/>
          <w:sz w:val="19"/>
          <w:szCs w:val="19"/>
        </w:rPr>
        <w:t xml:space="preserve"> </w:t>
      </w:r>
      <w:r>
        <w:rPr>
          <w:rFonts w:eastAsia="Times New Roman" w:cs="Times New Roman"/>
          <w:sz w:val="19"/>
          <w:szCs w:val="19"/>
        </w:rPr>
        <w:t>k</w:t>
      </w:r>
      <w:r>
        <w:rPr>
          <w:rFonts w:eastAsia="Times New Roman" w:cs="Times New Roman"/>
          <w:spacing w:val="4"/>
          <w:sz w:val="19"/>
          <w:szCs w:val="19"/>
        </w:rPr>
        <w:t>i</w:t>
      </w:r>
      <w:r>
        <w:rPr>
          <w:rFonts w:eastAsia="Times New Roman" w:cs="Times New Roman"/>
          <w:spacing w:val="3"/>
          <w:sz w:val="19"/>
          <w:szCs w:val="19"/>
        </w:rPr>
        <w:t>r</w:t>
      </w:r>
      <w:r>
        <w:rPr>
          <w:rFonts w:eastAsia="Times New Roman" w:cs="Times New Roman"/>
          <w:sz w:val="19"/>
          <w:szCs w:val="19"/>
        </w:rPr>
        <w:t xml:space="preserve">i </w:t>
      </w:r>
      <w:r>
        <w:rPr>
          <w:rFonts w:eastAsia="Times New Roman" w:cs="Times New Roman"/>
          <w:spacing w:val="27"/>
          <w:sz w:val="19"/>
          <w:szCs w:val="19"/>
        </w:rPr>
        <w:t xml:space="preserve"> </w:t>
      </w:r>
      <w:r>
        <w:rPr>
          <w:rFonts w:eastAsia="Times New Roman" w:cs="Times New Roman"/>
          <w:spacing w:val="-6"/>
          <w:sz w:val="19"/>
          <w:szCs w:val="19"/>
        </w:rPr>
        <w:t>(</w:t>
      </w:r>
      <w:r>
        <w:rPr>
          <w:rFonts w:eastAsia="Times New Roman" w:cs="Times New Roman"/>
          <w:i/>
          <w:spacing w:val="10"/>
          <w:sz w:val="19"/>
          <w:szCs w:val="19"/>
        </w:rPr>
        <w:t>a</w:t>
      </w:r>
      <w:r>
        <w:rPr>
          <w:rFonts w:eastAsia="Times New Roman" w:cs="Times New Roman"/>
          <w:i/>
          <w:spacing w:val="4"/>
          <w:sz w:val="19"/>
          <w:szCs w:val="19"/>
        </w:rPr>
        <w:t>l</w:t>
      </w:r>
      <w:r>
        <w:rPr>
          <w:rFonts w:eastAsia="Times New Roman" w:cs="Times New Roman"/>
          <w:i/>
          <w:spacing w:val="-5"/>
          <w:sz w:val="19"/>
          <w:szCs w:val="19"/>
        </w:rPr>
        <w:t>i</w:t>
      </w:r>
      <w:r>
        <w:rPr>
          <w:rFonts w:eastAsia="Times New Roman" w:cs="Times New Roman"/>
          <w:i/>
          <w:spacing w:val="10"/>
          <w:sz w:val="19"/>
          <w:szCs w:val="19"/>
        </w:rPr>
        <w:t>g</w:t>
      </w:r>
      <w:r>
        <w:rPr>
          <w:rFonts w:eastAsia="Times New Roman" w:cs="Times New Roman"/>
          <w:i/>
          <w:sz w:val="19"/>
          <w:szCs w:val="19"/>
        </w:rPr>
        <w:t xml:space="preserve">n </w:t>
      </w:r>
      <w:r>
        <w:rPr>
          <w:rFonts w:eastAsia="Times New Roman" w:cs="Times New Roman"/>
          <w:i/>
          <w:spacing w:val="25"/>
          <w:sz w:val="19"/>
          <w:szCs w:val="19"/>
        </w:rPr>
        <w:t xml:space="preserve"> </w:t>
      </w:r>
      <w:r>
        <w:rPr>
          <w:rFonts w:eastAsia="Times New Roman" w:cs="Times New Roman"/>
          <w:i/>
          <w:spacing w:val="4"/>
          <w:sz w:val="19"/>
          <w:szCs w:val="19"/>
        </w:rPr>
        <w:t>l</w:t>
      </w:r>
      <w:r>
        <w:rPr>
          <w:rFonts w:eastAsia="Times New Roman" w:cs="Times New Roman"/>
          <w:i/>
          <w:spacing w:val="1"/>
          <w:sz w:val="19"/>
          <w:szCs w:val="19"/>
        </w:rPr>
        <w:t>e</w:t>
      </w:r>
      <w:r>
        <w:rPr>
          <w:rFonts w:eastAsia="Times New Roman" w:cs="Times New Roman"/>
          <w:i/>
          <w:spacing w:val="4"/>
          <w:sz w:val="19"/>
          <w:szCs w:val="19"/>
        </w:rPr>
        <w:t>ft</w:t>
      </w:r>
      <w:r>
        <w:rPr>
          <w:rFonts w:eastAsia="Times New Roman" w:cs="Times New Roman"/>
          <w:spacing w:val="3"/>
          <w:sz w:val="19"/>
          <w:szCs w:val="19"/>
        </w:rPr>
        <w:t>)</w:t>
      </w:r>
      <w:r>
        <w:rPr>
          <w:rFonts w:eastAsia="Times New Roman" w:cs="Times New Roman"/>
          <w:sz w:val="19"/>
          <w:szCs w:val="19"/>
        </w:rPr>
        <w:t xml:space="preserve">, </w:t>
      </w:r>
      <w:r>
        <w:rPr>
          <w:rFonts w:eastAsia="Times New Roman" w:cs="Times New Roman"/>
          <w:spacing w:val="24"/>
          <w:sz w:val="19"/>
          <w:szCs w:val="19"/>
        </w:rPr>
        <w:t xml:space="preserve"> </w:t>
      </w:r>
      <w:r>
        <w:rPr>
          <w:rFonts w:eastAsia="Times New Roman" w:cs="Times New Roman"/>
          <w:spacing w:val="4"/>
          <w:sz w:val="19"/>
          <w:szCs w:val="19"/>
        </w:rPr>
        <w:t>j</w:t>
      </w:r>
      <w:r>
        <w:rPr>
          <w:rFonts w:eastAsia="Times New Roman" w:cs="Times New Roman"/>
          <w:spacing w:val="1"/>
          <w:sz w:val="19"/>
          <w:szCs w:val="19"/>
        </w:rPr>
        <w:t>e</w:t>
      </w:r>
      <w:r>
        <w:rPr>
          <w:rFonts w:eastAsia="Times New Roman" w:cs="Times New Roman"/>
          <w:sz w:val="19"/>
          <w:szCs w:val="19"/>
        </w:rPr>
        <w:t>n</w:t>
      </w:r>
      <w:r>
        <w:rPr>
          <w:rFonts w:eastAsia="Times New Roman" w:cs="Times New Roman"/>
          <w:spacing w:val="4"/>
          <w:sz w:val="19"/>
          <w:szCs w:val="19"/>
        </w:rPr>
        <w:t>i</w:t>
      </w:r>
      <w:r>
        <w:rPr>
          <w:rFonts w:eastAsia="Times New Roman" w:cs="Times New Roman"/>
          <w:sz w:val="19"/>
          <w:szCs w:val="19"/>
        </w:rPr>
        <w:t xml:space="preserve">s </w:t>
      </w:r>
      <w:r>
        <w:rPr>
          <w:rFonts w:eastAsia="Times New Roman" w:cs="Times New Roman"/>
          <w:spacing w:val="26"/>
          <w:sz w:val="19"/>
          <w:szCs w:val="19"/>
        </w:rPr>
        <w:t xml:space="preserve"> </w:t>
      </w:r>
      <w:r>
        <w:rPr>
          <w:rFonts w:eastAsia="Times New Roman" w:cs="Times New Roman"/>
          <w:w w:val="101"/>
          <w:sz w:val="19"/>
          <w:szCs w:val="19"/>
        </w:rPr>
        <w:t>h</w:t>
      </w:r>
      <w:r>
        <w:rPr>
          <w:rFonts w:eastAsia="Times New Roman" w:cs="Times New Roman"/>
          <w:spacing w:val="10"/>
          <w:w w:val="101"/>
          <w:sz w:val="19"/>
          <w:szCs w:val="19"/>
        </w:rPr>
        <w:t>u</w:t>
      </w:r>
      <w:r>
        <w:rPr>
          <w:rFonts w:eastAsia="Times New Roman" w:cs="Times New Roman"/>
          <w:spacing w:val="-6"/>
          <w:w w:val="101"/>
          <w:sz w:val="19"/>
          <w:szCs w:val="19"/>
        </w:rPr>
        <w:t>r</w:t>
      </w:r>
      <w:r>
        <w:rPr>
          <w:rFonts w:eastAsia="Times New Roman" w:cs="Times New Roman"/>
          <w:spacing w:val="10"/>
          <w:w w:val="101"/>
          <w:sz w:val="19"/>
          <w:szCs w:val="19"/>
        </w:rPr>
        <w:t>u</w:t>
      </w:r>
      <w:r>
        <w:rPr>
          <w:rFonts w:eastAsia="Times New Roman" w:cs="Times New Roman"/>
          <w:w w:val="101"/>
          <w:sz w:val="19"/>
          <w:szCs w:val="19"/>
        </w:rPr>
        <w:t xml:space="preserve">f </w:t>
      </w:r>
      <w:r>
        <w:rPr>
          <w:rFonts w:eastAsia="Times New Roman" w:cs="Times New Roman"/>
          <w:sz w:val="19"/>
          <w:szCs w:val="19"/>
        </w:rPr>
        <w:t>d</w:t>
      </w:r>
      <w:r>
        <w:rPr>
          <w:rFonts w:eastAsia="Times New Roman" w:cs="Times New Roman"/>
          <w:spacing w:val="1"/>
          <w:sz w:val="19"/>
          <w:szCs w:val="19"/>
        </w:rPr>
        <w:t>e</w:t>
      </w:r>
      <w:r>
        <w:rPr>
          <w:rFonts w:eastAsia="Times New Roman" w:cs="Times New Roman"/>
          <w:spacing w:val="10"/>
          <w:sz w:val="19"/>
          <w:szCs w:val="19"/>
        </w:rPr>
        <w:t>n</w:t>
      </w:r>
      <w:r>
        <w:rPr>
          <w:rFonts w:eastAsia="Times New Roman" w:cs="Times New Roman"/>
          <w:sz w:val="19"/>
          <w:szCs w:val="19"/>
        </w:rPr>
        <w:t>g</w:t>
      </w:r>
      <w:r>
        <w:rPr>
          <w:rFonts w:eastAsia="Times New Roman" w:cs="Times New Roman"/>
          <w:spacing w:val="1"/>
          <w:sz w:val="19"/>
          <w:szCs w:val="19"/>
        </w:rPr>
        <w:t>a</w:t>
      </w:r>
      <w:r>
        <w:rPr>
          <w:rFonts w:eastAsia="Times New Roman" w:cs="Times New Roman"/>
          <w:sz w:val="19"/>
          <w:szCs w:val="19"/>
        </w:rPr>
        <w:t>n</w:t>
      </w:r>
      <w:r>
        <w:rPr>
          <w:rFonts w:eastAsia="Times New Roman" w:cs="Times New Roman"/>
          <w:spacing w:val="5"/>
          <w:sz w:val="19"/>
          <w:szCs w:val="19"/>
        </w:rPr>
        <w:t xml:space="preserve"> </w:t>
      </w:r>
      <w:r>
        <w:rPr>
          <w:rFonts w:eastAsia="Times New Roman" w:cs="Times New Roman"/>
          <w:spacing w:val="10"/>
          <w:sz w:val="19"/>
          <w:szCs w:val="19"/>
        </w:rPr>
        <w:t>u</w:t>
      </w:r>
      <w:r>
        <w:rPr>
          <w:rFonts w:eastAsia="Times New Roman" w:cs="Times New Roman"/>
          <w:sz w:val="19"/>
          <w:szCs w:val="19"/>
        </w:rPr>
        <w:t>k</w:t>
      </w:r>
      <w:r>
        <w:rPr>
          <w:rFonts w:eastAsia="Times New Roman" w:cs="Times New Roman"/>
          <w:spacing w:val="10"/>
          <w:sz w:val="19"/>
          <w:szCs w:val="19"/>
        </w:rPr>
        <w:t>u</w:t>
      </w:r>
      <w:r>
        <w:rPr>
          <w:rFonts w:eastAsia="Times New Roman" w:cs="Times New Roman"/>
          <w:spacing w:val="3"/>
          <w:sz w:val="19"/>
          <w:szCs w:val="19"/>
        </w:rPr>
        <w:t>r</w:t>
      </w:r>
      <w:r>
        <w:rPr>
          <w:rFonts w:eastAsia="Times New Roman" w:cs="Times New Roman"/>
          <w:spacing w:val="1"/>
          <w:sz w:val="19"/>
          <w:szCs w:val="19"/>
        </w:rPr>
        <w:t>a</w:t>
      </w:r>
      <w:r>
        <w:rPr>
          <w:rFonts w:eastAsia="Times New Roman" w:cs="Times New Roman"/>
          <w:sz w:val="19"/>
          <w:szCs w:val="19"/>
        </w:rPr>
        <w:t>n</w:t>
      </w:r>
      <w:r>
        <w:rPr>
          <w:rFonts w:eastAsia="Times New Roman" w:cs="Times New Roman"/>
          <w:spacing w:val="15"/>
          <w:sz w:val="19"/>
          <w:szCs w:val="19"/>
        </w:rPr>
        <w:t xml:space="preserve"> </w:t>
      </w:r>
      <w:r>
        <w:rPr>
          <w:rFonts w:eastAsia="Times New Roman" w:cs="Times New Roman"/>
          <w:spacing w:val="-5"/>
          <w:sz w:val="20"/>
          <w:szCs w:val="20"/>
        </w:rPr>
        <w:t>h</w:t>
      </w:r>
      <w:r>
        <w:rPr>
          <w:rFonts w:eastAsia="Times New Roman" w:cs="Times New Roman"/>
          <w:spacing w:val="5"/>
          <w:sz w:val="20"/>
          <w:szCs w:val="20"/>
        </w:rPr>
        <w:t>u</w:t>
      </w:r>
      <w:r>
        <w:rPr>
          <w:rFonts w:eastAsia="Times New Roman" w:cs="Times New Roman"/>
          <w:sz w:val="20"/>
          <w:szCs w:val="20"/>
        </w:rPr>
        <w:t>r</w:t>
      </w:r>
      <w:r>
        <w:rPr>
          <w:rFonts w:eastAsia="Times New Roman" w:cs="Times New Roman"/>
          <w:spacing w:val="5"/>
          <w:sz w:val="20"/>
          <w:szCs w:val="20"/>
        </w:rPr>
        <w:t>u</w:t>
      </w:r>
      <w:r>
        <w:rPr>
          <w:rFonts w:eastAsia="Times New Roman" w:cs="Times New Roman"/>
          <w:sz w:val="20"/>
          <w:szCs w:val="20"/>
        </w:rPr>
        <w:t>f</w:t>
      </w:r>
      <w:r>
        <w:rPr>
          <w:rFonts w:eastAsia="Times New Roman" w:cs="Times New Roman"/>
          <w:spacing w:val="-2"/>
          <w:sz w:val="20"/>
          <w:szCs w:val="20"/>
        </w:rPr>
        <w:t xml:space="preserve"> </w:t>
      </w:r>
      <w:r>
        <w:rPr>
          <w:rFonts w:eastAsia="Times New Roman" w:cs="Times New Roman"/>
          <w:spacing w:val="5"/>
          <w:sz w:val="20"/>
          <w:szCs w:val="20"/>
        </w:rPr>
        <w:t>10</w:t>
      </w:r>
      <w:r>
        <w:rPr>
          <w:rFonts w:eastAsia="Times New Roman" w:cs="Times New Roman"/>
          <w:spacing w:val="-5"/>
          <w:sz w:val="20"/>
          <w:szCs w:val="20"/>
        </w:rPr>
        <w:t>p</w:t>
      </w:r>
      <w:r>
        <w:rPr>
          <w:rFonts w:eastAsia="Times New Roman" w:cs="Times New Roman"/>
          <w:sz w:val="20"/>
          <w:szCs w:val="20"/>
        </w:rPr>
        <w:t>t</w:t>
      </w:r>
    </w:p>
    <w:p w14:paraId="7CD896DB" w14:textId="77777777" w:rsidR="006C5F87" w:rsidRDefault="006C5F87" w:rsidP="00C54BF9">
      <w:pPr>
        <w:pStyle w:val="CommentText"/>
      </w:pPr>
    </w:p>
  </w:comment>
  <w:comment w:id="37" w:author="IIS AFRIANTI" w:date="2019-09-28T22:42:00Z" w:initials="IA">
    <w:p w14:paraId="1C204F2A" w14:textId="77777777" w:rsidR="006C5F87" w:rsidRDefault="006C5F87" w:rsidP="00C54BF9">
      <w:pPr>
        <w:pStyle w:val="CommentText"/>
      </w:pPr>
      <w:r>
        <w:rPr>
          <w:rStyle w:val="CommentReference"/>
        </w:rPr>
        <w:annotationRef/>
      </w:r>
      <w:r>
        <w:t>Urut abjad, no italic</w:t>
      </w:r>
    </w:p>
  </w:comment>
  <w:comment w:id="40" w:author="IIS AFRIANTI" w:date="2019-09-28T22:43:00Z" w:initials="IA">
    <w:p w14:paraId="1E89BEA0" w14:textId="77777777" w:rsidR="006C5F87" w:rsidRDefault="006C5F87" w:rsidP="00C54BF9">
      <w:pPr>
        <w:pStyle w:val="CommentText"/>
      </w:pPr>
      <w:r>
        <w:rPr>
          <w:rStyle w:val="CommentReference"/>
        </w:rPr>
        <w:annotationRef/>
      </w:r>
      <w:r>
        <w:t>Jangan disingkat</w:t>
      </w:r>
    </w:p>
  </w:comment>
  <w:comment w:id="39" w:author="IIS AFRIANTI" w:date="2019-09-28T22:42:00Z" w:initials="IA">
    <w:p w14:paraId="2562B4BA" w14:textId="77777777" w:rsidR="006C5F87" w:rsidRDefault="006C5F87" w:rsidP="00C54BF9">
      <w:pPr>
        <w:pStyle w:val="CommentText"/>
      </w:pPr>
      <w:r>
        <w:rPr>
          <w:rStyle w:val="CommentReference"/>
        </w:rPr>
        <w:annotationRef/>
      </w:r>
      <w:r>
        <w:t>1.5 spasi</w:t>
      </w:r>
    </w:p>
    <w:p w14:paraId="56BC0AAD" w14:textId="77777777" w:rsidR="006C5F87" w:rsidRDefault="006C5F87" w:rsidP="00C54BF9">
      <w:pPr>
        <w:pStyle w:val="CommentText"/>
      </w:pPr>
      <w:r>
        <w:t>Puji syukur kpd Allah</w:t>
      </w:r>
    </w:p>
    <w:p w14:paraId="06F27727" w14:textId="77777777" w:rsidR="006C5F87" w:rsidRDefault="006C5F87" w:rsidP="00C54BF9">
      <w:pPr>
        <w:pStyle w:val="CommentText"/>
      </w:pPr>
      <w:r>
        <w:t xml:space="preserve">Shalawat pada Nabi Muhammad </w:t>
      </w:r>
    </w:p>
  </w:comment>
  <w:comment w:id="51" w:author="IIS AFRIANTI" w:date="2019-09-28T22:47:00Z" w:initials="IA">
    <w:p w14:paraId="054F5D47" w14:textId="77777777" w:rsidR="006C5F87" w:rsidRDefault="006C5F87" w:rsidP="00C54BF9">
      <w:pPr>
        <w:pStyle w:val="CommentText"/>
      </w:pPr>
      <w:r>
        <w:rPr>
          <w:rStyle w:val="CommentReference"/>
        </w:rPr>
        <w:annotationRef/>
      </w:r>
      <w:r>
        <w:t>Permasalah umum berdasarkan fakta. Cantumkan sitasi sebagai pendukung fakta yang dipaparkan.</w:t>
      </w:r>
    </w:p>
    <w:p w14:paraId="50BA255D" w14:textId="77777777" w:rsidR="006C5F87" w:rsidRDefault="006C5F87" w:rsidP="00C54BF9">
      <w:pPr>
        <w:pStyle w:val="CommentText"/>
      </w:pPr>
    </w:p>
    <w:p w14:paraId="10383FF3" w14:textId="77777777" w:rsidR="006C5F87" w:rsidRPr="00A23860" w:rsidRDefault="006C5F87" w:rsidP="00C54BF9">
      <w:pPr>
        <w:pStyle w:val="CommentText"/>
        <w:rPr>
          <w:b/>
        </w:rPr>
      </w:pPr>
    </w:p>
    <w:p w14:paraId="58F9F49D" w14:textId="77777777" w:rsidR="006C5F87" w:rsidRDefault="006C5F87" w:rsidP="00C54BF9">
      <w:pPr>
        <w:pStyle w:val="CommentText"/>
      </w:pPr>
      <w:r w:rsidRPr="00A23860">
        <w:rPr>
          <w:b/>
          <w:highlight w:val="yellow"/>
        </w:rPr>
        <w:t>SANGAT DILARANG menceritakan permasalahan berdasarkan ASUMSI. BAHKAN TIAP KALIMAT MESTI DISERTAKAN SITASINYA.</w:t>
      </w:r>
    </w:p>
    <w:p w14:paraId="082A12BD" w14:textId="77777777" w:rsidR="006C5F87" w:rsidRDefault="006C5F87" w:rsidP="00C54BF9">
      <w:pPr>
        <w:pStyle w:val="CommentText"/>
      </w:pPr>
    </w:p>
    <w:p w14:paraId="511D9F1F" w14:textId="77777777" w:rsidR="006C5F87" w:rsidRDefault="006C5F87" w:rsidP="00C54BF9">
      <w:pPr>
        <w:pStyle w:val="CommentText"/>
      </w:pPr>
    </w:p>
    <w:p w14:paraId="786E4685" w14:textId="77777777" w:rsidR="006C5F87" w:rsidRDefault="006C5F87" w:rsidP="00C54BF9">
      <w:pPr>
        <w:pStyle w:val="CommentText"/>
      </w:pPr>
      <w:r>
        <w:t>Adanya permasalahan berdasarkan fakta ataupun penelitian sebelumnya, munculkan ide penelitian sebagai solusi dari permasalahan yang sudah dipaparkan sebelumnya. Misalkan menerapkan METODE A.</w:t>
      </w:r>
    </w:p>
    <w:p w14:paraId="3994497D" w14:textId="77777777" w:rsidR="006C5F87" w:rsidRDefault="006C5F87" w:rsidP="00C54BF9">
      <w:pPr>
        <w:pStyle w:val="CommentText"/>
      </w:pPr>
    </w:p>
    <w:p w14:paraId="08D40CEA" w14:textId="77777777" w:rsidR="006C5F87" w:rsidRDefault="006C5F87" w:rsidP="00C54BF9">
      <w:pPr>
        <w:pStyle w:val="CommentText"/>
      </w:pPr>
      <w:r>
        <w:t>Tampilkan penelitian terkait sebagai pendukung bahwa ide yang diusulkan sangat layak untuk dijadikan penelitian</w:t>
      </w:r>
    </w:p>
    <w:p w14:paraId="4A0031F1" w14:textId="77777777" w:rsidR="006C5F87" w:rsidRDefault="006C5F87" w:rsidP="00C54BF9">
      <w:pPr>
        <w:pStyle w:val="CommentText"/>
      </w:pPr>
    </w:p>
    <w:p w14:paraId="0488C897" w14:textId="77777777" w:rsidR="006C5F87" w:rsidRDefault="006C5F87" w:rsidP="00C54BF9">
      <w:pPr>
        <w:pStyle w:val="CommentText"/>
      </w:pPr>
      <w:r>
        <w:t>“HINDARI menyebutkan PENULIS/PENELITI pada tiap bab inti (bab I-VI)”</w:t>
      </w:r>
    </w:p>
    <w:p w14:paraId="0E83FAC3" w14:textId="77777777" w:rsidR="006C5F87" w:rsidRDefault="006C5F87" w:rsidP="00C54BF9">
      <w:pPr>
        <w:pStyle w:val="CommentText"/>
      </w:pPr>
      <w:r>
        <w:t>Ubahlah dengan “pada penelitian ini….”</w:t>
      </w:r>
    </w:p>
  </w:comment>
  <w:comment w:id="135" w:author="IIS AFRIANTI" w:date="2019-10-06T10:00:00Z" w:initials="IA">
    <w:p w14:paraId="0D64BCE9" w14:textId="77777777" w:rsidR="006C5F87" w:rsidRDefault="006C5F87" w:rsidP="00C54BF9">
      <w:pPr>
        <w:pStyle w:val="CommentText"/>
      </w:pPr>
      <w:r>
        <w:rPr>
          <w:rStyle w:val="CommentReference"/>
        </w:rPr>
        <w:annotationRef/>
      </w:r>
      <w:r>
        <w:t>Gunakan refernsi terbaru.</w:t>
      </w:r>
    </w:p>
    <w:p w14:paraId="6CAFFD00" w14:textId="77777777" w:rsidR="006C5F87" w:rsidRDefault="006C5F87" w:rsidP="00C54BF9">
      <w:pPr>
        <w:pStyle w:val="CommentText"/>
      </w:pPr>
      <w:r>
        <w:t>Minimal 5-10 tahun dari tahun sekarang.</w:t>
      </w:r>
    </w:p>
  </w:comment>
  <w:comment w:id="157" w:author="IIS AFRIANTI" w:date="2019-10-06T08:23:00Z" w:initials="IA">
    <w:p w14:paraId="0F36B90C" w14:textId="77777777" w:rsidR="006C5F87" w:rsidRDefault="006C5F87" w:rsidP="00C54BF9">
      <w:pPr>
        <w:pStyle w:val="CommentText"/>
      </w:pPr>
      <w:r>
        <w:rPr>
          <w:rStyle w:val="CommentReference"/>
        </w:rPr>
        <w:annotationRef/>
      </w:r>
      <w:r>
        <w:t xml:space="preserve">Misalkan </w:t>
      </w:r>
    </w:p>
  </w:comment>
  <w:comment w:id="159" w:author="IIS AFRIANTI" w:date="2019-10-06T08:23:00Z" w:initials="IA">
    <w:p w14:paraId="4165BFC6" w14:textId="77777777" w:rsidR="006C5F87" w:rsidRDefault="006C5F87" w:rsidP="00C54BF9">
      <w:pPr>
        <w:pStyle w:val="CommentText"/>
      </w:pPr>
      <w:r>
        <w:rPr>
          <w:rStyle w:val="CommentReference"/>
        </w:rPr>
        <w:annotationRef/>
      </w:r>
      <w:r>
        <w:t>Misalkan akurasi, confusion matrix</w:t>
      </w:r>
      <w:r>
        <w:br/>
      </w:r>
    </w:p>
    <w:p w14:paraId="777AF488" w14:textId="77777777" w:rsidR="006C5F87" w:rsidRDefault="006C5F87" w:rsidP="00C54BF9">
      <w:pPr>
        <w:pStyle w:val="CommentText"/>
      </w:pPr>
      <w:r>
        <w:t>MSE</w:t>
      </w:r>
    </w:p>
  </w:comment>
  <w:comment w:id="166" w:author="IIS AFRIANTI" w:date="2019-10-06T13:40:00Z" w:initials="IA">
    <w:p w14:paraId="4DABCA84" w14:textId="44EEA58F" w:rsidR="006C5F87" w:rsidRDefault="006C5F87">
      <w:pPr>
        <w:pStyle w:val="CommentText"/>
      </w:pPr>
      <w:r>
        <w:rPr>
          <w:rStyle w:val="CommentReference"/>
        </w:rPr>
        <w:annotationRef/>
      </w:r>
      <w:r>
        <w:t>No. halaman Daftar Pustaka lanjutan dari urutan Romawi dari Daftar simbol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068B9ED1" w15:done="0"/>
  <w15:commentEx w15:paraId="752B0FD2" w15:done="0"/>
  <w15:commentEx w15:paraId="100AD8C3" w15:done="0"/>
  <w15:commentEx w15:paraId="26F84098" w15:done="0"/>
  <w15:commentEx w15:paraId="1CD2E149" w15:done="0"/>
  <w15:commentEx w15:paraId="61196DBB" w15:done="0"/>
  <w15:commentEx w15:paraId="27939253" w15:done="0"/>
  <w15:commentEx w15:paraId="63614980" w15:done="0"/>
  <w15:commentEx w15:paraId="264D9B0E" w15:done="0"/>
  <w15:commentEx w15:paraId="0A421C9D" w15:done="0"/>
  <w15:commentEx w15:paraId="586AACA4" w15:done="0"/>
  <w15:commentEx w15:paraId="2550732D" w15:done="0"/>
  <w15:commentEx w15:paraId="1A5F4B69" w15:done="0"/>
  <w15:commentEx w15:paraId="302F866D" w15:done="0"/>
  <w15:commentEx w15:paraId="03042B29" w15:done="0"/>
  <w15:commentEx w15:paraId="65B1E96E" w15:done="0"/>
  <w15:commentEx w15:paraId="7555012A" w15:done="0"/>
  <w15:commentEx w15:paraId="591AB127" w15:done="0"/>
  <w15:commentEx w15:paraId="7016CAB5" w15:done="0"/>
  <w15:commentEx w15:paraId="76D2F7DA" w15:done="0"/>
  <w15:commentEx w15:paraId="12DF4301" w15:done="0"/>
  <w15:commentEx w15:paraId="7CD896DB" w15:done="0"/>
  <w15:commentEx w15:paraId="1C204F2A" w15:done="0"/>
  <w15:commentEx w15:paraId="1E89BEA0" w15:done="0"/>
  <w15:commentEx w15:paraId="06F27727" w15:done="0"/>
  <w15:commentEx w15:paraId="0E83FAC3" w15:done="0"/>
  <w15:commentEx w15:paraId="6CAFFD00" w15:done="0"/>
  <w15:commentEx w15:paraId="0F36B90C" w15:done="0"/>
  <w15:commentEx w15:paraId="777AF488" w15:done="0"/>
  <w15:commentEx w15:paraId="4DABCA84"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068B9ED1" w16cid:durableId="21443A77"/>
  <w16cid:commentId w16cid:paraId="752B0FD2" w16cid:durableId="21443A79"/>
  <w16cid:commentId w16cid:paraId="100AD8C3" w16cid:durableId="21443A7A"/>
  <w16cid:commentId w16cid:paraId="26F84098" w16cid:durableId="21443A7D"/>
  <w16cid:commentId w16cid:paraId="1CD2E149" w16cid:durableId="21443A7E"/>
  <w16cid:commentId w16cid:paraId="61196DBB" w16cid:durableId="21443A7F"/>
  <w16cid:commentId w16cid:paraId="27939253" w16cid:durableId="21443A80"/>
  <w16cid:commentId w16cid:paraId="63614980" w16cid:durableId="21443A81"/>
  <w16cid:commentId w16cid:paraId="264D9B0E" w16cid:durableId="21443A82"/>
  <w16cid:commentId w16cid:paraId="0A421C9D" w16cid:durableId="21443A83"/>
  <w16cid:commentId w16cid:paraId="586AACA4" w16cid:durableId="23E240B7"/>
  <w16cid:commentId w16cid:paraId="2550732D" w16cid:durableId="21443A84"/>
  <w16cid:commentId w16cid:paraId="1A5F4B69" w16cid:durableId="23E240B9"/>
  <w16cid:commentId w16cid:paraId="302F866D" w16cid:durableId="21443A87"/>
  <w16cid:commentId w16cid:paraId="03042B29" w16cid:durableId="21443A8B"/>
  <w16cid:commentId w16cid:paraId="65B1E96E" w16cid:durableId="21443A8C"/>
  <w16cid:commentId w16cid:paraId="7555012A" w16cid:durableId="21443A8D"/>
  <w16cid:commentId w16cid:paraId="591AB127" w16cid:durableId="21443A8E"/>
  <w16cid:commentId w16cid:paraId="7016CAB5" w16cid:durableId="21443A90"/>
  <w16cid:commentId w16cid:paraId="76D2F7DA" w16cid:durableId="21443A91"/>
  <w16cid:commentId w16cid:paraId="12DF4301" w16cid:durableId="21443A92"/>
  <w16cid:commentId w16cid:paraId="7CD896DB" w16cid:durableId="21443A93"/>
  <w16cid:commentId w16cid:paraId="1C204F2A" w16cid:durableId="21443A94"/>
  <w16cid:commentId w16cid:paraId="1E89BEA0" w16cid:durableId="21443A95"/>
  <w16cid:commentId w16cid:paraId="06F27727" w16cid:durableId="21443A96"/>
  <w16cid:commentId w16cid:paraId="0E83FAC3" w16cid:durableId="21443A99"/>
  <w16cid:commentId w16cid:paraId="6CAFFD00" w16cid:durableId="21443A9B"/>
  <w16cid:commentId w16cid:paraId="0F36B90C" w16cid:durableId="21443A9E"/>
  <w16cid:commentId w16cid:paraId="777AF488" w16cid:durableId="21443A9F"/>
  <w16cid:commentId w16cid:paraId="4DABCA84" w16cid:durableId="21446D3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0695256" w14:textId="77777777" w:rsidR="00C01EEC" w:rsidRDefault="00C01EEC" w:rsidP="00990439">
      <w:pPr>
        <w:spacing w:after="0" w:line="240" w:lineRule="auto"/>
      </w:pPr>
      <w:r>
        <w:separator/>
      </w:r>
    </w:p>
  </w:endnote>
  <w:endnote w:type="continuationSeparator" w:id="0">
    <w:p w14:paraId="45D2F7E6" w14:textId="77777777" w:rsidR="00C01EEC" w:rsidRDefault="00C01EEC" w:rsidP="009904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08833904"/>
      <w:docPartObj>
        <w:docPartGallery w:val="Page Numbers (Bottom of Page)"/>
        <w:docPartUnique/>
      </w:docPartObj>
    </w:sdtPr>
    <w:sdtEndPr>
      <w:rPr>
        <w:noProof/>
      </w:rPr>
    </w:sdtEndPr>
    <w:sdtContent>
      <w:p w14:paraId="4303EAEF" w14:textId="6DD94F5C" w:rsidR="006C5F87" w:rsidRDefault="006C5F87">
        <w:pPr>
          <w:pStyle w:val="Footer"/>
          <w:jc w:val="center"/>
        </w:pPr>
        <w:r>
          <w:fldChar w:fldCharType="begin"/>
        </w:r>
        <w:r>
          <w:instrText xml:space="preserve"> PAGE   \* MERGEFORMAT </w:instrText>
        </w:r>
        <w:r>
          <w:fldChar w:fldCharType="separate"/>
        </w:r>
        <w:r>
          <w:rPr>
            <w:noProof/>
          </w:rPr>
          <w:t>xviii</w:t>
        </w:r>
        <w:r>
          <w:rPr>
            <w:noProof/>
          </w:rPr>
          <w:fldChar w:fldCharType="end"/>
        </w:r>
      </w:p>
    </w:sdtContent>
  </w:sdt>
  <w:p w14:paraId="0858B176" w14:textId="77777777" w:rsidR="006C5F87" w:rsidRDefault="006C5F8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8411608"/>
      <w:docPartObj>
        <w:docPartGallery w:val="Page Numbers (Bottom of Page)"/>
        <w:docPartUnique/>
      </w:docPartObj>
    </w:sdtPr>
    <w:sdtEndPr>
      <w:rPr>
        <w:noProof/>
      </w:rPr>
    </w:sdtEndPr>
    <w:sdtContent>
      <w:p w14:paraId="115E195B" w14:textId="6B442140" w:rsidR="006C5F87" w:rsidRDefault="006C5F87">
        <w:pPr>
          <w:pStyle w:val="Footer"/>
          <w:jc w:val="right"/>
        </w:pPr>
        <w:r>
          <w:fldChar w:fldCharType="begin"/>
        </w:r>
        <w:r>
          <w:instrText xml:space="preserve"> PAGE   \* MERGEFORMAT </w:instrText>
        </w:r>
        <w:r>
          <w:fldChar w:fldCharType="separate"/>
        </w:r>
        <w:r>
          <w:rPr>
            <w:noProof/>
          </w:rPr>
          <w:t>I-3</w:t>
        </w:r>
        <w:r>
          <w:rPr>
            <w:noProof/>
          </w:rPr>
          <w:fldChar w:fldCharType="end"/>
        </w:r>
      </w:p>
    </w:sdtContent>
  </w:sdt>
  <w:p w14:paraId="61FF77E5" w14:textId="77777777" w:rsidR="006C5F87" w:rsidRDefault="006C5F87">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49145069"/>
      <w:docPartObj>
        <w:docPartGallery w:val="Page Numbers (Bottom of Page)"/>
        <w:docPartUnique/>
      </w:docPartObj>
    </w:sdtPr>
    <w:sdtEndPr>
      <w:rPr>
        <w:noProof/>
      </w:rPr>
    </w:sdtEndPr>
    <w:sdtContent>
      <w:p w14:paraId="2D1316E5" w14:textId="2D54A521" w:rsidR="006C5F87" w:rsidRDefault="006C5F87">
        <w:pPr>
          <w:pStyle w:val="Footer"/>
          <w:jc w:val="right"/>
        </w:pPr>
        <w:r>
          <w:fldChar w:fldCharType="begin"/>
        </w:r>
        <w:r>
          <w:instrText xml:space="preserve"> PAGE   \* MERGEFORMAT </w:instrText>
        </w:r>
        <w:r>
          <w:fldChar w:fldCharType="separate"/>
        </w:r>
        <w:r>
          <w:rPr>
            <w:noProof/>
          </w:rPr>
          <w:t>iii</w:t>
        </w:r>
        <w:r>
          <w:rPr>
            <w:noProof/>
          </w:rPr>
          <w:fldChar w:fldCharType="end"/>
        </w:r>
      </w:p>
    </w:sdtContent>
  </w:sdt>
  <w:p w14:paraId="555D6066" w14:textId="77777777" w:rsidR="006C5F87" w:rsidRDefault="006C5F8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37493206"/>
      <w:docPartObj>
        <w:docPartGallery w:val="Page Numbers (Bottom of Page)"/>
        <w:docPartUnique/>
      </w:docPartObj>
    </w:sdtPr>
    <w:sdtEndPr>
      <w:rPr>
        <w:noProof/>
      </w:rPr>
    </w:sdtEndPr>
    <w:sdtContent>
      <w:p w14:paraId="2B773C38" w14:textId="77777777" w:rsidR="006C5F87" w:rsidRDefault="006C5F87">
        <w:pPr>
          <w:pStyle w:val="Footer"/>
          <w:jc w:val="right"/>
        </w:pPr>
        <w:r>
          <w:fldChar w:fldCharType="begin"/>
        </w:r>
        <w:r>
          <w:instrText xml:space="preserve"> PAGE   \* MERGEFORMAT </w:instrText>
        </w:r>
        <w:r>
          <w:fldChar w:fldCharType="separate"/>
        </w:r>
        <w:r>
          <w:rPr>
            <w:noProof/>
          </w:rPr>
          <w:t>3</w:t>
        </w:r>
        <w:r>
          <w:rPr>
            <w:noProof/>
          </w:rPr>
          <w:fldChar w:fldCharType="end"/>
        </w:r>
      </w:p>
    </w:sdtContent>
  </w:sdt>
  <w:p w14:paraId="184DF02F" w14:textId="77777777" w:rsidR="006C5F87" w:rsidRDefault="006C5F8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E7C3D7" w14:textId="3DF68DC7" w:rsidR="006C5F87" w:rsidRDefault="006C5F87">
    <w:pPr>
      <w:pStyle w:val="Footer"/>
      <w:jc w:val="right"/>
    </w:pPr>
  </w:p>
  <w:p w14:paraId="23B0B21D" w14:textId="77777777" w:rsidR="006C5F87" w:rsidRDefault="006C5F8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EA1A3A" w14:textId="77777777" w:rsidR="006C5F87" w:rsidRDefault="006C5F87">
    <w:pPr>
      <w:pStyle w:val="Foote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73904349"/>
      <w:docPartObj>
        <w:docPartGallery w:val="Page Numbers (Bottom of Page)"/>
        <w:docPartUnique/>
      </w:docPartObj>
    </w:sdtPr>
    <w:sdtEndPr/>
    <w:sdtContent>
      <w:p w14:paraId="5D0CD41C" w14:textId="2FC4A4EA" w:rsidR="00127066" w:rsidRDefault="00127066">
        <w:pPr>
          <w:pStyle w:val="Footer"/>
          <w:jc w:val="right"/>
        </w:pPr>
        <w:r>
          <w:fldChar w:fldCharType="begin"/>
        </w:r>
        <w:r>
          <w:instrText>PAGE   \* MERGEFORMAT</w:instrText>
        </w:r>
        <w:r>
          <w:fldChar w:fldCharType="separate"/>
        </w:r>
        <w:r>
          <w:t>2</w:t>
        </w:r>
        <w:r>
          <w:fldChar w:fldCharType="end"/>
        </w:r>
      </w:p>
    </w:sdtContent>
  </w:sdt>
  <w:p w14:paraId="0DE9CF0B" w14:textId="77777777" w:rsidR="006C5F87" w:rsidRDefault="006C5F87">
    <w:pPr>
      <w:pStyle w:val="Foote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23030339"/>
      <w:docPartObj>
        <w:docPartGallery w:val="Page Numbers (Bottom of Page)"/>
        <w:docPartUnique/>
      </w:docPartObj>
    </w:sdtPr>
    <w:sdtEndPr/>
    <w:sdtContent>
      <w:p w14:paraId="4AE4CA86" w14:textId="476C01C3" w:rsidR="00127066" w:rsidRDefault="00127066">
        <w:pPr>
          <w:pStyle w:val="Footer"/>
          <w:jc w:val="center"/>
        </w:pPr>
        <w:r>
          <w:fldChar w:fldCharType="begin"/>
        </w:r>
        <w:r>
          <w:instrText>PAGE   \* MERGEFORMAT</w:instrText>
        </w:r>
        <w:r>
          <w:fldChar w:fldCharType="separate"/>
        </w:r>
        <w:r>
          <w:t>2</w:t>
        </w:r>
        <w:r>
          <w:fldChar w:fldCharType="end"/>
        </w:r>
      </w:p>
    </w:sdtContent>
  </w:sdt>
  <w:p w14:paraId="165A36AF" w14:textId="77777777" w:rsidR="00127066" w:rsidRDefault="00127066">
    <w:pPr>
      <w:pStyle w:val="Foote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495302347"/>
      <w:docPartObj>
        <w:docPartGallery w:val="Page Numbers (Bottom of Page)"/>
        <w:docPartUnique/>
      </w:docPartObj>
    </w:sdtPr>
    <w:sdtEndPr/>
    <w:sdtContent>
      <w:p w14:paraId="44D604EC" w14:textId="2A07F805" w:rsidR="00127066" w:rsidRDefault="00127066">
        <w:pPr>
          <w:pStyle w:val="Footer"/>
          <w:jc w:val="right"/>
        </w:pPr>
        <w:r>
          <w:fldChar w:fldCharType="begin"/>
        </w:r>
        <w:r>
          <w:instrText>PAGE   \* MERGEFORMAT</w:instrText>
        </w:r>
        <w:r>
          <w:fldChar w:fldCharType="separate"/>
        </w:r>
        <w:r>
          <w:t>2</w:t>
        </w:r>
        <w:r>
          <w:fldChar w:fldCharType="end"/>
        </w:r>
      </w:p>
    </w:sdtContent>
  </w:sdt>
  <w:p w14:paraId="2F822BF3" w14:textId="77777777" w:rsidR="00127066" w:rsidRDefault="0012706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5F4721E" w14:textId="77777777" w:rsidR="00C01EEC" w:rsidRDefault="00C01EEC" w:rsidP="00990439">
      <w:pPr>
        <w:spacing w:after="0" w:line="240" w:lineRule="auto"/>
      </w:pPr>
      <w:r>
        <w:separator/>
      </w:r>
    </w:p>
  </w:footnote>
  <w:footnote w:type="continuationSeparator" w:id="0">
    <w:p w14:paraId="29AB7B3B" w14:textId="77777777" w:rsidR="00C01EEC" w:rsidRDefault="00C01EEC" w:rsidP="009904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CFE7EA" w14:textId="77777777" w:rsidR="006C5F87" w:rsidRDefault="006C5F8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BD6D34"/>
    <w:multiLevelType w:val="hybridMultilevel"/>
    <w:tmpl w:val="77E861C2"/>
    <w:lvl w:ilvl="0" w:tplc="4EA234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 w15:restartNumberingAfterBreak="0">
    <w:nsid w:val="03394324"/>
    <w:multiLevelType w:val="hybridMultilevel"/>
    <w:tmpl w:val="5CB6217E"/>
    <w:lvl w:ilvl="0" w:tplc="478E9896">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 w15:restartNumberingAfterBreak="0">
    <w:nsid w:val="05C86AF3"/>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 w15:restartNumberingAfterBreak="0">
    <w:nsid w:val="05F24979"/>
    <w:multiLevelType w:val="hybridMultilevel"/>
    <w:tmpl w:val="AD90D8F6"/>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 w15:restartNumberingAfterBreak="0">
    <w:nsid w:val="062B4231"/>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 w15:restartNumberingAfterBreak="0">
    <w:nsid w:val="0B3105E1"/>
    <w:multiLevelType w:val="hybridMultilevel"/>
    <w:tmpl w:val="51D824F4"/>
    <w:lvl w:ilvl="0" w:tplc="F53E103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 w15:restartNumberingAfterBreak="0">
    <w:nsid w:val="10375237"/>
    <w:multiLevelType w:val="hybridMultilevel"/>
    <w:tmpl w:val="67E42EC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2237FE9"/>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14D44625"/>
    <w:multiLevelType w:val="multilevel"/>
    <w:tmpl w:val="C3680E28"/>
    <w:lvl w:ilvl="0">
      <w:start w:val="1"/>
      <w:numFmt w:val="upperRoman"/>
      <w:pStyle w:val="Heading1"/>
      <w:suff w:val="space"/>
      <w:lvlText w:val="BAB %1"/>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isLgl/>
      <w:lvlText w:val="%1.%2"/>
      <w:lvlJc w:val="left"/>
      <w:pPr>
        <w:ind w:left="576" w:hanging="576"/>
      </w:pPr>
      <w:rPr>
        <w:rFonts w:hint="default"/>
      </w:rPr>
    </w:lvl>
    <w:lvl w:ilvl="2">
      <w:start w:val="1"/>
      <w:numFmt w:val="decimal"/>
      <w:pStyle w:val="Heading3"/>
      <w:isLgl/>
      <w:lvlText w:val="%1.%2.%3"/>
      <w:lvlJc w:val="left"/>
      <w:pPr>
        <w:ind w:left="720" w:hanging="720"/>
      </w:pPr>
      <w:rPr>
        <w:rFonts w:hint="default"/>
        <w:b/>
      </w:rPr>
    </w:lvl>
    <w:lvl w:ilvl="3">
      <w:start w:val="1"/>
      <w:numFmt w:val="decimal"/>
      <w:pStyle w:val="Heading4"/>
      <w:isLgl/>
      <w:lvlText w:val="%1.%2.%3.%4"/>
      <w:lvlJc w:val="left"/>
      <w:pPr>
        <w:ind w:left="864" w:hanging="864"/>
      </w:pPr>
      <w:rPr>
        <w:rFonts w:ascii="Times New Roman" w:hAnsi="Times New Roman" w:cs="Times New Roman" w:hint="default"/>
        <w:color w:val="auto"/>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151D322A"/>
    <w:multiLevelType w:val="hybridMultilevel"/>
    <w:tmpl w:val="85102470"/>
    <w:lvl w:ilvl="0" w:tplc="5C942B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 w15:restartNumberingAfterBreak="0">
    <w:nsid w:val="19C13B1C"/>
    <w:multiLevelType w:val="hybridMultilevel"/>
    <w:tmpl w:val="67E42EC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19F03BFC"/>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1AE33827"/>
    <w:multiLevelType w:val="hybridMultilevel"/>
    <w:tmpl w:val="A0A43AAE"/>
    <w:lvl w:ilvl="0" w:tplc="04090011">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3" w15:restartNumberingAfterBreak="0">
    <w:nsid w:val="1BEC7502"/>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4" w15:restartNumberingAfterBreak="0">
    <w:nsid w:val="1E5562FC"/>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1EA56296"/>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6" w15:restartNumberingAfterBreak="0">
    <w:nsid w:val="20273C04"/>
    <w:multiLevelType w:val="hybridMultilevel"/>
    <w:tmpl w:val="2A28BB10"/>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7" w15:restartNumberingAfterBreak="0">
    <w:nsid w:val="23D96ADE"/>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8" w15:restartNumberingAfterBreak="0">
    <w:nsid w:val="246D31AE"/>
    <w:multiLevelType w:val="hybridMultilevel"/>
    <w:tmpl w:val="A240EF3E"/>
    <w:lvl w:ilvl="0" w:tplc="B086B0D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9" w15:restartNumberingAfterBreak="0">
    <w:nsid w:val="24B5627E"/>
    <w:multiLevelType w:val="hybridMultilevel"/>
    <w:tmpl w:val="67E42EC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0" w15:restartNumberingAfterBreak="0">
    <w:nsid w:val="24E06BD3"/>
    <w:multiLevelType w:val="hybridMultilevel"/>
    <w:tmpl w:val="67E42EC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1" w15:restartNumberingAfterBreak="0">
    <w:nsid w:val="252F29A4"/>
    <w:multiLevelType w:val="hybridMultilevel"/>
    <w:tmpl w:val="A240EF3E"/>
    <w:lvl w:ilvl="0" w:tplc="B086B0D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2" w15:restartNumberingAfterBreak="0">
    <w:nsid w:val="25DA4FE1"/>
    <w:multiLevelType w:val="hybridMultilevel"/>
    <w:tmpl w:val="A240EF3E"/>
    <w:lvl w:ilvl="0" w:tplc="B086B0D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3" w15:restartNumberingAfterBreak="0">
    <w:nsid w:val="26793222"/>
    <w:multiLevelType w:val="hybridMultilevel"/>
    <w:tmpl w:val="43966282"/>
    <w:lvl w:ilvl="0" w:tplc="E8965376">
      <w:start w:val="1"/>
      <w:numFmt w:val="decimal"/>
      <w:lvlText w:val="%1)"/>
      <w:lvlJc w:val="left"/>
      <w:pPr>
        <w:ind w:left="1437" w:hanging="87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4" w15:restartNumberingAfterBreak="0">
    <w:nsid w:val="268D2022"/>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26F00F94"/>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6" w15:restartNumberingAfterBreak="0">
    <w:nsid w:val="283838C6"/>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7" w15:restartNumberingAfterBreak="0">
    <w:nsid w:val="2A43016E"/>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2E2A3172"/>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9" w15:restartNumberingAfterBreak="0">
    <w:nsid w:val="2E2C0252"/>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0" w15:restartNumberingAfterBreak="0">
    <w:nsid w:val="2E5E152C"/>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1" w15:restartNumberingAfterBreak="0">
    <w:nsid w:val="30F4500B"/>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2" w15:restartNumberingAfterBreak="0">
    <w:nsid w:val="317B7126"/>
    <w:multiLevelType w:val="hybridMultilevel"/>
    <w:tmpl w:val="A240EF3E"/>
    <w:lvl w:ilvl="0" w:tplc="B086B0D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3" w15:restartNumberingAfterBreak="0">
    <w:nsid w:val="3361572E"/>
    <w:multiLevelType w:val="hybridMultilevel"/>
    <w:tmpl w:val="9362BC10"/>
    <w:lvl w:ilvl="0" w:tplc="04090019">
      <w:start w:val="1"/>
      <w:numFmt w:val="lowerLetter"/>
      <w:lvlText w:val="%1."/>
      <w:lvlJc w:val="left"/>
      <w:pPr>
        <w:ind w:left="5322" w:hanging="360"/>
      </w:pPr>
      <w:rPr>
        <w:i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4" w15:restartNumberingAfterBreak="0">
    <w:nsid w:val="336B3C5B"/>
    <w:multiLevelType w:val="hybridMultilevel"/>
    <w:tmpl w:val="780CE776"/>
    <w:lvl w:ilvl="0" w:tplc="5C942B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5" w15:restartNumberingAfterBreak="0">
    <w:nsid w:val="33E62A5F"/>
    <w:multiLevelType w:val="hybridMultilevel"/>
    <w:tmpl w:val="A240EF3E"/>
    <w:lvl w:ilvl="0" w:tplc="B086B0D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6" w15:restartNumberingAfterBreak="0">
    <w:nsid w:val="34B66AE5"/>
    <w:multiLevelType w:val="hybridMultilevel"/>
    <w:tmpl w:val="A240EF3E"/>
    <w:lvl w:ilvl="0" w:tplc="B086B0D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37" w15:restartNumberingAfterBreak="0">
    <w:nsid w:val="351F1384"/>
    <w:multiLevelType w:val="hybridMultilevel"/>
    <w:tmpl w:val="1728D8E2"/>
    <w:lvl w:ilvl="0" w:tplc="5C942B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8" w15:restartNumberingAfterBreak="0">
    <w:nsid w:val="352D2E9F"/>
    <w:multiLevelType w:val="hybridMultilevel"/>
    <w:tmpl w:val="98D4885A"/>
    <w:lvl w:ilvl="0" w:tplc="5C942B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39" w15:restartNumberingAfterBreak="0">
    <w:nsid w:val="357B5F5A"/>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0" w15:restartNumberingAfterBreak="0">
    <w:nsid w:val="37C54D5A"/>
    <w:multiLevelType w:val="hybridMultilevel"/>
    <w:tmpl w:val="A240EF3E"/>
    <w:lvl w:ilvl="0" w:tplc="B086B0D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1" w15:restartNumberingAfterBreak="0">
    <w:nsid w:val="38595B17"/>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2" w15:restartNumberingAfterBreak="0">
    <w:nsid w:val="38B54220"/>
    <w:multiLevelType w:val="hybridMultilevel"/>
    <w:tmpl w:val="19A88564"/>
    <w:lvl w:ilvl="0" w:tplc="5C942B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43" w15:restartNumberingAfterBreak="0">
    <w:nsid w:val="38FE1F24"/>
    <w:multiLevelType w:val="hybridMultilevel"/>
    <w:tmpl w:val="9544B602"/>
    <w:lvl w:ilvl="0" w:tplc="6E6E07F4">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44" w15:restartNumberingAfterBreak="0">
    <w:nsid w:val="39FD5D26"/>
    <w:multiLevelType w:val="hybridMultilevel"/>
    <w:tmpl w:val="C7348DEE"/>
    <w:lvl w:ilvl="0" w:tplc="FE4C6EA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3A70080E"/>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6" w15:restartNumberingAfterBreak="0">
    <w:nsid w:val="3D716B3D"/>
    <w:multiLevelType w:val="hybridMultilevel"/>
    <w:tmpl w:val="08AAE61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7" w15:restartNumberingAfterBreak="0">
    <w:nsid w:val="3E2304AB"/>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8" w15:restartNumberingAfterBreak="0">
    <w:nsid w:val="3EF31F7A"/>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49" w15:restartNumberingAfterBreak="0">
    <w:nsid w:val="3FFF5595"/>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0" w15:restartNumberingAfterBreak="0">
    <w:nsid w:val="403D19CF"/>
    <w:multiLevelType w:val="hybridMultilevel"/>
    <w:tmpl w:val="A240EF3E"/>
    <w:lvl w:ilvl="0" w:tplc="B086B0D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1" w15:restartNumberingAfterBreak="0">
    <w:nsid w:val="415A51EE"/>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2" w15:restartNumberingAfterBreak="0">
    <w:nsid w:val="42F56CDC"/>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3" w15:restartNumberingAfterBreak="0">
    <w:nsid w:val="43141E38"/>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4" w15:restartNumberingAfterBreak="0">
    <w:nsid w:val="443E3585"/>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5" w15:restartNumberingAfterBreak="0">
    <w:nsid w:val="44E30E13"/>
    <w:multiLevelType w:val="hybridMultilevel"/>
    <w:tmpl w:val="A240EF3E"/>
    <w:lvl w:ilvl="0" w:tplc="B086B0D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6" w15:restartNumberingAfterBreak="0">
    <w:nsid w:val="453664CF"/>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7" w15:restartNumberingAfterBreak="0">
    <w:nsid w:val="45A6303A"/>
    <w:multiLevelType w:val="hybridMultilevel"/>
    <w:tmpl w:val="67E42EC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8" w15:restartNumberingAfterBreak="0">
    <w:nsid w:val="47DC7B9C"/>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59" w15:restartNumberingAfterBreak="0">
    <w:nsid w:val="47E552D6"/>
    <w:multiLevelType w:val="hybridMultilevel"/>
    <w:tmpl w:val="A240EF3E"/>
    <w:lvl w:ilvl="0" w:tplc="B086B0D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0" w15:restartNumberingAfterBreak="0">
    <w:nsid w:val="485071D5"/>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1" w15:restartNumberingAfterBreak="0">
    <w:nsid w:val="498959C3"/>
    <w:multiLevelType w:val="hybridMultilevel"/>
    <w:tmpl w:val="AD90D8F6"/>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2" w15:restartNumberingAfterBreak="0">
    <w:nsid w:val="4C1209DA"/>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3" w15:restartNumberingAfterBreak="0">
    <w:nsid w:val="4DD353F7"/>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4" w15:restartNumberingAfterBreak="0">
    <w:nsid w:val="4E7E03B0"/>
    <w:multiLevelType w:val="hybridMultilevel"/>
    <w:tmpl w:val="67E42EC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5" w15:restartNumberingAfterBreak="0">
    <w:nsid w:val="4F066511"/>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6" w15:restartNumberingAfterBreak="0">
    <w:nsid w:val="50BF7A04"/>
    <w:multiLevelType w:val="hybridMultilevel"/>
    <w:tmpl w:val="A240EF3E"/>
    <w:lvl w:ilvl="0" w:tplc="B086B0D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7" w15:restartNumberingAfterBreak="0">
    <w:nsid w:val="51B0088E"/>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68" w15:restartNumberingAfterBreak="0">
    <w:nsid w:val="525E146A"/>
    <w:multiLevelType w:val="multilevel"/>
    <w:tmpl w:val="F7BA5A52"/>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9" w15:restartNumberingAfterBreak="0">
    <w:nsid w:val="53180B9D"/>
    <w:multiLevelType w:val="hybridMultilevel"/>
    <w:tmpl w:val="FC329A58"/>
    <w:lvl w:ilvl="0" w:tplc="B20AA13C">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70" w15:restartNumberingAfterBreak="0">
    <w:nsid w:val="55A31FD5"/>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1" w15:restartNumberingAfterBreak="0">
    <w:nsid w:val="56194CC6"/>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2" w15:restartNumberingAfterBreak="0">
    <w:nsid w:val="561B2402"/>
    <w:multiLevelType w:val="hybridMultilevel"/>
    <w:tmpl w:val="A240EF3E"/>
    <w:lvl w:ilvl="0" w:tplc="B086B0D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3" w15:restartNumberingAfterBreak="0">
    <w:nsid w:val="56A36944"/>
    <w:multiLevelType w:val="hybridMultilevel"/>
    <w:tmpl w:val="67E42EC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4" w15:restartNumberingAfterBreak="0">
    <w:nsid w:val="57DF5932"/>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5" w15:restartNumberingAfterBreak="0">
    <w:nsid w:val="58A504C4"/>
    <w:multiLevelType w:val="hybridMultilevel"/>
    <w:tmpl w:val="A240EF3E"/>
    <w:lvl w:ilvl="0" w:tplc="B086B0D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6" w15:restartNumberingAfterBreak="0">
    <w:nsid w:val="59D93294"/>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7" w15:restartNumberingAfterBreak="0">
    <w:nsid w:val="59EC025C"/>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8" w15:restartNumberingAfterBreak="0">
    <w:nsid w:val="5A8A18D1"/>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9" w15:restartNumberingAfterBreak="0">
    <w:nsid w:val="5BD2608A"/>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0" w15:restartNumberingAfterBreak="0">
    <w:nsid w:val="5E9A7BC1"/>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1" w15:restartNumberingAfterBreak="0">
    <w:nsid w:val="60A61A44"/>
    <w:multiLevelType w:val="hybridMultilevel"/>
    <w:tmpl w:val="A240EF3E"/>
    <w:lvl w:ilvl="0" w:tplc="B086B0D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2" w15:restartNumberingAfterBreak="0">
    <w:nsid w:val="619B4CE3"/>
    <w:multiLevelType w:val="hybridMultilevel"/>
    <w:tmpl w:val="1FA8D230"/>
    <w:lvl w:ilvl="0" w:tplc="5C942B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83" w15:restartNumberingAfterBreak="0">
    <w:nsid w:val="659F50C5"/>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4" w15:restartNumberingAfterBreak="0">
    <w:nsid w:val="65D02A9B"/>
    <w:multiLevelType w:val="hybridMultilevel"/>
    <w:tmpl w:val="67EA02DE"/>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5" w15:restartNumberingAfterBreak="0">
    <w:nsid w:val="66A231B5"/>
    <w:multiLevelType w:val="hybridMultilevel"/>
    <w:tmpl w:val="67E42EC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6" w15:restartNumberingAfterBreak="0">
    <w:nsid w:val="676C6DC6"/>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7" w15:restartNumberingAfterBreak="0">
    <w:nsid w:val="681407E0"/>
    <w:multiLevelType w:val="hybridMultilevel"/>
    <w:tmpl w:val="625007B4"/>
    <w:lvl w:ilvl="0" w:tplc="77A0A5D4">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88" w15:restartNumberingAfterBreak="0">
    <w:nsid w:val="69024CF1"/>
    <w:multiLevelType w:val="hybridMultilevel"/>
    <w:tmpl w:val="41687CAA"/>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9" w15:restartNumberingAfterBreak="0">
    <w:nsid w:val="6AEA4E60"/>
    <w:multiLevelType w:val="hybridMultilevel"/>
    <w:tmpl w:val="7ED66BE6"/>
    <w:lvl w:ilvl="0" w:tplc="5C942B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0" w15:restartNumberingAfterBreak="0">
    <w:nsid w:val="6C233744"/>
    <w:multiLevelType w:val="hybridMultilevel"/>
    <w:tmpl w:val="A240EF3E"/>
    <w:lvl w:ilvl="0" w:tplc="B086B0D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1" w15:restartNumberingAfterBreak="0">
    <w:nsid w:val="6C4F50F9"/>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2" w15:restartNumberingAfterBreak="0">
    <w:nsid w:val="6CA95FF1"/>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3" w15:restartNumberingAfterBreak="0">
    <w:nsid w:val="6DA2381D"/>
    <w:multiLevelType w:val="hybridMultilevel"/>
    <w:tmpl w:val="67E42EC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4" w15:restartNumberingAfterBreak="0">
    <w:nsid w:val="6DA80315"/>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5" w15:restartNumberingAfterBreak="0">
    <w:nsid w:val="6DB16707"/>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6" w15:restartNumberingAfterBreak="0">
    <w:nsid w:val="6E88260B"/>
    <w:multiLevelType w:val="hybridMultilevel"/>
    <w:tmpl w:val="F5928C42"/>
    <w:lvl w:ilvl="0" w:tplc="4EA234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97" w15:restartNumberingAfterBreak="0">
    <w:nsid w:val="6EDB1DB0"/>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8" w15:restartNumberingAfterBreak="0">
    <w:nsid w:val="71812A42"/>
    <w:multiLevelType w:val="hybridMultilevel"/>
    <w:tmpl w:val="67E42EC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99" w15:restartNumberingAfterBreak="0">
    <w:nsid w:val="753D0920"/>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0" w15:restartNumberingAfterBreak="0">
    <w:nsid w:val="762D763E"/>
    <w:multiLevelType w:val="hybridMultilevel"/>
    <w:tmpl w:val="7CE61C1C"/>
    <w:lvl w:ilvl="0" w:tplc="A322C24A">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1" w15:restartNumberingAfterBreak="0">
    <w:nsid w:val="78D14474"/>
    <w:multiLevelType w:val="hybridMultilevel"/>
    <w:tmpl w:val="1A161148"/>
    <w:lvl w:ilvl="0" w:tplc="5C942B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2" w15:restartNumberingAfterBreak="0">
    <w:nsid w:val="7AE20749"/>
    <w:multiLevelType w:val="hybridMultilevel"/>
    <w:tmpl w:val="5C4438EC"/>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3" w15:restartNumberingAfterBreak="0">
    <w:nsid w:val="7B530274"/>
    <w:multiLevelType w:val="hybridMultilevel"/>
    <w:tmpl w:val="A240EF3E"/>
    <w:lvl w:ilvl="0" w:tplc="B086B0D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04" w15:restartNumberingAfterBreak="0">
    <w:nsid w:val="7C540336"/>
    <w:multiLevelType w:val="hybridMultilevel"/>
    <w:tmpl w:val="6A301DB2"/>
    <w:lvl w:ilvl="0" w:tplc="5C942B52">
      <w:start w:val="1"/>
      <w:numFmt w:val="decimal"/>
      <w:lvlText w:val="%1."/>
      <w:lvlJc w:val="left"/>
      <w:pPr>
        <w:ind w:left="1080" w:hanging="360"/>
      </w:pPr>
      <w:rPr>
        <w:rFonts w:hint="default"/>
      </w:rPr>
    </w:lvl>
    <w:lvl w:ilvl="1" w:tplc="04210019" w:tentative="1">
      <w:start w:val="1"/>
      <w:numFmt w:val="lowerLetter"/>
      <w:lvlText w:val="%2."/>
      <w:lvlJc w:val="left"/>
      <w:pPr>
        <w:ind w:left="1800" w:hanging="360"/>
      </w:pPr>
    </w:lvl>
    <w:lvl w:ilvl="2" w:tplc="0421001B" w:tentative="1">
      <w:start w:val="1"/>
      <w:numFmt w:val="lowerRoman"/>
      <w:lvlText w:val="%3."/>
      <w:lvlJc w:val="right"/>
      <w:pPr>
        <w:ind w:left="2520" w:hanging="180"/>
      </w:pPr>
    </w:lvl>
    <w:lvl w:ilvl="3" w:tplc="0421000F" w:tentative="1">
      <w:start w:val="1"/>
      <w:numFmt w:val="decimal"/>
      <w:lvlText w:val="%4."/>
      <w:lvlJc w:val="left"/>
      <w:pPr>
        <w:ind w:left="3240" w:hanging="360"/>
      </w:pPr>
    </w:lvl>
    <w:lvl w:ilvl="4" w:tplc="04210019" w:tentative="1">
      <w:start w:val="1"/>
      <w:numFmt w:val="lowerLetter"/>
      <w:lvlText w:val="%5."/>
      <w:lvlJc w:val="left"/>
      <w:pPr>
        <w:ind w:left="3960" w:hanging="360"/>
      </w:pPr>
    </w:lvl>
    <w:lvl w:ilvl="5" w:tplc="0421001B" w:tentative="1">
      <w:start w:val="1"/>
      <w:numFmt w:val="lowerRoman"/>
      <w:lvlText w:val="%6."/>
      <w:lvlJc w:val="right"/>
      <w:pPr>
        <w:ind w:left="4680" w:hanging="180"/>
      </w:pPr>
    </w:lvl>
    <w:lvl w:ilvl="6" w:tplc="0421000F" w:tentative="1">
      <w:start w:val="1"/>
      <w:numFmt w:val="decimal"/>
      <w:lvlText w:val="%7."/>
      <w:lvlJc w:val="left"/>
      <w:pPr>
        <w:ind w:left="5400" w:hanging="360"/>
      </w:pPr>
    </w:lvl>
    <w:lvl w:ilvl="7" w:tplc="04210019" w:tentative="1">
      <w:start w:val="1"/>
      <w:numFmt w:val="lowerLetter"/>
      <w:lvlText w:val="%8."/>
      <w:lvlJc w:val="left"/>
      <w:pPr>
        <w:ind w:left="6120" w:hanging="360"/>
      </w:pPr>
    </w:lvl>
    <w:lvl w:ilvl="8" w:tplc="0421001B" w:tentative="1">
      <w:start w:val="1"/>
      <w:numFmt w:val="lowerRoman"/>
      <w:lvlText w:val="%9."/>
      <w:lvlJc w:val="right"/>
      <w:pPr>
        <w:ind w:left="6840" w:hanging="180"/>
      </w:pPr>
    </w:lvl>
  </w:abstractNum>
  <w:abstractNum w:abstractNumId="105" w15:restartNumberingAfterBreak="0">
    <w:nsid w:val="7C5F1D3C"/>
    <w:multiLevelType w:val="hybridMultilevel"/>
    <w:tmpl w:val="24E271EE"/>
    <w:lvl w:ilvl="0" w:tplc="A322C24A">
      <w:start w:val="1"/>
      <w:numFmt w:val="decimal"/>
      <w:lvlText w:val="%1."/>
      <w:lvlJc w:val="left"/>
      <w:pPr>
        <w:ind w:left="720" w:hanging="360"/>
      </w:pPr>
      <w:rPr>
        <w:rFonts w:hint="default"/>
        <w:i w:val="0"/>
        <w:iCs w:val="0"/>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abstractNumId w:val="8"/>
  </w:num>
  <w:num w:numId="2">
    <w:abstractNumId w:val="44"/>
  </w:num>
  <w:num w:numId="3">
    <w:abstractNumId w:val="87"/>
  </w:num>
  <w:num w:numId="4">
    <w:abstractNumId w:val="23"/>
  </w:num>
  <w:num w:numId="5">
    <w:abstractNumId w:val="33"/>
  </w:num>
  <w:num w:numId="6">
    <w:abstractNumId w:val="12"/>
  </w:num>
  <w:num w:numId="7">
    <w:abstractNumId w:val="102"/>
  </w:num>
  <w:num w:numId="8">
    <w:abstractNumId w:val="1"/>
  </w:num>
  <w:num w:numId="9">
    <w:abstractNumId w:val="68"/>
  </w:num>
  <w:num w:numId="10">
    <w:abstractNumId w:val="43"/>
  </w:num>
  <w:num w:numId="11">
    <w:abstractNumId w:val="16"/>
  </w:num>
  <w:num w:numId="12">
    <w:abstractNumId w:val="88"/>
  </w:num>
  <w:num w:numId="13">
    <w:abstractNumId w:val="84"/>
  </w:num>
  <w:num w:numId="14">
    <w:abstractNumId w:val="46"/>
  </w:num>
  <w:num w:numId="15">
    <w:abstractNumId w:val="95"/>
  </w:num>
  <w:num w:numId="16">
    <w:abstractNumId w:val="5"/>
  </w:num>
  <w:num w:numId="17">
    <w:abstractNumId w:val="11"/>
  </w:num>
  <w:num w:numId="18">
    <w:abstractNumId w:val="69"/>
  </w:num>
  <w:num w:numId="19">
    <w:abstractNumId w:val="0"/>
  </w:num>
  <w:num w:numId="20">
    <w:abstractNumId w:val="63"/>
  </w:num>
  <w:num w:numId="21">
    <w:abstractNumId w:val="21"/>
  </w:num>
  <w:num w:numId="22">
    <w:abstractNumId w:val="30"/>
  </w:num>
  <w:num w:numId="23">
    <w:abstractNumId w:val="81"/>
  </w:num>
  <w:num w:numId="24">
    <w:abstractNumId w:val="48"/>
  </w:num>
  <w:num w:numId="25">
    <w:abstractNumId w:val="49"/>
  </w:num>
  <w:num w:numId="26">
    <w:abstractNumId w:val="90"/>
  </w:num>
  <w:num w:numId="27">
    <w:abstractNumId w:val="56"/>
  </w:num>
  <w:num w:numId="28">
    <w:abstractNumId w:val="51"/>
  </w:num>
  <w:num w:numId="29">
    <w:abstractNumId w:val="50"/>
  </w:num>
  <w:num w:numId="30">
    <w:abstractNumId w:val="25"/>
  </w:num>
  <w:num w:numId="31">
    <w:abstractNumId w:val="65"/>
  </w:num>
  <w:num w:numId="32">
    <w:abstractNumId w:val="35"/>
  </w:num>
  <w:num w:numId="33">
    <w:abstractNumId w:val="39"/>
  </w:num>
  <w:num w:numId="34">
    <w:abstractNumId w:val="52"/>
  </w:num>
  <w:num w:numId="35">
    <w:abstractNumId w:val="32"/>
  </w:num>
  <w:num w:numId="36">
    <w:abstractNumId w:val="31"/>
  </w:num>
  <w:num w:numId="37">
    <w:abstractNumId w:val="40"/>
  </w:num>
  <w:num w:numId="38">
    <w:abstractNumId w:val="105"/>
  </w:num>
  <w:num w:numId="39">
    <w:abstractNumId w:val="70"/>
  </w:num>
  <w:num w:numId="40">
    <w:abstractNumId w:val="103"/>
  </w:num>
  <w:num w:numId="41">
    <w:abstractNumId w:val="2"/>
  </w:num>
  <w:num w:numId="42">
    <w:abstractNumId w:val="36"/>
  </w:num>
  <w:num w:numId="43">
    <w:abstractNumId w:val="74"/>
  </w:num>
  <w:num w:numId="44">
    <w:abstractNumId w:val="13"/>
  </w:num>
  <w:num w:numId="45">
    <w:abstractNumId w:val="22"/>
  </w:num>
  <w:num w:numId="46">
    <w:abstractNumId w:val="41"/>
  </w:num>
  <w:num w:numId="47">
    <w:abstractNumId w:val="59"/>
  </w:num>
  <w:num w:numId="48">
    <w:abstractNumId w:val="94"/>
  </w:num>
  <w:num w:numId="49">
    <w:abstractNumId w:val="78"/>
  </w:num>
  <w:num w:numId="50">
    <w:abstractNumId w:val="55"/>
  </w:num>
  <w:num w:numId="51">
    <w:abstractNumId w:val="19"/>
  </w:num>
  <w:num w:numId="52">
    <w:abstractNumId w:val="66"/>
  </w:num>
  <w:num w:numId="53">
    <w:abstractNumId w:val="20"/>
  </w:num>
  <w:num w:numId="54">
    <w:abstractNumId w:val="77"/>
  </w:num>
  <w:num w:numId="55">
    <w:abstractNumId w:val="18"/>
  </w:num>
  <w:num w:numId="56">
    <w:abstractNumId w:val="10"/>
  </w:num>
  <w:num w:numId="57">
    <w:abstractNumId w:val="57"/>
  </w:num>
  <w:num w:numId="58">
    <w:abstractNumId w:val="79"/>
  </w:num>
  <w:num w:numId="59">
    <w:abstractNumId w:val="75"/>
  </w:num>
  <w:num w:numId="60">
    <w:abstractNumId w:val="6"/>
  </w:num>
  <w:num w:numId="61">
    <w:abstractNumId w:val="72"/>
  </w:num>
  <w:num w:numId="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7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1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100"/>
  </w:num>
  <w:num w:numId="66">
    <w:abstractNumId w:val="71"/>
  </w:num>
  <w:num w:numId="67">
    <w:abstractNumId w:val="28"/>
  </w:num>
  <w:num w:numId="68">
    <w:abstractNumId w:val="64"/>
  </w:num>
  <w:num w:numId="69">
    <w:abstractNumId w:val="45"/>
  </w:num>
  <w:num w:numId="70">
    <w:abstractNumId w:val="61"/>
  </w:num>
  <w:num w:numId="71">
    <w:abstractNumId w:val="93"/>
  </w:num>
  <w:num w:numId="72">
    <w:abstractNumId w:val="62"/>
  </w:num>
  <w:num w:numId="73">
    <w:abstractNumId w:val="58"/>
  </w:num>
  <w:num w:numId="74">
    <w:abstractNumId w:val="92"/>
  </w:num>
  <w:num w:numId="75">
    <w:abstractNumId w:val="98"/>
  </w:num>
  <w:num w:numId="76">
    <w:abstractNumId w:val="73"/>
  </w:num>
  <w:num w:numId="77">
    <w:abstractNumId w:val="17"/>
  </w:num>
  <w:num w:numId="78">
    <w:abstractNumId w:val="3"/>
  </w:num>
  <w:num w:numId="79">
    <w:abstractNumId w:val="85"/>
  </w:num>
  <w:num w:numId="80">
    <w:abstractNumId w:val="26"/>
  </w:num>
  <w:num w:numId="81">
    <w:abstractNumId w:val="80"/>
  </w:num>
  <w:num w:numId="82">
    <w:abstractNumId w:val="97"/>
  </w:num>
  <w:num w:numId="83">
    <w:abstractNumId w:val="27"/>
  </w:num>
  <w:num w:numId="84">
    <w:abstractNumId w:val="54"/>
  </w:num>
  <w:num w:numId="85">
    <w:abstractNumId w:val="53"/>
  </w:num>
  <w:num w:numId="86">
    <w:abstractNumId w:val="24"/>
  </w:num>
  <w:num w:numId="87">
    <w:abstractNumId w:val="14"/>
  </w:num>
  <w:num w:numId="88">
    <w:abstractNumId w:val="83"/>
  </w:num>
  <w:num w:numId="89">
    <w:abstractNumId w:val="76"/>
  </w:num>
  <w:num w:numId="90">
    <w:abstractNumId w:val="91"/>
  </w:num>
  <w:num w:numId="91">
    <w:abstractNumId w:val="29"/>
  </w:num>
  <w:num w:numId="92">
    <w:abstractNumId w:val="47"/>
  </w:num>
  <w:num w:numId="93">
    <w:abstractNumId w:val="99"/>
  </w:num>
  <w:num w:numId="94">
    <w:abstractNumId w:val="67"/>
  </w:num>
  <w:num w:numId="95">
    <w:abstractNumId w:val="96"/>
  </w:num>
  <w:num w:numId="96">
    <w:abstractNumId w:val="15"/>
  </w:num>
  <w:num w:numId="97">
    <w:abstractNumId w:val="86"/>
  </w:num>
  <w:num w:numId="98">
    <w:abstractNumId w:val="4"/>
  </w:num>
  <w:num w:numId="99">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
    <w:abstractNumId w:val="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
    <w:abstractNumId w:val="7"/>
  </w:num>
  <w:num w:numId="103">
    <w:abstractNumId w:val="60"/>
  </w:num>
  <w:num w:numId="104">
    <w:abstractNumId w:val="42"/>
  </w:num>
  <w:num w:numId="105">
    <w:abstractNumId w:val="104"/>
  </w:num>
  <w:num w:numId="106">
    <w:abstractNumId w:val="89"/>
  </w:num>
  <w:num w:numId="107">
    <w:abstractNumId w:val="101"/>
  </w:num>
  <w:num w:numId="108">
    <w:abstractNumId w:val="82"/>
  </w:num>
  <w:num w:numId="109">
    <w:abstractNumId w:val="9"/>
  </w:num>
  <w:num w:numId="110">
    <w:abstractNumId w:val="37"/>
  </w:num>
  <w:num w:numId="111">
    <w:abstractNumId w:val="34"/>
  </w:num>
  <w:num w:numId="112">
    <w:abstractNumId w:val="38"/>
  </w:num>
  <w:numIdMacAtCleanup w:val="10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IS AFRIANTI">
    <w15:presenceInfo w15:providerId="AD" w15:userId="S::iis.afrianty@uin-suska.ac.id::6c551e38-049a-4e96-ad34-2036da04b118"/>
  </w15:person>
  <w15:person w15:author="Muhammad Affandes">
    <w15:presenceInfo w15:providerId="AD" w15:userId="S-1-5-21-454474924-824756421-1595239964-1001"/>
  </w15:person>
  <w15:person w15:author="Iis TIF">
    <w15:presenceInfo w15:providerId="None" w15:userId="Iis TIF"/>
  </w15:person>
  <w15:person w15:author="Muhammad Affandes [2]">
    <w15:presenceInfo w15:providerId="None" w15:userId="Muhammad Affande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hideSpellingErrors/>
  <w:proofState w:spelling="clean"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APA 6th&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1&lt;/HyperlinksEnabled&gt;&lt;HyperlinksVisible&gt;0&lt;/HyperlinksVisible&gt;&lt;/ENLayout&gt;"/>
  </w:docVars>
  <w:rsids>
    <w:rsidRoot w:val="0028268D"/>
    <w:rsid w:val="000012F0"/>
    <w:rsid w:val="00003FF3"/>
    <w:rsid w:val="00005346"/>
    <w:rsid w:val="00006086"/>
    <w:rsid w:val="00010136"/>
    <w:rsid w:val="00011D6B"/>
    <w:rsid w:val="00012713"/>
    <w:rsid w:val="000138D9"/>
    <w:rsid w:val="00015E1A"/>
    <w:rsid w:val="00020260"/>
    <w:rsid w:val="00021223"/>
    <w:rsid w:val="00024C7E"/>
    <w:rsid w:val="0002565E"/>
    <w:rsid w:val="0002715F"/>
    <w:rsid w:val="000352A6"/>
    <w:rsid w:val="000371B7"/>
    <w:rsid w:val="00041268"/>
    <w:rsid w:val="0004273F"/>
    <w:rsid w:val="0004383B"/>
    <w:rsid w:val="000444A9"/>
    <w:rsid w:val="00044B75"/>
    <w:rsid w:val="00050024"/>
    <w:rsid w:val="00052879"/>
    <w:rsid w:val="00055C28"/>
    <w:rsid w:val="00060425"/>
    <w:rsid w:val="000620E7"/>
    <w:rsid w:val="000621A6"/>
    <w:rsid w:val="00062457"/>
    <w:rsid w:val="00064931"/>
    <w:rsid w:val="000672D6"/>
    <w:rsid w:val="000706C2"/>
    <w:rsid w:val="00071E40"/>
    <w:rsid w:val="0007271C"/>
    <w:rsid w:val="0007361A"/>
    <w:rsid w:val="0008190E"/>
    <w:rsid w:val="0008247A"/>
    <w:rsid w:val="0008301E"/>
    <w:rsid w:val="00084DDB"/>
    <w:rsid w:val="00090A47"/>
    <w:rsid w:val="0009483B"/>
    <w:rsid w:val="00095CF0"/>
    <w:rsid w:val="000A016F"/>
    <w:rsid w:val="000A086A"/>
    <w:rsid w:val="000A1A0B"/>
    <w:rsid w:val="000A5338"/>
    <w:rsid w:val="000A74E7"/>
    <w:rsid w:val="000B007A"/>
    <w:rsid w:val="000B21A6"/>
    <w:rsid w:val="000B2D8E"/>
    <w:rsid w:val="000B3513"/>
    <w:rsid w:val="000B3AD3"/>
    <w:rsid w:val="000B4834"/>
    <w:rsid w:val="000B621F"/>
    <w:rsid w:val="000B6E39"/>
    <w:rsid w:val="000B7285"/>
    <w:rsid w:val="000C10E7"/>
    <w:rsid w:val="000C11BB"/>
    <w:rsid w:val="000C2394"/>
    <w:rsid w:val="000C3250"/>
    <w:rsid w:val="000D0B5E"/>
    <w:rsid w:val="000D1C49"/>
    <w:rsid w:val="000D4B15"/>
    <w:rsid w:val="000E15A0"/>
    <w:rsid w:val="000E5ED5"/>
    <w:rsid w:val="000E69C7"/>
    <w:rsid w:val="000F02B2"/>
    <w:rsid w:val="000F05D5"/>
    <w:rsid w:val="000F4F32"/>
    <w:rsid w:val="000F60AB"/>
    <w:rsid w:val="000F748A"/>
    <w:rsid w:val="00101063"/>
    <w:rsid w:val="0010173E"/>
    <w:rsid w:val="00103C3E"/>
    <w:rsid w:val="00120625"/>
    <w:rsid w:val="00122667"/>
    <w:rsid w:val="00122909"/>
    <w:rsid w:val="00123DBE"/>
    <w:rsid w:val="0012494D"/>
    <w:rsid w:val="00126466"/>
    <w:rsid w:val="00126584"/>
    <w:rsid w:val="00126828"/>
    <w:rsid w:val="00127066"/>
    <w:rsid w:val="00130315"/>
    <w:rsid w:val="001318B3"/>
    <w:rsid w:val="00134318"/>
    <w:rsid w:val="00134FFA"/>
    <w:rsid w:val="00137285"/>
    <w:rsid w:val="00140D0C"/>
    <w:rsid w:val="00140DC6"/>
    <w:rsid w:val="00142DF3"/>
    <w:rsid w:val="00143FF7"/>
    <w:rsid w:val="00144624"/>
    <w:rsid w:val="00145884"/>
    <w:rsid w:val="001525F8"/>
    <w:rsid w:val="00153442"/>
    <w:rsid w:val="00154D04"/>
    <w:rsid w:val="0015511C"/>
    <w:rsid w:val="001559DB"/>
    <w:rsid w:val="00161CEC"/>
    <w:rsid w:val="00162526"/>
    <w:rsid w:val="0017253B"/>
    <w:rsid w:val="00174478"/>
    <w:rsid w:val="00174834"/>
    <w:rsid w:val="00177F6C"/>
    <w:rsid w:val="00180598"/>
    <w:rsid w:val="00182D81"/>
    <w:rsid w:val="00185F8A"/>
    <w:rsid w:val="00186E13"/>
    <w:rsid w:val="00190AC6"/>
    <w:rsid w:val="001A017D"/>
    <w:rsid w:val="001A15F0"/>
    <w:rsid w:val="001A2B93"/>
    <w:rsid w:val="001B58C5"/>
    <w:rsid w:val="001B5A6C"/>
    <w:rsid w:val="001B5B4B"/>
    <w:rsid w:val="001B7431"/>
    <w:rsid w:val="001B7BF6"/>
    <w:rsid w:val="001B7FA0"/>
    <w:rsid w:val="001C3E32"/>
    <w:rsid w:val="001C4397"/>
    <w:rsid w:val="001C6A42"/>
    <w:rsid w:val="001D186D"/>
    <w:rsid w:val="001D3951"/>
    <w:rsid w:val="001D5401"/>
    <w:rsid w:val="001D5441"/>
    <w:rsid w:val="001D5E37"/>
    <w:rsid w:val="001D72F2"/>
    <w:rsid w:val="001E0C08"/>
    <w:rsid w:val="001E2368"/>
    <w:rsid w:val="001E6403"/>
    <w:rsid w:val="001E672F"/>
    <w:rsid w:val="001E757D"/>
    <w:rsid w:val="001F0156"/>
    <w:rsid w:val="001F1363"/>
    <w:rsid w:val="001F4608"/>
    <w:rsid w:val="00201A2F"/>
    <w:rsid w:val="00206167"/>
    <w:rsid w:val="00206384"/>
    <w:rsid w:val="002074A7"/>
    <w:rsid w:val="00210C3E"/>
    <w:rsid w:val="00210E0D"/>
    <w:rsid w:val="00213D64"/>
    <w:rsid w:val="00215B72"/>
    <w:rsid w:val="002203CA"/>
    <w:rsid w:val="00224922"/>
    <w:rsid w:val="00227EB5"/>
    <w:rsid w:val="00233527"/>
    <w:rsid w:val="002371C8"/>
    <w:rsid w:val="00245FBF"/>
    <w:rsid w:val="002465BC"/>
    <w:rsid w:val="002476D0"/>
    <w:rsid w:val="002521AD"/>
    <w:rsid w:val="00253388"/>
    <w:rsid w:val="00254D96"/>
    <w:rsid w:val="00257C04"/>
    <w:rsid w:val="00260665"/>
    <w:rsid w:val="00260C3C"/>
    <w:rsid w:val="00260D32"/>
    <w:rsid w:val="0026147F"/>
    <w:rsid w:val="00261A51"/>
    <w:rsid w:val="00262869"/>
    <w:rsid w:val="002656E6"/>
    <w:rsid w:val="00266C0B"/>
    <w:rsid w:val="00270991"/>
    <w:rsid w:val="002717C0"/>
    <w:rsid w:val="002775FF"/>
    <w:rsid w:val="0028268D"/>
    <w:rsid w:val="0028394D"/>
    <w:rsid w:val="0028550D"/>
    <w:rsid w:val="002861AE"/>
    <w:rsid w:val="002910DF"/>
    <w:rsid w:val="00291660"/>
    <w:rsid w:val="00293996"/>
    <w:rsid w:val="00297644"/>
    <w:rsid w:val="002976AC"/>
    <w:rsid w:val="002A12E4"/>
    <w:rsid w:val="002A14CD"/>
    <w:rsid w:val="002A1C9A"/>
    <w:rsid w:val="002A2053"/>
    <w:rsid w:val="002A45F8"/>
    <w:rsid w:val="002B08F7"/>
    <w:rsid w:val="002B101D"/>
    <w:rsid w:val="002B4AD5"/>
    <w:rsid w:val="002B5349"/>
    <w:rsid w:val="002B62C5"/>
    <w:rsid w:val="002C0FD7"/>
    <w:rsid w:val="002C6E01"/>
    <w:rsid w:val="002D1974"/>
    <w:rsid w:val="002D33D4"/>
    <w:rsid w:val="002D34FF"/>
    <w:rsid w:val="002D6E01"/>
    <w:rsid w:val="002D7493"/>
    <w:rsid w:val="002E4534"/>
    <w:rsid w:val="002E6262"/>
    <w:rsid w:val="002E68B6"/>
    <w:rsid w:val="002F2BFF"/>
    <w:rsid w:val="002F41B1"/>
    <w:rsid w:val="002F54D9"/>
    <w:rsid w:val="002F5FFC"/>
    <w:rsid w:val="002F6206"/>
    <w:rsid w:val="00301F83"/>
    <w:rsid w:val="00303659"/>
    <w:rsid w:val="00303AB9"/>
    <w:rsid w:val="00314652"/>
    <w:rsid w:val="00315A92"/>
    <w:rsid w:val="003172E4"/>
    <w:rsid w:val="0032394E"/>
    <w:rsid w:val="00325773"/>
    <w:rsid w:val="003311B9"/>
    <w:rsid w:val="00333CA8"/>
    <w:rsid w:val="00333CC4"/>
    <w:rsid w:val="003351D3"/>
    <w:rsid w:val="00336B71"/>
    <w:rsid w:val="003409F1"/>
    <w:rsid w:val="00340C15"/>
    <w:rsid w:val="00340C1F"/>
    <w:rsid w:val="00342BEF"/>
    <w:rsid w:val="00343147"/>
    <w:rsid w:val="003431B6"/>
    <w:rsid w:val="00343DFC"/>
    <w:rsid w:val="00344483"/>
    <w:rsid w:val="003528AD"/>
    <w:rsid w:val="00353223"/>
    <w:rsid w:val="00360171"/>
    <w:rsid w:val="00360CB4"/>
    <w:rsid w:val="00360EED"/>
    <w:rsid w:val="0036175F"/>
    <w:rsid w:val="00361AFF"/>
    <w:rsid w:val="00362B41"/>
    <w:rsid w:val="00364289"/>
    <w:rsid w:val="00364303"/>
    <w:rsid w:val="00365ECA"/>
    <w:rsid w:val="00366625"/>
    <w:rsid w:val="00367A0B"/>
    <w:rsid w:val="003706A9"/>
    <w:rsid w:val="00370AB8"/>
    <w:rsid w:val="003746FC"/>
    <w:rsid w:val="003765C0"/>
    <w:rsid w:val="00376940"/>
    <w:rsid w:val="00376E62"/>
    <w:rsid w:val="00377797"/>
    <w:rsid w:val="00377A3B"/>
    <w:rsid w:val="00381DC4"/>
    <w:rsid w:val="00382800"/>
    <w:rsid w:val="003857AB"/>
    <w:rsid w:val="00386584"/>
    <w:rsid w:val="00392A94"/>
    <w:rsid w:val="00394394"/>
    <w:rsid w:val="00394874"/>
    <w:rsid w:val="00394FE4"/>
    <w:rsid w:val="00395AD6"/>
    <w:rsid w:val="003963E9"/>
    <w:rsid w:val="00397081"/>
    <w:rsid w:val="003A2F92"/>
    <w:rsid w:val="003B1C0D"/>
    <w:rsid w:val="003B46FB"/>
    <w:rsid w:val="003B47D4"/>
    <w:rsid w:val="003B4823"/>
    <w:rsid w:val="003B5034"/>
    <w:rsid w:val="003B5875"/>
    <w:rsid w:val="003B5A83"/>
    <w:rsid w:val="003B7E26"/>
    <w:rsid w:val="003C1D2E"/>
    <w:rsid w:val="003C1F07"/>
    <w:rsid w:val="003C27DB"/>
    <w:rsid w:val="003C40F7"/>
    <w:rsid w:val="003C5ADE"/>
    <w:rsid w:val="003C6158"/>
    <w:rsid w:val="003C7420"/>
    <w:rsid w:val="003C75E2"/>
    <w:rsid w:val="003C7928"/>
    <w:rsid w:val="003D1722"/>
    <w:rsid w:val="003D1FF5"/>
    <w:rsid w:val="003D2C43"/>
    <w:rsid w:val="003D6640"/>
    <w:rsid w:val="003E042B"/>
    <w:rsid w:val="003E0CC4"/>
    <w:rsid w:val="003E226A"/>
    <w:rsid w:val="003E229D"/>
    <w:rsid w:val="003E559F"/>
    <w:rsid w:val="003E72C7"/>
    <w:rsid w:val="003E739E"/>
    <w:rsid w:val="00403867"/>
    <w:rsid w:val="00406E47"/>
    <w:rsid w:val="004071BD"/>
    <w:rsid w:val="00410DBC"/>
    <w:rsid w:val="004119B3"/>
    <w:rsid w:val="00412DD4"/>
    <w:rsid w:val="00416542"/>
    <w:rsid w:val="00416FA7"/>
    <w:rsid w:val="00422748"/>
    <w:rsid w:val="00422CB1"/>
    <w:rsid w:val="00425D8F"/>
    <w:rsid w:val="00427CD6"/>
    <w:rsid w:val="00430778"/>
    <w:rsid w:val="00432089"/>
    <w:rsid w:val="00432BEB"/>
    <w:rsid w:val="004339CC"/>
    <w:rsid w:val="0044081D"/>
    <w:rsid w:val="00442E2C"/>
    <w:rsid w:val="00442F53"/>
    <w:rsid w:val="00444909"/>
    <w:rsid w:val="0044668E"/>
    <w:rsid w:val="00457721"/>
    <w:rsid w:val="00465110"/>
    <w:rsid w:val="00466CA3"/>
    <w:rsid w:val="00475BCA"/>
    <w:rsid w:val="0047690E"/>
    <w:rsid w:val="00476FF4"/>
    <w:rsid w:val="004776AD"/>
    <w:rsid w:val="00483909"/>
    <w:rsid w:val="004865D5"/>
    <w:rsid w:val="00486774"/>
    <w:rsid w:val="00486805"/>
    <w:rsid w:val="004921C5"/>
    <w:rsid w:val="00493398"/>
    <w:rsid w:val="004A1D72"/>
    <w:rsid w:val="004A30F6"/>
    <w:rsid w:val="004A5660"/>
    <w:rsid w:val="004A6C83"/>
    <w:rsid w:val="004B4928"/>
    <w:rsid w:val="004B49F7"/>
    <w:rsid w:val="004B5FD0"/>
    <w:rsid w:val="004C2328"/>
    <w:rsid w:val="004C33A6"/>
    <w:rsid w:val="004C3FBB"/>
    <w:rsid w:val="004C4306"/>
    <w:rsid w:val="004C5311"/>
    <w:rsid w:val="004C63D0"/>
    <w:rsid w:val="004D2289"/>
    <w:rsid w:val="004D7D08"/>
    <w:rsid w:val="004E62D5"/>
    <w:rsid w:val="004E6F80"/>
    <w:rsid w:val="004F2269"/>
    <w:rsid w:val="004F3DE1"/>
    <w:rsid w:val="004F4F78"/>
    <w:rsid w:val="004F6208"/>
    <w:rsid w:val="004F6FAF"/>
    <w:rsid w:val="00501DE3"/>
    <w:rsid w:val="00502210"/>
    <w:rsid w:val="0050461E"/>
    <w:rsid w:val="00505C2E"/>
    <w:rsid w:val="005071D0"/>
    <w:rsid w:val="00512682"/>
    <w:rsid w:val="00512C31"/>
    <w:rsid w:val="00520866"/>
    <w:rsid w:val="00526575"/>
    <w:rsid w:val="005347CD"/>
    <w:rsid w:val="005363E8"/>
    <w:rsid w:val="00536515"/>
    <w:rsid w:val="00536F29"/>
    <w:rsid w:val="00537649"/>
    <w:rsid w:val="0054068C"/>
    <w:rsid w:val="005418D0"/>
    <w:rsid w:val="00542777"/>
    <w:rsid w:val="00554438"/>
    <w:rsid w:val="005559DD"/>
    <w:rsid w:val="0055691C"/>
    <w:rsid w:val="00557C74"/>
    <w:rsid w:val="005600C9"/>
    <w:rsid w:val="00560D32"/>
    <w:rsid w:val="00564540"/>
    <w:rsid w:val="005652E7"/>
    <w:rsid w:val="00565333"/>
    <w:rsid w:val="00566CC7"/>
    <w:rsid w:val="0056767B"/>
    <w:rsid w:val="00567A6F"/>
    <w:rsid w:val="00567C2E"/>
    <w:rsid w:val="00571E41"/>
    <w:rsid w:val="0057764B"/>
    <w:rsid w:val="00584282"/>
    <w:rsid w:val="0058568C"/>
    <w:rsid w:val="00592244"/>
    <w:rsid w:val="005931DE"/>
    <w:rsid w:val="005A248C"/>
    <w:rsid w:val="005A2ED2"/>
    <w:rsid w:val="005A47D9"/>
    <w:rsid w:val="005A599D"/>
    <w:rsid w:val="005A6B04"/>
    <w:rsid w:val="005A7E3C"/>
    <w:rsid w:val="005B006A"/>
    <w:rsid w:val="005B42D4"/>
    <w:rsid w:val="005B4308"/>
    <w:rsid w:val="005B4C94"/>
    <w:rsid w:val="005B5205"/>
    <w:rsid w:val="005B5FA7"/>
    <w:rsid w:val="005B6892"/>
    <w:rsid w:val="005B7C8B"/>
    <w:rsid w:val="005C0BA3"/>
    <w:rsid w:val="005C383B"/>
    <w:rsid w:val="005C68AE"/>
    <w:rsid w:val="005C6A47"/>
    <w:rsid w:val="005C738B"/>
    <w:rsid w:val="005C7F35"/>
    <w:rsid w:val="005D0AED"/>
    <w:rsid w:val="005D2A01"/>
    <w:rsid w:val="005D3A8A"/>
    <w:rsid w:val="005D6C39"/>
    <w:rsid w:val="005D6D0C"/>
    <w:rsid w:val="005D71A1"/>
    <w:rsid w:val="005E2DC7"/>
    <w:rsid w:val="005E4F32"/>
    <w:rsid w:val="005E7901"/>
    <w:rsid w:val="005F2AC9"/>
    <w:rsid w:val="005F30D1"/>
    <w:rsid w:val="005F41C6"/>
    <w:rsid w:val="00600C65"/>
    <w:rsid w:val="00606E68"/>
    <w:rsid w:val="00607938"/>
    <w:rsid w:val="0061207B"/>
    <w:rsid w:val="00613A83"/>
    <w:rsid w:val="00616286"/>
    <w:rsid w:val="006170B4"/>
    <w:rsid w:val="006220A1"/>
    <w:rsid w:val="00623AEC"/>
    <w:rsid w:val="00625D01"/>
    <w:rsid w:val="00625F8E"/>
    <w:rsid w:val="00626836"/>
    <w:rsid w:val="006269FE"/>
    <w:rsid w:val="006303BD"/>
    <w:rsid w:val="00631892"/>
    <w:rsid w:val="00633E5D"/>
    <w:rsid w:val="00634881"/>
    <w:rsid w:val="00635AE0"/>
    <w:rsid w:val="00641686"/>
    <w:rsid w:val="00641F7E"/>
    <w:rsid w:val="00644210"/>
    <w:rsid w:val="00645F21"/>
    <w:rsid w:val="00646F0F"/>
    <w:rsid w:val="00651F5F"/>
    <w:rsid w:val="00653C62"/>
    <w:rsid w:val="00655CCF"/>
    <w:rsid w:val="006620DA"/>
    <w:rsid w:val="00663B6C"/>
    <w:rsid w:val="00664231"/>
    <w:rsid w:val="00665ADB"/>
    <w:rsid w:val="00666141"/>
    <w:rsid w:val="00667252"/>
    <w:rsid w:val="006705D4"/>
    <w:rsid w:val="00671888"/>
    <w:rsid w:val="00672B07"/>
    <w:rsid w:val="00672C00"/>
    <w:rsid w:val="00674B12"/>
    <w:rsid w:val="0067798B"/>
    <w:rsid w:val="00680BF6"/>
    <w:rsid w:val="00680EAD"/>
    <w:rsid w:val="00680EDC"/>
    <w:rsid w:val="00681FD2"/>
    <w:rsid w:val="006869A9"/>
    <w:rsid w:val="00690258"/>
    <w:rsid w:val="00692676"/>
    <w:rsid w:val="00694B45"/>
    <w:rsid w:val="00695040"/>
    <w:rsid w:val="006A048A"/>
    <w:rsid w:val="006A1113"/>
    <w:rsid w:val="006A1559"/>
    <w:rsid w:val="006A214B"/>
    <w:rsid w:val="006A3461"/>
    <w:rsid w:val="006A4C03"/>
    <w:rsid w:val="006B0F43"/>
    <w:rsid w:val="006B3BE6"/>
    <w:rsid w:val="006B49D1"/>
    <w:rsid w:val="006B7FEB"/>
    <w:rsid w:val="006C17D7"/>
    <w:rsid w:val="006C25CC"/>
    <w:rsid w:val="006C27EB"/>
    <w:rsid w:val="006C5F87"/>
    <w:rsid w:val="006C6F44"/>
    <w:rsid w:val="006C759E"/>
    <w:rsid w:val="006D4041"/>
    <w:rsid w:val="006D6F0A"/>
    <w:rsid w:val="006E1767"/>
    <w:rsid w:val="006E52F5"/>
    <w:rsid w:val="006E65F4"/>
    <w:rsid w:val="006E6DA1"/>
    <w:rsid w:val="006E773A"/>
    <w:rsid w:val="006F0E52"/>
    <w:rsid w:val="006F0E8D"/>
    <w:rsid w:val="006F17B2"/>
    <w:rsid w:val="006F2631"/>
    <w:rsid w:val="006F2D3A"/>
    <w:rsid w:val="006F3ADD"/>
    <w:rsid w:val="006F48DC"/>
    <w:rsid w:val="006F681C"/>
    <w:rsid w:val="006F7CCD"/>
    <w:rsid w:val="00701328"/>
    <w:rsid w:val="0070218E"/>
    <w:rsid w:val="00703BC4"/>
    <w:rsid w:val="00705555"/>
    <w:rsid w:val="00705622"/>
    <w:rsid w:val="007144B1"/>
    <w:rsid w:val="00715C59"/>
    <w:rsid w:val="007177EF"/>
    <w:rsid w:val="00717E69"/>
    <w:rsid w:val="007215BA"/>
    <w:rsid w:val="00722AD1"/>
    <w:rsid w:val="00723BB6"/>
    <w:rsid w:val="00733120"/>
    <w:rsid w:val="00733C79"/>
    <w:rsid w:val="007369A7"/>
    <w:rsid w:val="00752B6E"/>
    <w:rsid w:val="007535AD"/>
    <w:rsid w:val="00754D96"/>
    <w:rsid w:val="00755474"/>
    <w:rsid w:val="00756D01"/>
    <w:rsid w:val="007611ED"/>
    <w:rsid w:val="00761C0A"/>
    <w:rsid w:val="00762295"/>
    <w:rsid w:val="0076449E"/>
    <w:rsid w:val="00767B98"/>
    <w:rsid w:val="00771052"/>
    <w:rsid w:val="007756CA"/>
    <w:rsid w:val="00780D17"/>
    <w:rsid w:val="00785FEA"/>
    <w:rsid w:val="00790A33"/>
    <w:rsid w:val="007919FD"/>
    <w:rsid w:val="00792777"/>
    <w:rsid w:val="00793A82"/>
    <w:rsid w:val="007A0875"/>
    <w:rsid w:val="007A0975"/>
    <w:rsid w:val="007A125A"/>
    <w:rsid w:val="007A3CDC"/>
    <w:rsid w:val="007A4E24"/>
    <w:rsid w:val="007A53CC"/>
    <w:rsid w:val="007A6BDF"/>
    <w:rsid w:val="007B1047"/>
    <w:rsid w:val="007B2D3E"/>
    <w:rsid w:val="007B7E77"/>
    <w:rsid w:val="007C26E1"/>
    <w:rsid w:val="007C382A"/>
    <w:rsid w:val="007C5DAC"/>
    <w:rsid w:val="007C5DAD"/>
    <w:rsid w:val="007C7946"/>
    <w:rsid w:val="007D0E3D"/>
    <w:rsid w:val="007E1F6C"/>
    <w:rsid w:val="007E2BDE"/>
    <w:rsid w:val="007F4D0A"/>
    <w:rsid w:val="007F5A12"/>
    <w:rsid w:val="00802744"/>
    <w:rsid w:val="008061C9"/>
    <w:rsid w:val="008062C2"/>
    <w:rsid w:val="00812660"/>
    <w:rsid w:val="00812ACF"/>
    <w:rsid w:val="00820548"/>
    <w:rsid w:val="008259A0"/>
    <w:rsid w:val="008326C9"/>
    <w:rsid w:val="008329FE"/>
    <w:rsid w:val="00833C3B"/>
    <w:rsid w:val="00835799"/>
    <w:rsid w:val="008406FA"/>
    <w:rsid w:val="00840ACB"/>
    <w:rsid w:val="00842283"/>
    <w:rsid w:val="008536F3"/>
    <w:rsid w:val="00853FAB"/>
    <w:rsid w:val="008579F2"/>
    <w:rsid w:val="0086180C"/>
    <w:rsid w:val="0086197A"/>
    <w:rsid w:val="008634C3"/>
    <w:rsid w:val="008659EB"/>
    <w:rsid w:val="008672C2"/>
    <w:rsid w:val="00867B16"/>
    <w:rsid w:val="008708C7"/>
    <w:rsid w:val="0087685C"/>
    <w:rsid w:val="008835EB"/>
    <w:rsid w:val="00884480"/>
    <w:rsid w:val="00884920"/>
    <w:rsid w:val="0088598E"/>
    <w:rsid w:val="00886023"/>
    <w:rsid w:val="008910ED"/>
    <w:rsid w:val="00896A3C"/>
    <w:rsid w:val="00897432"/>
    <w:rsid w:val="00897983"/>
    <w:rsid w:val="008A0269"/>
    <w:rsid w:val="008A0C6A"/>
    <w:rsid w:val="008A3058"/>
    <w:rsid w:val="008B290B"/>
    <w:rsid w:val="008B7AEE"/>
    <w:rsid w:val="008C19D5"/>
    <w:rsid w:val="008C1BCE"/>
    <w:rsid w:val="008C36F6"/>
    <w:rsid w:val="008C3BD1"/>
    <w:rsid w:val="008C3DA3"/>
    <w:rsid w:val="008C525A"/>
    <w:rsid w:val="008C6044"/>
    <w:rsid w:val="008C66B8"/>
    <w:rsid w:val="008D1664"/>
    <w:rsid w:val="008D2B31"/>
    <w:rsid w:val="008D68B5"/>
    <w:rsid w:val="008D7430"/>
    <w:rsid w:val="008E0B62"/>
    <w:rsid w:val="008E16D2"/>
    <w:rsid w:val="008E7191"/>
    <w:rsid w:val="008E7FC8"/>
    <w:rsid w:val="008F0A08"/>
    <w:rsid w:val="008F107F"/>
    <w:rsid w:val="008F59C6"/>
    <w:rsid w:val="008F5A52"/>
    <w:rsid w:val="008F7493"/>
    <w:rsid w:val="008F7886"/>
    <w:rsid w:val="0090170A"/>
    <w:rsid w:val="009115DA"/>
    <w:rsid w:val="009127C8"/>
    <w:rsid w:val="009129C1"/>
    <w:rsid w:val="00913D47"/>
    <w:rsid w:val="00914BD4"/>
    <w:rsid w:val="00914F09"/>
    <w:rsid w:val="00916A38"/>
    <w:rsid w:val="0092272E"/>
    <w:rsid w:val="009308FC"/>
    <w:rsid w:val="0093151B"/>
    <w:rsid w:val="00942B84"/>
    <w:rsid w:val="009435DD"/>
    <w:rsid w:val="009438C1"/>
    <w:rsid w:val="0094598A"/>
    <w:rsid w:val="00945CD7"/>
    <w:rsid w:val="00946F44"/>
    <w:rsid w:val="00947D35"/>
    <w:rsid w:val="00951EF2"/>
    <w:rsid w:val="00953F75"/>
    <w:rsid w:val="00955344"/>
    <w:rsid w:val="0095691F"/>
    <w:rsid w:val="009602A6"/>
    <w:rsid w:val="00962113"/>
    <w:rsid w:val="00962535"/>
    <w:rsid w:val="00967D9F"/>
    <w:rsid w:val="00972D4D"/>
    <w:rsid w:val="00976F20"/>
    <w:rsid w:val="009902BF"/>
    <w:rsid w:val="00990439"/>
    <w:rsid w:val="00992452"/>
    <w:rsid w:val="0099439A"/>
    <w:rsid w:val="00994DA3"/>
    <w:rsid w:val="009A017D"/>
    <w:rsid w:val="009A0E18"/>
    <w:rsid w:val="009A23E7"/>
    <w:rsid w:val="009A6A62"/>
    <w:rsid w:val="009A6C4D"/>
    <w:rsid w:val="009B4E05"/>
    <w:rsid w:val="009B669D"/>
    <w:rsid w:val="009B712E"/>
    <w:rsid w:val="009C07E0"/>
    <w:rsid w:val="009C240D"/>
    <w:rsid w:val="009C2A44"/>
    <w:rsid w:val="009C36BA"/>
    <w:rsid w:val="009D1220"/>
    <w:rsid w:val="009D192F"/>
    <w:rsid w:val="009D193C"/>
    <w:rsid w:val="009D510E"/>
    <w:rsid w:val="009D55ED"/>
    <w:rsid w:val="009E2D69"/>
    <w:rsid w:val="009E6E54"/>
    <w:rsid w:val="009F41B5"/>
    <w:rsid w:val="009F429D"/>
    <w:rsid w:val="009F6F68"/>
    <w:rsid w:val="009F75B5"/>
    <w:rsid w:val="00A011A7"/>
    <w:rsid w:val="00A012D4"/>
    <w:rsid w:val="00A02B0F"/>
    <w:rsid w:val="00A036A5"/>
    <w:rsid w:val="00A03D33"/>
    <w:rsid w:val="00A04649"/>
    <w:rsid w:val="00A07B94"/>
    <w:rsid w:val="00A126DB"/>
    <w:rsid w:val="00A12D0A"/>
    <w:rsid w:val="00A1585B"/>
    <w:rsid w:val="00A15D83"/>
    <w:rsid w:val="00A17507"/>
    <w:rsid w:val="00A20161"/>
    <w:rsid w:val="00A2273E"/>
    <w:rsid w:val="00A23710"/>
    <w:rsid w:val="00A23860"/>
    <w:rsid w:val="00A30932"/>
    <w:rsid w:val="00A32B01"/>
    <w:rsid w:val="00A33DBE"/>
    <w:rsid w:val="00A34AE0"/>
    <w:rsid w:val="00A355CF"/>
    <w:rsid w:val="00A379E6"/>
    <w:rsid w:val="00A37AA7"/>
    <w:rsid w:val="00A40082"/>
    <w:rsid w:val="00A42859"/>
    <w:rsid w:val="00A428B9"/>
    <w:rsid w:val="00A42B48"/>
    <w:rsid w:val="00A44AF5"/>
    <w:rsid w:val="00A54BF6"/>
    <w:rsid w:val="00A56A89"/>
    <w:rsid w:val="00A5743C"/>
    <w:rsid w:val="00A605B6"/>
    <w:rsid w:val="00A637E7"/>
    <w:rsid w:val="00A644BB"/>
    <w:rsid w:val="00A64B33"/>
    <w:rsid w:val="00A702DE"/>
    <w:rsid w:val="00A70304"/>
    <w:rsid w:val="00A727A1"/>
    <w:rsid w:val="00A738CC"/>
    <w:rsid w:val="00A74843"/>
    <w:rsid w:val="00A759DF"/>
    <w:rsid w:val="00A767F5"/>
    <w:rsid w:val="00A80F4A"/>
    <w:rsid w:val="00A816EB"/>
    <w:rsid w:val="00A819C2"/>
    <w:rsid w:val="00A823F4"/>
    <w:rsid w:val="00A825CD"/>
    <w:rsid w:val="00A8284A"/>
    <w:rsid w:val="00A83D9E"/>
    <w:rsid w:val="00A844AD"/>
    <w:rsid w:val="00A90B30"/>
    <w:rsid w:val="00A92353"/>
    <w:rsid w:val="00A92B31"/>
    <w:rsid w:val="00A963DA"/>
    <w:rsid w:val="00AA18C9"/>
    <w:rsid w:val="00AA50D1"/>
    <w:rsid w:val="00AA57EE"/>
    <w:rsid w:val="00AA620E"/>
    <w:rsid w:val="00AA6A66"/>
    <w:rsid w:val="00AA6FBD"/>
    <w:rsid w:val="00AB16D0"/>
    <w:rsid w:val="00AB386F"/>
    <w:rsid w:val="00AB4571"/>
    <w:rsid w:val="00AB45CC"/>
    <w:rsid w:val="00AB515B"/>
    <w:rsid w:val="00AB63BD"/>
    <w:rsid w:val="00AB6A01"/>
    <w:rsid w:val="00AB7C78"/>
    <w:rsid w:val="00AC07F3"/>
    <w:rsid w:val="00AC718B"/>
    <w:rsid w:val="00AD3A7B"/>
    <w:rsid w:val="00AD3F6D"/>
    <w:rsid w:val="00AD463D"/>
    <w:rsid w:val="00AD6363"/>
    <w:rsid w:val="00AD69AD"/>
    <w:rsid w:val="00AD734F"/>
    <w:rsid w:val="00AE1AB8"/>
    <w:rsid w:val="00AE38A0"/>
    <w:rsid w:val="00AE4284"/>
    <w:rsid w:val="00AF074A"/>
    <w:rsid w:val="00AF0B74"/>
    <w:rsid w:val="00AF17FD"/>
    <w:rsid w:val="00AF1C09"/>
    <w:rsid w:val="00AF2B1C"/>
    <w:rsid w:val="00AF5FD1"/>
    <w:rsid w:val="00B02A93"/>
    <w:rsid w:val="00B04848"/>
    <w:rsid w:val="00B05620"/>
    <w:rsid w:val="00B05E2C"/>
    <w:rsid w:val="00B06345"/>
    <w:rsid w:val="00B10B66"/>
    <w:rsid w:val="00B154F9"/>
    <w:rsid w:val="00B1764B"/>
    <w:rsid w:val="00B201F5"/>
    <w:rsid w:val="00B21CFB"/>
    <w:rsid w:val="00B22397"/>
    <w:rsid w:val="00B2732E"/>
    <w:rsid w:val="00B274FD"/>
    <w:rsid w:val="00B31591"/>
    <w:rsid w:val="00B32FCC"/>
    <w:rsid w:val="00B34E9A"/>
    <w:rsid w:val="00B35024"/>
    <w:rsid w:val="00B366E1"/>
    <w:rsid w:val="00B3777E"/>
    <w:rsid w:val="00B418D1"/>
    <w:rsid w:val="00B42E9B"/>
    <w:rsid w:val="00B44888"/>
    <w:rsid w:val="00B44C4E"/>
    <w:rsid w:val="00B479E3"/>
    <w:rsid w:val="00B54FB9"/>
    <w:rsid w:val="00B552AB"/>
    <w:rsid w:val="00B61154"/>
    <w:rsid w:val="00B6182B"/>
    <w:rsid w:val="00B620C4"/>
    <w:rsid w:val="00B67CFE"/>
    <w:rsid w:val="00B72200"/>
    <w:rsid w:val="00B75A05"/>
    <w:rsid w:val="00B812BA"/>
    <w:rsid w:val="00B82AEC"/>
    <w:rsid w:val="00B84005"/>
    <w:rsid w:val="00B847CE"/>
    <w:rsid w:val="00B918AC"/>
    <w:rsid w:val="00B95235"/>
    <w:rsid w:val="00BA4813"/>
    <w:rsid w:val="00BA5D9B"/>
    <w:rsid w:val="00BA74DE"/>
    <w:rsid w:val="00BA76F2"/>
    <w:rsid w:val="00BB5C8D"/>
    <w:rsid w:val="00BC15C7"/>
    <w:rsid w:val="00BC20CD"/>
    <w:rsid w:val="00BC3055"/>
    <w:rsid w:val="00BC40D0"/>
    <w:rsid w:val="00BC43C4"/>
    <w:rsid w:val="00BC4A27"/>
    <w:rsid w:val="00BC5102"/>
    <w:rsid w:val="00BC5FBA"/>
    <w:rsid w:val="00BC6307"/>
    <w:rsid w:val="00BC682F"/>
    <w:rsid w:val="00BC7D3F"/>
    <w:rsid w:val="00BD059A"/>
    <w:rsid w:val="00BD0C31"/>
    <w:rsid w:val="00BD1447"/>
    <w:rsid w:val="00BD326B"/>
    <w:rsid w:val="00BD5D08"/>
    <w:rsid w:val="00BD602D"/>
    <w:rsid w:val="00BE236D"/>
    <w:rsid w:val="00BE7C0C"/>
    <w:rsid w:val="00BF1DA4"/>
    <w:rsid w:val="00BF2D76"/>
    <w:rsid w:val="00BF4904"/>
    <w:rsid w:val="00C00C37"/>
    <w:rsid w:val="00C00D25"/>
    <w:rsid w:val="00C01EEC"/>
    <w:rsid w:val="00C072E1"/>
    <w:rsid w:val="00C11C2B"/>
    <w:rsid w:val="00C126C5"/>
    <w:rsid w:val="00C130F2"/>
    <w:rsid w:val="00C15865"/>
    <w:rsid w:val="00C174C0"/>
    <w:rsid w:val="00C24CA6"/>
    <w:rsid w:val="00C27410"/>
    <w:rsid w:val="00C359E5"/>
    <w:rsid w:val="00C35A28"/>
    <w:rsid w:val="00C37C4C"/>
    <w:rsid w:val="00C43334"/>
    <w:rsid w:val="00C50101"/>
    <w:rsid w:val="00C521D2"/>
    <w:rsid w:val="00C523D1"/>
    <w:rsid w:val="00C5305E"/>
    <w:rsid w:val="00C547BC"/>
    <w:rsid w:val="00C54BF9"/>
    <w:rsid w:val="00C55CA2"/>
    <w:rsid w:val="00C56B38"/>
    <w:rsid w:val="00C57170"/>
    <w:rsid w:val="00C60A38"/>
    <w:rsid w:val="00C66717"/>
    <w:rsid w:val="00C710E1"/>
    <w:rsid w:val="00C722AE"/>
    <w:rsid w:val="00C73141"/>
    <w:rsid w:val="00C73BB0"/>
    <w:rsid w:val="00C74272"/>
    <w:rsid w:val="00C7530F"/>
    <w:rsid w:val="00C771CE"/>
    <w:rsid w:val="00C77769"/>
    <w:rsid w:val="00C77EA4"/>
    <w:rsid w:val="00C84BE3"/>
    <w:rsid w:val="00C87284"/>
    <w:rsid w:val="00C90351"/>
    <w:rsid w:val="00C951D8"/>
    <w:rsid w:val="00C96616"/>
    <w:rsid w:val="00CA1CC5"/>
    <w:rsid w:val="00CA60F4"/>
    <w:rsid w:val="00CB18DF"/>
    <w:rsid w:val="00CB25F4"/>
    <w:rsid w:val="00CB357C"/>
    <w:rsid w:val="00CB3DDC"/>
    <w:rsid w:val="00CB54FC"/>
    <w:rsid w:val="00CC008F"/>
    <w:rsid w:val="00CC0705"/>
    <w:rsid w:val="00CC389E"/>
    <w:rsid w:val="00CC45D8"/>
    <w:rsid w:val="00CC7805"/>
    <w:rsid w:val="00CC7DC1"/>
    <w:rsid w:val="00CC7E67"/>
    <w:rsid w:val="00CD02AC"/>
    <w:rsid w:val="00CD35A3"/>
    <w:rsid w:val="00CD3870"/>
    <w:rsid w:val="00CD6E71"/>
    <w:rsid w:val="00CD6F68"/>
    <w:rsid w:val="00CE2107"/>
    <w:rsid w:val="00CE2823"/>
    <w:rsid w:val="00CE339B"/>
    <w:rsid w:val="00CE5D36"/>
    <w:rsid w:val="00CE66F6"/>
    <w:rsid w:val="00CF0880"/>
    <w:rsid w:val="00CF30B3"/>
    <w:rsid w:val="00CF37A0"/>
    <w:rsid w:val="00CF3A00"/>
    <w:rsid w:val="00CF52AF"/>
    <w:rsid w:val="00CF543C"/>
    <w:rsid w:val="00D00610"/>
    <w:rsid w:val="00D04DE0"/>
    <w:rsid w:val="00D06B21"/>
    <w:rsid w:val="00D06CAF"/>
    <w:rsid w:val="00D07580"/>
    <w:rsid w:val="00D13943"/>
    <w:rsid w:val="00D14202"/>
    <w:rsid w:val="00D144D7"/>
    <w:rsid w:val="00D15601"/>
    <w:rsid w:val="00D15FBA"/>
    <w:rsid w:val="00D20D74"/>
    <w:rsid w:val="00D22EE3"/>
    <w:rsid w:val="00D24695"/>
    <w:rsid w:val="00D24C80"/>
    <w:rsid w:val="00D30DB7"/>
    <w:rsid w:val="00D31965"/>
    <w:rsid w:val="00D32894"/>
    <w:rsid w:val="00D343DA"/>
    <w:rsid w:val="00D35B34"/>
    <w:rsid w:val="00D36193"/>
    <w:rsid w:val="00D36D44"/>
    <w:rsid w:val="00D37832"/>
    <w:rsid w:val="00D37BA4"/>
    <w:rsid w:val="00D41C03"/>
    <w:rsid w:val="00D43294"/>
    <w:rsid w:val="00D44C5A"/>
    <w:rsid w:val="00D45C45"/>
    <w:rsid w:val="00D50573"/>
    <w:rsid w:val="00D5438B"/>
    <w:rsid w:val="00D55967"/>
    <w:rsid w:val="00D56973"/>
    <w:rsid w:val="00D56CF6"/>
    <w:rsid w:val="00D61CA8"/>
    <w:rsid w:val="00D643F1"/>
    <w:rsid w:val="00D655E5"/>
    <w:rsid w:val="00D65FBE"/>
    <w:rsid w:val="00D72D09"/>
    <w:rsid w:val="00D73AF2"/>
    <w:rsid w:val="00D75921"/>
    <w:rsid w:val="00D759EB"/>
    <w:rsid w:val="00D76AE2"/>
    <w:rsid w:val="00D77736"/>
    <w:rsid w:val="00D87716"/>
    <w:rsid w:val="00D91CFE"/>
    <w:rsid w:val="00D945B7"/>
    <w:rsid w:val="00DA08AB"/>
    <w:rsid w:val="00DA1765"/>
    <w:rsid w:val="00DA5FB2"/>
    <w:rsid w:val="00DA604E"/>
    <w:rsid w:val="00DA78FC"/>
    <w:rsid w:val="00DB0489"/>
    <w:rsid w:val="00DB1745"/>
    <w:rsid w:val="00DB322F"/>
    <w:rsid w:val="00DB613F"/>
    <w:rsid w:val="00DB6293"/>
    <w:rsid w:val="00DC07B7"/>
    <w:rsid w:val="00DC3C89"/>
    <w:rsid w:val="00DC45C5"/>
    <w:rsid w:val="00DD1B72"/>
    <w:rsid w:val="00DD2994"/>
    <w:rsid w:val="00DE0C92"/>
    <w:rsid w:val="00DE0CEB"/>
    <w:rsid w:val="00DE4026"/>
    <w:rsid w:val="00DE44D4"/>
    <w:rsid w:val="00DE5734"/>
    <w:rsid w:val="00DE5C9C"/>
    <w:rsid w:val="00DF28E5"/>
    <w:rsid w:val="00E00937"/>
    <w:rsid w:val="00E00CD1"/>
    <w:rsid w:val="00E063D6"/>
    <w:rsid w:val="00E0712F"/>
    <w:rsid w:val="00E1262A"/>
    <w:rsid w:val="00E12DAF"/>
    <w:rsid w:val="00E12ECF"/>
    <w:rsid w:val="00E140D6"/>
    <w:rsid w:val="00E14FAD"/>
    <w:rsid w:val="00E209D8"/>
    <w:rsid w:val="00E20ACF"/>
    <w:rsid w:val="00E22170"/>
    <w:rsid w:val="00E22E80"/>
    <w:rsid w:val="00E27ABC"/>
    <w:rsid w:val="00E30980"/>
    <w:rsid w:val="00E30BFA"/>
    <w:rsid w:val="00E35374"/>
    <w:rsid w:val="00E40447"/>
    <w:rsid w:val="00E40546"/>
    <w:rsid w:val="00E4197D"/>
    <w:rsid w:val="00E42F0D"/>
    <w:rsid w:val="00E450F6"/>
    <w:rsid w:val="00E4658E"/>
    <w:rsid w:val="00E52FA7"/>
    <w:rsid w:val="00E55026"/>
    <w:rsid w:val="00E57584"/>
    <w:rsid w:val="00E60C43"/>
    <w:rsid w:val="00E62B4E"/>
    <w:rsid w:val="00E6473A"/>
    <w:rsid w:val="00E6579B"/>
    <w:rsid w:val="00E72395"/>
    <w:rsid w:val="00E73582"/>
    <w:rsid w:val="00E827E2"/>
    <w:rsid w:val="00E8415B"/>
    <w:rsid w:val="00E84701"/>
    <w:rsid w:val="00E847E9"/>
    <w:rsid w:val="00E86855"/>
    <w:rsid w:val="00E90031"/>
    <w:rsid w:val="00E9040E"/>
    <w:rsid w:val="00E91890"/>
    <w:rsid w:val="00E91EB0"/>
    <w:rsid w:val="00E941E5"/>
    <w:rsid w:val="00E96DF1"/>
    <w:rsid w:val="00E97D37"/>
    <w:rsid w:val="00EB0A19"/>
    <w:rsid w:val="00EB2359"/>
    <w:rsid w:val="00EB2715"/>
    <w:rsid w:val="00EB53D9"/>
    <w:rsid w:val="00EC53A7"/>
    <w:rsid w:val="00ED1EF9"/>
    <w:rsid w:val="00ED2D9B"/>
    <w:rsid w:val="00ED3F2D"/>
    <w:rsid w:val="00ED46BA"/>
    <w:rsid w:val="00ED4DA4"/>
    <w:rsid w:val="00ED52CF"/>
    <w:rsid w:val="00ED7A4B"/>
    <w:rsid w:val="00EE0743"/>
    <w:rsid w:val="00EE0EF4"/>
    <w:rsid w:val="00EE1462"/>
    <w:rsid w:val="00EE5794"/>
    <w:rsid w:val="00EF05D8"/>
    <w:rsid w:val="00EF23D4"/>
    <w:rsid w:val="00EF25D1"/>
    <w:rsid w:val="00EF49D2"/>
    <w:rsid w:val="00F0425A"/>
    <w:rsid w:val="00F0638B"/>
    <w:rsid w:val="00F11720"/>
    <w:rsid w:val="00F15B7A"/>
    <w:rsid w:val="00F15FF2"/>
    <w:rsid w:val="00F16715"/>
    <w:rsid w:val="00F21E43"/>
    <w:rsid w:val="00F22402"/>
    <w:rsid w:val="00F23D5A"/>
    <w:rsid w:val="00F24B55"/>
    <w:rsid w:val="00F26BDC"/>
    <w:rsid w:val="00F301D0"/>
    <w:rsid w:val="00F30E35"/>
    <w:rsid w:val="00F31DD9"/>
    <w:rsid w:val="00F329AD"/>
    <w:rsid w:val="00F32B0C"/>
    <w:rsid w:val="00F33806"/>
    <w:rsid w:val="00F35D29"/>
    <w:rsid w:val="00F3627B"/>
    <w:rsid w:val="00F36DE0"/>
    <w:rsid w:val="00F426AF"/>
    <w:rsid w:val="00F44C04"/>
    <w:rsid w:val="00F4727E"/>
    <w:rsid w:val="00F5195F"/>
    <w:rsid w:val="00F51E7D"/>
    <w:rsid w:val="00F52F01"/>
    <w:rsid w:val="00F54B1B"/>
    <w:rsid w:val="00F564AE"/>
    <w:rsid w:val="00F623E2"/>
    <w:rsid w:val="00F674FC"/>
    <w:rsid w:val="00F67C15"/>
    <w:rsid w:val="00F67EDB"/>
    <w:rsid w:val="00F72379"/>
    <w:rsid w:val="00F7428F"/>
    <w:rsid w:val="00F76D6C"/>
    <w:rsid w:val="00F847CF"/>
    <w:rsid w:val="00F84B54"/>
    <w:rsid w:val="00F8774F"/>
    <w:rsid w:val="00F91AE2"/>
    <w:rsid w:val="00FA022B"/>
    <w:rsid w:val="00FA1855"/>
    <w:rsid w:val="00FA3309"/>
    <w:rsid w:val="00FA358E"/>
    <w:rsid w:val="00FA3A46"/>
    <w:rsid w:val="00FB0308"/>
    <w:rsid w:val="00FB06FC"/>
    <w:rsid w:val="00FB5C36"/>
    <w:rsid w:val="00FB7AB0"/>
    <w:rsid w:val="00FC2A94"/>
    <w:rsid w:val="00FC4BD9"/>
    <w:rsid w:val="00FD0890"/>
    <w:rsid w:val="00FE18AE"/>
    <w:rsid w:val="00FE2027"/>
    <w:rsid w:val="00FE5DEC"/>
    <w:rsid w:val="00FF01E5"/>
    <w:rsid w:val="00FF0315"/>
    <w:rsid w:val="00FF11B9"/>
    <w:rsid w:val="00FF2699"/>
    <w:rsid w:val="00FF4AB7"/>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3108C61"/>
  <w15:docId w15:val="{4FC214F6-DDCE-4534-A484-E848D13A0F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965"/>
    <w:pPr>
      <w:spacing w:line="360" w:lineRule="auto"/>
      <w:jc w:val="both"/>
    </w:pPr>
    <w:rPr>
      <w:rFonts w:ascii="Times New Roman" w:hAnsi="Times New Roman"/>
      <w:sz w:val="24"/>
      <w:lang w:val="id-ID"/>
    </w:rPr>
  </w:style>
  <w:style w:type="paragraph" w:styleId="Heading1">
    <w:name w:val="heading 1"/>
    <w:basedOn w:val="Normal"/>
    <w:next w:val="Normal"/>
    <w:link w:val="Heading1Char"/>
    <w:uiPriority w:val="9"/>
    <w:qFormat/>
    <w:rsid w:val="00395AD6"/>
    <w:pPr>
      <w:keepNext/>
      <w:keepLines/>
      <w:numPr>
        <w:numId w:val="1"/>
      </w:numPr>
      <w:spacing w:before="480" w:after="480"/>
      <w:contextualSpacing/>
      <w:jc w:val="center"/>
      <w:outlineLvl w:val="0"/>
    </w:pPr>
    <w:rPr>
      <w:rFonts w:eastAsiaTheme="majorEastAsia" w:cstheme="majorBidi"/>
      <w:b/>
      <w:bCs/>
      <w:sz w:val="32"/>
      <w:szCs w:val="28"/>
    </w:rPr>
  </w:style>
  <w:style w:type="paragraph" w:styleId="Heading2">
    <w:name w:val="heading 2"/>
    <w:basedOn w:val="Normal"/>
    <w:next w:val="Normal"/>
    <w:link w:val="Heading2Char"/>
    <w:uiPriority w:val="9"/>
    <w:unhideWhenUsed/>
    <w:qFormat/>
    <w:rsid w:val="00395AD6"/>
    <w:pPr>
      <w:keepNext/>
      <w:keepLines/>
      <w:numPr>
        <w:ilvl w:val="1"/>
        <w:numId w:val="1"/>
      </w:numPr>
      <w:spacing w:before="200" w:after="0"/>
      <w:outlineLvl w:val="1"/>
    </w:pPr>
    <w:rPr>
      <w:rFonts w:eastAsiaTheme="majorEastAsia" w:cstheme="majorBidi"/>
      <w:b/>
      <w:bCs/>
      <w:sz w:val="28"/>
      <w:szCs w:val="26"/>
    </w:rPr>
  </w:style>
  <w:style w:type="paragraph" w:styleId="Heading3">
    <w:name w:val="heading 3"/>
    <w:basedOn w:val="Normal"/>
    <w:next w:val="Normal"/>
    <w:link w:val="Heading3Char"/>
    <w:uiPriority w:val="9"/>
    <w:unhideWhenUsed/>
    <w:qFormat/>
    <w:rsid w:val="00395AD6"/>
    <w:pPr>
      <w:keepNext/>
      <w:keepLines/>
      <w:numPr>
        <w:ilvl w:val="2"/>
        <w:numId w:val="1"/>
      </w:numPr>
      <w:spacing w:before="200" w:after="0"/>
      <w:outlineLvl w:val="2"/>
    </w:pPr>
    <w:rPr>
      <w:rFonts w:eastAsiaTheme="majorEastAsia" w:cstheme="majorBidi"/>
      <w:b/>
      <w:bCs/>
    </w:rPr>
  </w:style>
  <w:style w:type="paragraph" w:styleId="Heading4">
    <w:name w:val="heading 4"/>
    <w:basedOn w:val="Normal"/>
    <w:next w:val="Normal"/>
    <w:link w:val="Heading4Char"/>
    <w:uiPriority w:val="9"/>
    <w:unhideWhenUsed/>
    <w:qFormat/>
    <w:rsid w:val="00D75921"/>
    <w:pPr>
      <w:keepNext/>
      <w:keepLines/>
      <w:numPr>
        <w:ilvl w:val="3"/>
        <w:numId w:val="1"/>
      </w:numPr>
      <w:spacing w:before="200" w:after="0"/>
      <w:outlineLvl w:val="3"/>
    </w:pPr>
    <w:rPr>
      <w:rFonts w:asciiTheme="majorHAnsi" w:eastAsiaTheme="majorEastAsia" w:hAnsiTheme="majorHAnsi" w:cstheme="majorBidi"/>
      <w:b/>
      <w:bCs/>
      <w:i/>
      <w:iCs/>
    </w:rPr>
  </w:style>
  <w:style w:type="paragraph" w:styleId="Heading5">
    <w:name w:val="heading 5"/>
    <w:basedOn w:val="Normal"/>
    <w:next w:val="Normal"/>
    <w:link w:val="Heading5Char"/>
    <w:uiPriority w:val="9"/>
    <w:semiHidden/>
    <w:unhideWhenUsed/>
    <w:qFormat/>
    <w:rsid w:val="00395AD6"/>
    <w:pPr>
      <w:keepNext/>
      <w:keepLines/>
      <w:numPr>
        <w:ilvl w:val="4"/>
        <w:numId w:val="1"/>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395AD6"/>
    <w:pPr>
      <w:keepNext/>
      <w:keepLines/>
      <w:numPr>
        <w:ilvl w:val="5"/>
        <w:numId w:val="1"/>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395AD6"/>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395AD6"/>
    <w:pPr>
      <w:keepNext/>
      <w:keepLines/>
      <w:spacing w:before="200" w:after="0"/>
      <w:ind w:left="1440" w:hanging="144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395AD6"/>
    <w:pPr>
      <w:keepNext/>
      <w:keepLines/>
      <w:spacing w:before="200" w:after="0"/>
      <w:ind w:left="1584" w:hanging="1584"/>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5AD6"/>
    <w:rPr>
      <w:rFonts w:ascii="Times New Roman" w:eastAsiaTheme="majorEastAsia" w:hAnsi="Times New Roman" w:cstheme="majorBidi"/>
      <w:b/>
      <w:bCs/>
      <w:sz w:val="32"/>
      <w:szCs w:val="28"/>
      <w:lang w:val="id-ID"/>
    </w:rPr>
  </w:style>
  <w:style w:type="character" w:customStyle="1" w:styleId="Heading2Char">
    <w:name w:val="Heading 2 Char"/>
    <w:basedOn w:val="DefaultParagraphFont"/>
    <w:link w:val="Heading2"/>
    <w:uiPriority w:val="9"/>
    <w:rsid w:val="00395AD6"/>
    <w:rPr>
      <w:rFonts w:ascii="Times New Roman" w:eastAsiaTheme="majorEastAsia" w:hAnsi="Times New Roman" w:cstheme="majorBidi"/>
      <w:b/>
      <w:bCs/>
      <w:sz w:val="28"/>
      <w:szCs w:val="26"/>
      <w:lang w:val="id-ID"/>
    </w:rPr>
  </w:style>
  <w:style w:type="character" w:customStyle="1" w:styleId="Heading3Char">
    <w:name w:val="Heading 3 Char"/>
    <w:basedOn w:val="DefaultParagraphFont"/>
    <w:link w:val="Heading3"/>
    <w:uiPriority w:val="9"/>
    <w:rsid w:val="00395AD6"/>
    <w:rPr>
      <w:rFonts w:ascii="Times New Roman" w:eastAsiaTheme="majorEastAsia" w:hAnsi="Times New Roman" w:cstheme="majorBidi"/>
      <w:b/>
      <w:bCs/>
      <w:sz w:val="24"/>
      <w:lang w:val="id-ID"/>
    </w:rPr>
  </w:style>
  <w:style w:type="character" w:customStyle="1" w:styleId="Heading4Char">
    <w:name w:val="Heading 4 Char"/>
    <w:basedOn w:val="DefaultParagraphFont"/>
    <w:link w:val="Heading4"/>
    <w:uiPriority w:val="9"/>
    <w:rsid w:val="00D75921"/>
    <w:rPr>
      <w:rFonts w:asciiTheme="majorHAnsi" w:eastAsiaTheme="majorEastAsia" w:hAnsiTheme="majorHAnsi" w:cstheme="majorBidi"/>
      <w:b/>
      <w:bCs/>
      <w:i/>
      <w:iCs/>
      <w:sz w:val="24"/>
      <w:lang w:val="id-ID"/>
    </w:rPr>
  </w:style>
  <w:style w:type="character" w:customStyle="1" w:styleId="Heading5Char">
    <w:name w:val="Heading 5 Char"/>
    <w:basedOn w:val="DefaultParagraphFont"/>
    <w:link w:val="Heading5"/>
    <w:uiPriority w:val="9"/>
    <w:semiHidden/>
    <w:rsid w:val="00395AD6"/>
    <w:rPr>
      <w:rFonts w:asciiTheme="majorHAnsi" w:eastAsiaTheme="majorEastAsia" w:hAnsiTheme="majorHAnsi" w:cstheme="majorBidi"/>
      <w:color w:val="243F60" w:themeColor="accent1" w:themeShade="7F"/>
      <w:sz w:val="24"/>
      <w:lang w:val="id-ID"/>
    </w:rPr>
  </w:style>
  <w:style w:type="character" w:customStyle="1" w:styleId="Heading6Char">
    <w:name w:val="Heading 6 Char"/>
    <w:basedOn w:val="DefaultParagraphFont"/>
    <w:link w:val="Heading6"/>
    <w:uiPriority w:val="9"/>
    <w:semiHidden/>
    <w:rsid w:val="00395AD6"/>
    <w:rPr>
      <w:rFonts w:asciiTheme="majorHAnsi" w:eastAsiaTheme="majorEastAsia" w:hAnsiTheme="majorHAnsi" w:cstheme="majorBidi"/>
      <w:i/>
      <w:iCs/>
      <w:color w:val="243F60" w:themeColor="accent1" w:themeShade="7F"/>
      <w:sz w:val="24"/>
      <w:lang w:val="id-ID"/>
    </w:rPr>
  </w:style>
  <w:style w:type="character" w:customStyle="1" w:styleId="Heading7Char">
    <w:name w:val="Heading 7 Char"/>
    <w:basedOn w:val="DefaultParagraphFont"/>
    <w:link w:val="Heading7"/>
    <w:uiPriority w:val="9"/>
    <w:semiHidden/>
    <w:rsid w:val="00395AD6"/>
    <w:rPr>
      <w:rFonts w:asciiTheme="majorHAnsi" w:eastAsiaTheme="majorEastAsia" w:hAnsiTheme="majorHAnsi" w:cstheme="majorBidi"/>
      <w:i/>
      <w:iCs/>
      <w:color w:val="404040" w:themeColor="text1" w:themeTint="BF"/>
      <w:sz w:val="24"/>
      <w:lang w:val="id-ID"/>
    </w:rPr>
  </w:style>
  <w:style w:type="character" w:customStyle="1" w:styleId="Heading8Char">
    <w:name w:val="Heading 8 Char"/>
    <w:basedOn w:val="DefaultParagraphFont"/>
    <w:link w:val="Heading8"/>
    <w:uiPriority w:val="9"/>
    <w:semiHidden/>
    <w:rsid w:val="00395AD6"/>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rsid w:val="00395AD6"/>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395AD6"/>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395AD6"/>
    <w:rPr>
      <w:rFonts w:asciiTheme="majorHAnsi" w:eastAsiaTheme="majorEastAsia" w:hAnsiTheme="majorHAnsi" w:cstheme="majorBidi"/>
      <w:color w:val="17365D" w:themeColor="text2" w:themeShade="BF"/>
      <w:spacing w:val="5"/>
      <w:kern w:val="28"/>
      <w:sz w:val="52"/>
      <w:szCs w:val="52"/>
    </w:rPr>
  </w:style>
  <w:style w:type="character" w:styleId="CommentReference">
    <w:name w:val="annotation reference"/>
    <w:basedOn w:val="DefaultParagraphFont"/>
    <w:uiPriority w:val="99"/>
    <w:semiHidden/>
    <w:unhideWhenUsed/>
    <w:rsid w:val="003431B6"/>
    <w:rPr>
      <w:sz w:val="16"/>
      <w:szCs w:val="16"/>
    </w:rPr>
  </w:style>
  <w:style w:type="paragraph" w:styleId="CommentText">
    <w:name w:val="annotation text"/>
    <w:basedOn w:val="Normal"/>
    <w:link w:val="CommentTextChar"/>
    <w:uiPriority w:val="99"/>
    <w:unhideWhenUsed/>
    <w:rsid w:val="003431B6"/>
    <w:pPr>
      <w:spacing w:line="240" w:lineRule="auto"/>
      <w:jc w:val="left"/>
    </w:pPr>
    <w:rPr>
      <w:sz w:val="20"/>
      <w:szCs w:val="20"/>
    </w:rPr>
  </w:style>
  <w:style w:type="character" w:customStyle="1" w:styleId="CommentTextChar">
    <w:name w:val="Comment Text Char"/>
    <w:basedOn w:val="DefaultParagraphFont"/>
    <w:link w:val="CommentText"/>
    <w:uiPriority w:val="99"/>
    <w:rsid w:val="003431B6"/>
    <w:rPr>
      <w:rFonts w:ascii="Times New Roman" w:hAnsi="Times New Roman"/>
      <w:sz w:val="20"/>
      <w:szCs w:val="20"/>
    </w:rPr>
  </w:style>
  <w:style w:type="paragraph" w:styleId="BalloonText">
    <w:name w:val="Balloon Text"/>
    <w:basedOn w:val="Normal"/>
    <w:link w:val="BalloonTextChar"/>
    <w:uiPriority w:val="99"/>
    <w:semiHidden/>
    <w:unhideWhenUsed/>
    <w:rsid w:val="003431B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431B6"/>
    <w:rPr>
      <w:rFonts w:ascii="Tahoma" w:hAnsi="Tahoma" w:cs="Tahoma"/>
      <w:sz w:val="16"/>
      <w:szCs w:val="16"/>
    </w:rPr>
  </w:style>
  <w:style w:type="paragraph" w:styleId="ListParagraph">
    <w:name w:val="List Paragraph"/>
    <w:basedOn w:val="Normal"/>
    <w:link w:val="ListParagraphChar"/>
    <w:uiPriority w:val="34"/>
    <w:qFormat/>
    <w:rsid w:val="00C547BC"/>
    <w:pPr>
      <w:ind w:left="720"/>
      <w:contextualSpacing/>
    </w:pPr>
  </w:style>
  <w:style w:type="paragraph" w:styleId="CommentSubject">
    <w:name w:val="annotation subject"/>
    <w:basedOn w:val="CommentText"/>
    <w:next w:val="CommentText"/>
    <w:link w:val="CommentSubjectChar"/>
    <w:uiPriority w:val="99"/>
    <w:semiHidden/>
    <w:unhideWhenUsed/>
    <w:rsid w:val="005347CD"/>
    <w:pPr>
      <w:jc w:val="both"/>
    </w:pPr>
    <w:rPr>
      <w:b/>
      <w:bCs/>
    </w:rPr>
  </w:style>
  <w:style w:type="character" w:customStyle="1" w:styleId="CommentSubjectChar">
    <w:name w:val="Comment Subject Char"/>
    <w:basedOn w:val="CommentTextChar"/>
    <w:link w:val="CommentSubject"/>
    <w:uiPriority w:val="99"/>
    <w:semiHidden/>
    <w:rsid w:val="005347CD"/>
    <w:rPr>
      <w:rFonts w:ascii="Times New Roman" w:hAnsi="Times New Roman"/>
      <w:b/>
      <w:bCs/>
      <w:sz w:val="20"/>
      <w:szCs w:val="20"/>
    </w:rPr>
  </w:style>
  <w:style w:type="paragraph" w:styleId="Caption">
    <w:name w:val="caption"/>
    <w:basedOn w:val="Normal"/>
    <w:next w:val="Normal"/>
    <w:uiPriority w:val="35"/>
    <w:unhideWhenUsed/>
    <w:qFormat/>
    <w:rsid w:val="00432BEB"/>
    <w:pPr>
      <w:spacing w:line="240" w:lineRule="auto"/>
      <w:contextualSpacing/>
      <w:jc w:val="center"/>
    </w:pPr>
    <w:rPr>
      <w:b/>
      <w:bCs/>
      <w:sz w:val="22"/>
    </w:rPr>
  </w:style>
  <w:style w:type="table" w:styleId="TableGrid">
    <w:name w:val="Table Grid"/>
    <w:basedOn w:val="TableNormal"/>
    <w:uiPriority w:val="39"/>
    <w:rsid w:val="00003FF3"/>
    <w:pPr>
      <w:spacing w:after="0" w:line="240" w:lineRule="auto"/>
    </w:pPr>
    <w:rPr>
      <w:rFonts w:ascii="Calibri" w:eastAsia="Calibri" w:hAnsi="Calibri" w:cs="Times New Roman"/>
      <w:sz w:val="20"/>
      <w:szCs w:val="20"/>
      <w:lang w:val="id-ID" w:eastAsia="id-ID"/>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TOCHeading">
    <w:name w:val="TOC Heading"/>
    <w:basedOn w:val="Heading1"/>
    <w:next w:val="Normal"/>
    <w:uiPriority w:val="39"/>
    <w:semiHidden/>
    <w:unhideWhenUsed/>
    <w:qFormat/>
    <w:rsid w:val="00C35A28"/>
    <w:pPr>
      <w:numPr>
        <w:numId w:val="0"/>
      </w:numPr>
      <w:spacing w:after="0"/>
      <w:contextualSpacing w:val="0"/>
      <w:jc w:val="both"/>
      <w:outlineLvl w:val="9"/>
    </w:pPr>
    <w:rPr>
      <w:rFonts w:asciiTheme="majorHAnsi" w:hAnsiTheme="majorHAnsi"/>
      <w:color w:val="365F91" w:themeColor="accent1" w:themeShade="BF"/>
      <w:sz w:val="28"/>
    </w:rPr>
  </w:style>
  <w:style w:type="paragraph" w:styleId="TOC2">
    <w:name w:val="toc 2"/>
    <w:basedOn w:val="Normal"/>
    <w:next w:val="Normal"/>
    <w:autoRedefine/>
    <w:uiPriority w:val="39"/>
    <w:unhideWhenUsed/>
    <w:rsid w:val="0008247A"/>
    <w:pPr>
      <w:tabs>
        <w:tab w:val="left" w:pos="1418"/>
        <w:tab w:val="right" w:leader="dot" w:pos="7928"/>
      </w:tabs>
      <w:spacing w:after="100" w:line="276" w:lineRule="auto"/>
      <w:ind w:left="851"/>
      <w:jc w:val="left"/>
    </w:pPr>
    <w:rPr>
      <w:rFonts w:asciiTheme="minorHAnsi" w:eastAsiaTheme="minorEastAsia" w:hAnsiTheme="minorHAnsi"/>
      <w:sz w:val="22"/>
      <w:lang w:eastAsia="ja-JP"/>
    </w:rPr>
  </w:style>
  <w:style w:type="paragraph" w:styleId="TOC1">
    <w:name w:val="toc 1"/>
    <w:basedOn w:val="Normal"/>
    <w:next w:val="Normal"/>
    <w:autoRedefine/>
    <w:uiPriority w:val="39"/>
    <w:unhideWhenUsed/>
    <w:rsid w:val="0008247A"/>
    <w:pPr>
      <w:tabs>
        <w:tab w:val="left" w:pos="851"/>
        <w:tab w:val="right" w:leader="dot" w:pos="7928"/>
      </w:tabs>
      <w:spacing w:after="100" w:line="276" w:lineRule="auto"/>
      <w:ind w:left="284" w:hanging="284"/>
      <w:jc w:val="left"/>
    </w:pPr>
    <w:rPr>
      <w:rFonts w:asciiTheme="minorHAnsi" w:eastAsiaTheme="minorEastAsia" w:hAnsiTheme="minorHAnsi"/>
      <w:sz w:val="22"/>
      <w:lang w:eastAsia="ja-JP"/>
    </w:rPr>
  </w:style>
  <w:style w:type="paragraph" w:styleId="TOC3">
    <w:name w:val="toc 3"/>
    <w:basedOn w:val="Normal"/>
    <w:next w:val="Normal"/>
    <w:autoRedefine/>
    <w:uiPriority w:val="39"/>
    <w:unhideWhenUsed/>
    <w:rsid w:val="0008247A"/>
    <w:pPr>
      <w:tabs>
        <w:tab w:val="left" w:pos="2127"/>
        <w:tab w:val="right" w:leader="dot" w:pos="7928"/>
      </w:tabs>
      <w:spacing w:after="100" w:line="276" w:lineRule="auto"/>
      <w:ind w:left="1418"/>
      <w:jc w:val="left"/>
    </w:pPr>
    <w:rPr>
      <w:rFonts w:asciiTheme="minorHAnsi" w:eastAsiaTheme="minorEastAsia" w:hAnsiTheme="minorHAnsi"/>
      <w:sz w:val="22"/>
      <w:lang w:eastAsia="ja-JP"/>
    </w:rPr>
  </w:style>
  <w:style w:type="character" w:styleId="Hyperlink">
    <w:name w:val="Hyperlink"/>
    <w:basedOn w:val="DefaultParagraphFont"/>
    <w:uiPriority w:val="99"/>
    <w:unhideWhenUsed/>
    <w:rsid w:val="00C35A28"/>
    <w:rPr>
      <w:color w:val="0000FF" w:themeColor="hyperlink"/>
      <w:u w:val="single"/>
    </w:rPr>
  </w:style>
  <w:style w:type="paragraph" w:styleId="Bibliography">
    <w:name w:val="Bibliography"/>
    <w:basedOn w:val="Normal"/>
    <w:next w:val="Normal"/>
    <w:uiPriority w:val="37"/>
    <w:unhideWhenUsed/>
    <w:rsid w:val="00B418D1"/>
  </w:style>
  <w:style w:type="paragraph" w:styleId="TableofFigures">
    <w:name w:val="table of figures"/>
    <w:basedOn w:val="Normal"/>
    <w:next w:val="Normal"/>
    <w:uiPriority w:val="99"/>
    <w:unhideWhenUsed/>
    <w:rsid w:val="002E4534"/>
    <w:pPr>
      <w:spacing w:after="0"/>
    </w:pPr>
  </w:style>
  <w:style w:type="paragraph" w:styleId="Header">
    <w:name w:val="header"/>
    <w:basedOn w:val="Normal"/>
    <w:link w:val="HeaderChar"/>
    <w:uiPriority w:val="99"/>
    <w:unhideWhenUsed/>
    <w:rsid w:val="00990439"/>
    <w:pPr>
      <w:tabs>
        <w:tab w:val="center" w:pos="4680"/>
        <w:tab w:val="right" w:pos="9360"/>
      </w:tabs>
      <w:spacing w:after="0" w:line="240" w:lineRule="auto"/>
    </w:pPr>
  </w:style>
  <w:style w:type="character" w:customStyle="1" w:styleId="HeaderChar">
    <w:name w:val="Header Char"/>
    <w:basedOn w:val="DefaultParagraphFont"/>
    <w:link w:val="Header"/>
    <w:uiPriority w:val="99"/>
    <w:rsid w:val="00990439"/>
    <w:rPr>
      <w:rFonts w:ascii="Times New Roman" w:hAnsi="Times New Roman"/>
      <w:sz w:val="24"/>
    </w:rPr>
  </w:style>
  <w:style w:type="paragraph" w:styleId="Footer">
    <w:name w:val="footer"/>
    <w:basedOn w:val="Normal"/>
    <w:link w:val="FooterChar"/>
    <w:uiPriority w:val="99"/>
    <w:unhideWhenUsed/>
    <w:rsid w:val="00990439"/>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0439"/>
    <w:rPr>
      <w:rFonts w:ascii="Times New Roman" w:hAnsi="Times New Roman"/>
      <w:sz w:val="24"/>
    </w:rPr>
  </w:style>
  <w:style w:type="character" w:styleId="LineNumber">
    <w:name w:val="line number"/>
    <w:basedOn w:val="DefaultParagraphFont"/>
    <w:uiPriority w:val="99"/>
    <w:semiHidden/>
    <w:unhideWhenUsed/>
    <w:rsid w:val="00972D4D"/>
  </w:style>
  <w:style w:type="paragraph" w:styleId="NoSpacing">
    <w:name w:val="No Spacing"/>
    <w:basedOn w:val="Normal"/>
    <w:uiPriority w:val="1"/>
    <w:qFormat/>
    <w:rsid w:val="00360171"/>
    <w:pPr>
      <w:spacing w:after="0"/>
      <w:ind w:firstLine="709"/>
    </w:pPr>
  </w:style>
  <w:style w:type="paragraph" w:styleId="Revision">
    <w:name w:val="Revision"/>
    <w:hidden/>
    <w:uiPriority w:val="99"/>
    <w:semiHidden/>
    <w:rsid w:val="00052879"/>
    <w:pPr>
      <w:spacing w:after="0" w:line="240" w:lineRule="auto"/>
    </w:pPr>
    <w:rPr>
      <w:rFonts w:ascii="Times New Roman" w:hAnsi="Times New Roman"/>
      <w:sz w:val="24"/>
    </w:rPr>
  </w:style>
  <w:style w:type="character" w:customStyle="1" w:styleId="ListParagraphChar">
    <w:name w:val="List Paragraph Char"/>
    <w:link w:val="ListParagraph"/>
    <w:uiPriority w:val="34"/>
    <w:rsid w:val="000E69C7"/>
    <w:rPr>
      <w:rFonts w:ascii="Times New Roman" w:hAnsi="Times New Roman"/>
      <w:sz w:val="24"/>
    </w:rPr>
  </w:style>
  <w:style w:type="paragraph" w:customStyle="1" w:styleId="Lampiran">
    <w:name w:val="Lampiran"/>
    <w:basedOn w:val="Heading1"/>
    <w:link w:val="LampiranChar"/>
    <w:qFormat/>
    <w:rsid w:val="002074A7"/>
  </w:style>
  <w:style w:type="character" w:customStyle="1" w:styleId="LampiranChar">
    <w:name w:val="Lampiran Char"/>
    <w:basedOn w:val="DefaultParagraphFont"/>
    <w:link w:val="Lampiran"/>
    <w:rsid w:val="002074A7"/>
    <w:rPr>
      <w:rFonts w:ascii="Times New Roman" w:eastAsiaTheme="majorEastAsia" w:hAnsi="Times New Roman" w:cstheme="majorBidi"/>
      <w:b/>
      <w:bCs/>
      <w:sz w:val="32"/>
      <w:szCs w:val="28"/>
      <w:lang w:val="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726740">
      <w:bodyDiv w:val="1"/>
      <w:marLeft w:val="0"/>
      <w:marRight w:val="0"/>
      <w:marTop w:val="0"/>
      <w:marBottom w:val="0"/>
      <w:divBdr>
        <w:top w:val="none" w:sz="0" w:space="0" w:color="auto"/>
        <w:left w:val="none" w:sz="0" w:space="0" w:color="auto"/>
        <w:bottom w:val="none" w:sz="0" w:space="0" w:color="auto"/>
        <w:right w:val="none" w:sz="0" w:space="0" w:color="auto"/>
      </w:divBdr>
    </w:div>
    <w:div w:id="141040723">
      <w:bodyDiv w:val="1"/>
      <w:marLeft w:val="0"/>
      <w:marRight w:val="0"/>
      <w:marTop w:val="0"/>
      <w:marBottom w:val="0"/>
      <w:divBdr>
        <w:top w:val="none" w:sz="0" w:space="0" w:color="auto"/>
        <w:left w:val="none" w:sz="0" w:space="0" w:color="auto"/>
        <w:bottom w:val="none" w:sz="0" w:space="0" w:color="auto"/>
        <w:right w:val="none" w:sz="0" w:space="0" w:color="auto"/>
      </w:divBdr>
    </w:div>
    <w:div w:id="228148926">
      <w:bodyDiv w:val="1"/>
      <w:marLeft w:val="0"/>
      <w:marRight w:val="0"/>
      <w:marTop w:val="0"/>
      <w:marBottom w:val="0"/>
      <w:divBdr>
        <w:top w:val="none" w:sz="0" w:space="0" w:color="auto"/>
        <w:left w:val="none" w:sz="0" w:space="0" w:color="auto"/>
        <w:bottom w:val="none" w:sz="0" w:space="0" w:color="auto"/>
        <w:right w:val="none" w:sz="0" w:space="0" w:color="auto"/>
      </w:divBdr>
    </w:div>
    <w:div w:id="282082552">
      <w:bodyDiv w:val="1"/>
      <w:marLeft w:val="0"/>
      <w:marRight w:val="0"/>
      <w:marTop w:val="0"/>
      <w:marBottom w:val="0"/>
      <w:divBdr>
        <w:top w:val="none" w:sz="0" w:space="0" w:color="auto"/>
        <w:left w:val="none" w:sz="0" w:space="0" w:color="auto"/>
        <w:bottom w:val="none" w:sz="0" w:space="0" w:color="auto"/>
        <w:right w:val="none" w:sz="0" w:space="0" w:color="auto"/>
      </w:divBdr>
    </w:div>
    <w:div w:id="510220363">
      <w:bodyDiv w:val="1"/>
      <w:marLeft w:val="0"/>
      <w:marRight w:val="0"/>
      <w:marTop w:val="0"/>
      <w:marBottom w:val="0"/>
      <w:divBdr>
        <w:top w:val="none" w:sz="0" w:space="0" w:color="auto"/>
        <w:left w:val="none" w:sz="0" w:space="0" w:color="auto"/>
        <w:bottom w:val="none" w:sz="0" w:space="0" w:color="auto"/>
        <w:right w:val="none" w:sz="0" w:space="0" w:color="auto"/>
      </w:divBdr>
    </w:div>
    <w:div w:id="558900116">
      <w:bodyDiv w:val="1"/>
      <w:marLeft w:val="0"/>
      <w:marRight w:val="0"/>
      <w:marTop w:val="0"/>
      <w:marBottom w:val="0"/>
      <w:divBdr>
        <w:top w:val="none" w:sz="0" w:space="0" w:color="auto"/>
        <w:left w:val="none" w:sz="0" w:space="0" w:color="auto"/>
        <w:bottom w:val="none" w:sz="0" w:space="0" w:color="auto"/>
        <w:right w:val="none" w:sz="0" w:space="0" w:color="auto"/>
      </w:divBdr>
    </w:div>
    <w:div w:id="780299799">
      <w:bodyDiv w:val="1"/>
      <w:marLeft w:val="0"/>
      <w:marRight w:val="0"/>
      <w:marTop w:val="0"/>
      <w:marBottom w:val="0"/>
      <w:divBdr>
        <w:top w:val="none" w:sz="0" w:space="0" w:color="auto"/>
        <w:left w:val="none" w:sz="0" w:space="0" w:color="auto"/>
        <w:bottom w:val="none" w:sz="0" w:space="0" w:color="auto"/>
        <w:right w:val="none" w:sz="0" w:space="0" w:color="auto"/>
      </w:divBdr>
    </w:div>
    <w:div w:id="942684860">
      <w:bodyDiv w:val="1"/>
      <w:marLeft w:val="0"/>
      <w:marRight w:val="0"/>
      <w:marTop w:val="0"/>
      <w:marBottom w:val="0"/>
      <w:divBdr>
        <w:top w:val="none" w:sz="0" w:space="0" w:color="auto"/>
        <w:left w:val="none" w:sz="0" w:space="0" w:color="auto"/>
        <w:bottom w:val="none" w:sz="0" w:space="0" w:color="auto"/>
        <w:right w:val="none" w:sz="0" w:space="0" w:color="auto"/>
      </w:divBdr>
    </w:div>
    <w:div w:id="1060439246">
      <w:bodyDiv w:val="1"/>
      <w:marLeft w:val="0"/>
      <w:marRight w:val="0"/>
      <w:marTop w:val="0"/>
      <w:marBottom w:val="0"/>
      <w:divBdr>
        <w:top w:val="none" w:sz="0" w:space="0" w:color="auto"/>
        <w:left w:val="none" w:sz="0" w:space="0" w:color="auto"/>
        <w:bottom w:val="none" w:sz="0" w:space="0" w:color="auto"/>
        <w:right w:val="none" w:sz="0" w:space="0" w:color="auto"/>
      </w:divBdr>
    </w:div>
    <w:div w:id="1124082064">
      <w:bodyDiv w:val="1"/>
      <w:marLeft w:val="0"/>
      <w:marRight w:val="0"/>
      <w:marTop w:val="0"/>
      <w:marBottom w:val="0"/>
      <w:divBdr>
        <w:top w:val="none" w:sz="0" w:space="0" w:color="auto"/>
        <w:left w:val="none" w:sz="0" w:space="0" w:color="auto"/>
        <w:bottom w:val="none" w:sz="0" w:space="0" w:color="auto"/>
        <w:right w:val="none" w:sz="0" w:space="0" w:color="auto"/>
      </w:divBdr>
    </w:div>
    <w:div w:id="17156143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7.emf"/><Relationship Id="rId42" Type="http://schemas.openxmlformats.org/officeDocument/2006/relationships/package" Target="embeddings/Microsoft_Visio_Drawing5.vsdx"/><Relationship Id="rId47" Type="http://schemas.openxmlformats.org/officeDocument/2006/relationships/footer" Target="footer4.xml"/><Relationship Id="rId63" Type="http://schemas.openxmlformats.org/officeDocument/2006/relationships/image" Target="media/image41.png"/><Relationship Id="rId68" Type="http://schemas.openxmlformats.org/officeDocument/2006/relationships/image" Target="media/image46.png"/><Relationship Id="rId84" Type="http://schemas.openxmlformats.org/officeDocument/2006/relationships/image" Target="media/image62.png"/><Relationship Id="rId89" Type="http://schemas.openxmlformats.org/officeDocument/2006/relationships/image" Target="media/image67.png"/><Relationship Id="rId16" Type="http://schemas.openxmlformats.org/officeDocument/2006/relationships/image" Target="media/image4.png"/><Relationship Id="rId107" Type="http://schemas.openxmlformats.org/officeDocument/2006/relationships/fontTable" Target="fontTable.xml"/><Relationship Id="rId11" Type="http://schemas.microsoft.com/office/2016/09/relationships/commentsIds" Target="commentsIds.xml"/><Relationship Id="rId32" Type="http://schemas.openxmlformats.org/officeDocument/2006/relationships/image" Target="media/image17.png"/><Relationship Id="rId37" Type="http://schemas.openxmlformats.org/officeDocument/2006/relationships/image" Target="media/image21.png"/><Relationship Id="rId53" Type="http://schemas.openxmlformats.org/officeDocument/2006/relationships/image" Target="media/image31.png"/><Relationship Id="rId58" Type="http://schemas.openxmlformats.org/officeDocument/2006/relationships/image" Target="media/image36.png"/><Relationship Id="rId74" Type="http://schemas.openxmlformats.org/officeDocument/2006/relationships/image" Target="media/image52.png"/><Relationship Id="rId79" Type="http://schemas.openxmlformats.org/officeDocument/2006/relationships/image" Target="media/image57.png"/><Relationship Id="rId102" Type="http://schemas.openxmlformats.org/officeDocument/2006/relationships/image" Target="media/image75.png"/><Relationship Id="rId5" Type="http://schemas.openxmlformats.org/officeDocument/2006/relationships/webSettings" Target="webSettings.xml"/><Relationship Id="rId90" Type="http://schemas.openxmlformats.org/officeDocument/2006/relationships/image" Target="media/image68.png"/><Relationship Id="rId95" Type="http://schemas.openxmlformats.org/officeDocument/2006/relationships/image" Target="media/image73.png"/><Relationship Id="rId22" Type="http://schemas.openxmlformats.org/officeDocument/2006/relationships/package" Target="embeddings/Microsoft_Visio_Drawing2.vsdx"/><Relationship Id="rId27" Type="http://schemas.openxmlformats.org/officeDocument/2006/relationships/image" Target="media/image12.png"/><Relationship Id="rId43" Type="http://schemas.openxmlformats.org/officeDocument/2006/relationships/image" Target="media/image25.emf"/><Relationship Id="rId48" Type="http://schemas.openxmlformats.org/officeDocument/2006/relationships/image" Target="media/image26.png"/><Relationship Id="rId64" Type="http://schemas.openxmlformats.org/officeDocument/2006/relationships/image" Target="media/image42.png"/><Relationship Id="rId69" Type="http://schemas.openxmlformats.org/officeDocument/2006/relationships/image" Target="media/image47.png"/><Relationship Id="rId80" Type="http://schemas.openxmlformats.org/officeDocument/2006/relationships/image" Target="media/image58.png"/><Relationship Id="rId85" Type="http://schemas.openxmlformats.org/officeDocument/2006/relationships/image" Target="media/image63.png"/><Relationship Id="rId12" Type="http://schemas.openxmlformats.org/officeDocument/2006/relationships/footer" Target="footer1.xml"/><Relationship Id="rId17" Type="http://schemas.openxmlformats.org/officeDocument/2006/relationships/image" Target="media/image5.emf"/><Relationship Id="rId33" Type="http://schemas.openxmlformats.org/officeDocument/2006/relationships/image" Target="media/image18.png"/><Relationship Id="rId38" Type="http://schemas.openxmlformats.org/officeDocument/2006/relationships/image" Target="media/image22.png"/><Relationship Id="rId59" Type="http://schemas.openxmlformats.org/officeDocument/2006/relationships/image" Target="media/image37.png"/><Relationship Id="rId103" Type="http://schemas.openxmlformats.org/officeDocument/2006/relationships/image" Target="media/image76.png"/><Relationship Id="rId108" Type="http://schemas.microsoft.com/office/2011/relationships/people" Target="people.xml"/><Relationship Id="rId54" Type="http://schemas.openxmlformats.org/officeDocument/2006/relationships/image" Target="media/image32.png"/><Relationship Id="rId70" Type="http://schemas.openxmlformats.org/officeDocument/2006/relationships/image" Target="media/image48.png"/><Relationship Id="rId75" Type="http://schemas.openxmlformats.org/officeDocument/2006/relationships/image" Target="media/image53.png"/><Relationship Id="rId91" Type="http://schemas.openxmlformats.org/officeDocument/2006/relationships/image" Target="media/image69.png"/><Relationship Id="rId96"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3.png"/><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27.png"/><Relationship Id="rId57" Type="http://schemas.openxmlformats.org/officeDocument/2006/relationships/image" Target="media/image35.png"/><Relationship Id="rId106" Type="http://schemas.openxmlformats.org/officeDocument/2006/relationships/image" Target="media/image78.png"/><Relationship Id="rId10" Type="http://schemas.microsoft.com/office/2011/relationships/commentsExtended" Target="commentsExtended.xml"/><Relationship Id="rId31" Type="http://schemas.openxmlformats.org/officeDocument/2006/relationships/image" Target="media/image16.png"/><Relationship Id="rId44" Type="http://schemas.openxmlformats.org/officeDocument/2006/relationships/package" Target="embeddings/Microsoft_Visio_Drawing6.vsdx"/><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3.png"/><Relationship Id="rId73" Type="http://schemas.openxmlformats.org/officeDocument/2006/relationships/image" Target="media/image51.png"/><Relationship Id="rId78" Type="http://schemas.openxmlformats.org/officeDocument/2006/relationships/image" Target="media/image56.png"/><Relationship Id="rId81" Type="http://schemas.openxmlformats.org/officeDocument/2006/relationships/image" Target="media/image59.png"/><Relationship Id="rId86" Type="http://schemas.openxmlformats.org/officeDocument/2006/relationships/image" Target="media/image64.png"/><Relationship Id="rId94" Type="http://schemas.openxmlformats.org/officeDocument/2006/relationships/image" Target="media/image72.png"/><Relationship Id="rId99" Type="http://schemas.openxmlformats.org/officeDocument/2006/relationships/footer" Target="footer8.xml"/><Relationship Id="rId101" Type="http://schemas.microsoft.com/office/2007/relationships/hdphoto" Target="media/hdphoto1.wdp"/><Relationship Id="rId4" Type="http://schemas.openxmlformats.org/officeDocument/2006/relationships/settings" Target="settings.xml"/><Relationship Id="rId9" Type="http://schemas.openxmlformats.org/officeDocument/2006/relationships/comments" Target="comments.xml"/><Relationship Id="rId13" Type="http://schemas.openxmlformats.org/officeDocument/2006/relationships/footer" Target="footer2.xml"/><Relationship Id="rId18" Type="http://schemas.openxmlformats.org/officeDocument/2006/relationships/package" Target="embeddings/Microsoft_Visio_Drawing.vsdx"/><Relationship Id="rId39" Type="http://schemas.openxmlformats.org/officeDocument/2006/relationships/image" Target="media/image23.emf"/><Relationship Id="rId109" Type="http://schemas.openxmlformats.org/officeDocument/2006/relationships/theme" Target="theme/theme1.xml"/><Relationship Id="rId34" Type="http://schemas.openxmlformats.org/officeDocument/2006/relationships/image" Target="media/image19.emf"/><Relationship Id="rId50" Type="http://schemas.openxmlformats.org/officeDocument/2006/relationships/image" Target="media/image28.png"/><Relationship Id="rId55" Type="http://schemas.openxmlformats.org/officeDocument/2006/relationships/image" Target="media/image33.png"/><Relationship Id="rId76" Type="http://schemas.openxmlformats.org/officeDocument/2006/relationships/image" Target="media/image54.png"/><Relationship Id="rId97" Type="http://schemas.openxmlformats.org/officeDocument/2006/relationships/footer" Target="footer6.xml"/><Relationship Id="rId104" Type="http://schemas.openxmlformats.org/officeDocument/2006/relationships/footer" Target="footer9.xml"/><Relationship Id="rId7" Type="http://schemas.openxmlformats.org/officeDocument/2006/relationships/endnotes" Target="endnotes.xml"/><Relationship Id="rId71" Type="http://schemas.openxmlformats.org/officeDocument/2006/relationships/image" Target="media/image49.png"/><Relationship Id="rId92" Type="http://schemas.openxmlformats.org/officeDocument/2006/relationships/image" Target="media/image70.png"/><Relationship Id="rId2" Type="http://schemas.openxmlformats.org/officeDocument/2006/relationships/numbering" Target="numbering.xml"/><Relationship Id="rId29" Type="http://schemas.openxmlformats.org/officeDocument/2006/relationships/image" Target="media/image14.png"/><Relationship Id="rId24" Type="http://schemas.openxmlformats.org/officeDocument/2006/relationships/image" Target="media/image9.png"/><Relationship Id="rId40" Type="http://schemas.openxmlformats.org/officeDocument/2006/relationships/package" Target="embeddings/Microsoft_Visio_Drawing4.vsdx"/><Relationship Id="rId45" Type="http://schemas.openxmlformats.org/officeDocument/2006/relationships/footer" Target="footer3.xml"/><Relationship Id="rId66" Type="http://schemas.openxmlformats.org/officeDocument/2006/relationships/image" Target="media/image44.png"/><Relationship Id="rId87" Type="http://schemas.openxmlformats.org/officeDocument/2006/relationships/image" Target="media/image65.png"/><Relationship Id="rId61" Type="http://schemas.openxmlformats.org/officeDocument/2006/relationships/image" Target="media/image39.png"/><Relationship Id="rId82" Type="http://schemas.openxmlformats.org/officeDocument/2006/relationships/image" Target="media/image60.png"/><Relationship Id="rId19" Type="http://schemas.openxmlformats.org/officeDocument/2006/relationships/image" Target="media/image6.emf"/><Relationship Id="rId14" Type="http://schemas.openxmlformats.org/officeDocument/2006/relationships/image" Target="media/image2.png"/><Relationship Id="rId30" Type="http://schemas.openxmlformats.org/officeDocument/2006/relationships/image" Target="media/image15.png"/><Relationship Id="rId35" Type="http://schemas.openxmlformats.org/officeDocument/2006/relationships/package" Target="embeddings/Microsoft_Visio_Drawing3.vsdx"/><Relationship Id="rId56" Type="http://schemas.openxmlformats.org/officeDocument/2006/relationships/image" Target="media/image34.png"/><Relationship Id="rId77" Type="http://schemas.openxmlformats.org/officeDocument/2006/relationships/image" Target="media/image55.png"/><Relationship Id="rId100" Type="http://schemas.openxmlformats.org/officeDocument/2006/relationships/image" Target="media/image74.png"/><Relationship Id="rId105" Type="http://schemas.openxmlformats.org/officeDocument/2006/relationships/image" Target="media/image77.png"/><Relationship Id="rId8" Type="http://schemas.openxmlformats.org/officeDocument/2006/relationships/image" Target="media/image1.png"/><Relationship Id="rId51" Type="http://schemas.openxmlformats.org/officeDocument/2006/relationships/image" Target="media/image29.png"/><Relationship Id="rId72" Type="http://schemas.openxmlformats.org/officeDocument/2006/relationships/image" Target="media/image50.png"/><Relationship Id="rId93" Type="http://schemas.openxmlformats.org/officeDocument/2006/relationships/image" Target="media/image71.png"/><Relationship Id="rId98" Type="http://schemas.openxmlformats.org/officeDocument/2006/relationships/footer" Target="footer7.xml"/><Relationship Id="rId3" Type="http://schemas.openxmlformats.org/officeDocument/2006/relationships/styles" Target="styles.xml"/><Relationship Id="rId25" Type="http://schemas.openxmlformats.org/officeDocument/2006/relationships/image" Target="media/image10.png"/><Relationship Id="rId46" Type="http://schemas.openxmlformats.org/officeDocument/2006/relationships/header" Target="header1.xml"/><Relationship Id="rId67" Type="http://schemas.openxmlformats.org/officeDocument/2006/relationships/image" Target="media/image45.png"/><Relationship Id="rId20" Type="http://schemas.openxmlformats.org/officeDocument/2006/relationships/package" Target="embeddings/Microsoft_Visio_Drawing1.vsdx"/><Relationship Id="rId41" Type="http://schemas.openxmlformats.org/officeDocument/2006/relationships/image" Target="media/image24.emf"/><Relationship Id="rId62" Type="http://schemas.openxmlformats.org/officeDocument/2006/relationships/image" Target="media/image40.png"/><Relationship Id="rId83" Type="http://schemas.openxmlformats.org/officeDocument/2006/relationships/image" Target="media/image61.png"/><Relationship Id="rId88" Type="http://schemas.openxmlformats.org/officeDocument/2006/relationships/image" Target="media/image6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58A398-104B-4240-B6B3-DA3EBC76FEE9}">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Jav12</b:Tag>
    <b:SourceType>Report</b:SourceType>
    <b:Guid>{6E68D10D-6E40-43CE-9361-0ACA4E28A3D2}</b:Guid>
    <b:Author>
      <b:Author>
        <b:Corporate>Javeline Strategies &amp; Research</b:Corporate>
      </b:Author>
    </b:Author>
    <b:Title>2012 Identity Fraud Report: Consumers Taking Control to Reduce their Risk of Fraud</b:Title>
    <b:Year>2012</b:Year>
    <b:Institution>Javeline Strategies &amp; Research</b:Institution>
    <b:City>Pleasanton</b:City>
    <b:RefOrder>1</b:RefOrder>
  </b:Source>
  <b:Source>
    <b:Tag>Fed05</b:Tag>
    <b:SourceType>Book</b:SourceType>
    <b:Guid>{0A2D9FB1-3A99-42A0-8853-576F55CE11DB}</b:Guid>
    <b:Author>
      <b:Author>
        <b:Corporate>Federal Financial Institutions Examination Council</b:Corporate>
      </b:Author>
    </b:Author>
    <b:Title>Authentication in an Internet Banking Environment</b:Title>
    <b:Year>2005</b:Year>
    <b:Publisher>Federal Financial Institutions Examination Council</b:Publisher>
    <b:RefOrder>2</b:RefOrder>
  </b:Source>
  <b:Source>
    <b:Tag>Ant11</b:Tag>
    <b:SourceType>Report</b:SourceType>
    <b:Guid>{DBAD39ED-AADC-4197-A6AC-13B5089DB0B0}</b:Guid>
    <b:Author>
      <b:Author>
        <b:Corporate>Anti-Phising Work-Group</b:Corporate>
      </b:Author>
    </b:Author>
    <b:Title>Phising Activity Trend Report 1st Half 2011</b:Title>
    <b:Year>2011</b:Year>
    <b:RefOrder>3</b:RefOrder>
  </b:Source>
  <b:Source>
    <b:Tag>Ant10</b:Tag>
    <b:SourceType>Report</b:SourceType>
    <b:Guid>{D4F74F2D-3CF3-4343-A21E-88D4859FC6C5}</b:Guid>
    <b:Author>
      <b:Author>
        <b:Corporate>Anti-Phising Work-Group</b:Corporate>
      </b:Author>
    </b:Author>
    <b:Title>Phising Activity Trend Report 2nd Half 2010</b:Title>
    <b:Year>2010</b:Year>
    <b:RefOrder>4</b:RefOrder>
  </b:Source>
  <b:Source>
    <b:Tag>Rat01</b:Tag>
    <b:SourceType>Report</b:SourceType>
    <b:Guid>{CD7B4408-EC3A-4B58-BBC4-7E2182615D0B}</b:Guid>
    <b:Year>2001</b:Year>
    <b:Author>
      <b:Author>
        <b:Corporate>Rational</b:Corporate>
      </b:Author>
    </b:Author>
    <b:Title>Rational Unified Process: Best Practices for Software Development Teams</b:Title>
    <b:ThesisType>Whitepaper</b:ThesisType>
    <b:RefOrder>5</b:RefOrder>
  </b:Source>
  <b:Source>
    <b:Tag>OWA09</b:Tag>
    <b:SourceType>DocumentFromInternetSite</b:SourceType>
    <b:Guid>{13574859-5E73-488D-9065-81868EF80E9C}</b:Guid>
    <b:Title>Testing Multiple Factors Authentication (OWASP-AT-009)</b:Title>
    <b:Year>2009</b:Year>
    <b:Author>
      <b:Author>
        <b:Corporate>OWASP</b:Corporate>
      </b:Author>
    </b:Author>
    <b:InternetSiteTitle>OWASP </b:InternetSiteTitle>
    <b:Month>Maret</b:Month>
    <b:Day>4</b:Day>
    <b:YearAccessed>2012</b:YearAccessed>
    <b:MonthAccessed>Agustus</b:MonthAccessed>
    <b:DayAccessed>4</b:DayAccessed>
    <b:URL>https://www.owasp.org/index.php/Testing_Multiple_Factors_Authentication_(OWASP-AT-009)</b:URL>
    <b:RefOrder>6</b:RefOrder>
  </b:Source>
  <b:Source>
    <b:Tag>Aff14</b:Tag>
    <b:SourceType>Book</b:SourceType>
    <b:Guid>{4B156684-21B2-4973-AF08-D8DC2F3E7903}</b:Guid>
    <b:Title>Panduan Menulis Laporan Tugas Akhir</b:Title>
    <b:Year>2014</b:Year>
    <b:Author>
      <b:Author>
        <b:NameList>
          <b:Person>
            <b:Last>Affandes</b:Last>
            <b:First>Muhammad</b:First>
          </b:Person>
        </b:NameList>
      </b:Author>
    </b:Author>
    <b:City>Pekanbaru</b:City>
    <b:CountryRegion>Indonesia</b:CountryRegion>
    <b:Publisher>UIN SUSKA Press</b:Publisher>
    <b:Pages>60</b:Pages>
    <b:RefOrder>7</b:RefOrder>
  </b:Source>
</b:Sources>
</file>

<file path=customXml/itemProps1.xml><?xml version="1.0" encoding="utf-8"?>
<ds:datastoreItem xmlns:ds="http://schemas.openxmlformats.org/officeDocument/2006/customXml" ds:itemID="{A910A61A-72AC-4BCF-91CA-FBD4CDDFE8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7970</TotalTime>
  <Pages>132</Pages>
  <Words>22077</Words>
  <Characters>125839</Characters>
  <Application>Microsoft Office Word</Application>
  <DocSecurity>0</DocSecurity>
  <Lines>1048</Lines>
  <Paragraphs>295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Iis Afrianty;Adryan Eka Vandra</dc:creator>
  <cp:keywords/>
  <dc:description/>
  <cp:lastModifiedBy>Adryan Eka Vandra</cp:lastModifiedBy>
  <cp:revision>303</cp:revision>
  <cp:lastPrinted>2021-06-01T16:55:00Z</cp:lastPrinted>
  <dcterms:created xsi:type="dcterms:W3CDTF">2019-10-07T04:15:00Z</dcterms:created>
  <dcterms:modified xsi:type="dcterms:W3CDTF">2021-06-08T13:07:00Z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ser Name_1">
    <vt:lpwstr>affandes@uin-suska.ac.id@www.mendeley.com</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